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F9072" w14:textId="53A0D17D" w:rsidR="00C1790C" w:rsidRDefault="009A0044" w:rsidP="00210C5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BAB I</w:t>
      </w:r>
    </w:p>
    <w:p w14:paraId="5B919295" w14:textId="654D395F" w:rsidR="009A0044" w:rsidRPr="009A0044" w:rsidRDefault="009A0044" w:rsidP="00210C55">
      <w:pPr>
        <w:pStyle w:val="Heading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</w:p>
    <w:p w14:paraId="00827DB9" w14:textId="77777777" w:rsidR="0026078C" w:rsidRDefault="009A0044" w:rsidP="0026078C">
      <w:pPr>
        <w:pStyle w:val="Heading2"/>
        <w:numPr>
          <w:ilvl w:val="1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proofErr w:type="spellEnd"/>
    </w:p>
    <w:p w14:paraId="43911BE1" w14:textId="77777777" w:rsidR="00344838" w:rsidRDefault="0026078C" w:rsidP="0026078C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menyangkut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melibatkan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memenuhi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kebutuhannya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produksi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konsumsi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distribusi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menyentuh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persoalan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kesejahteraan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keadilan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dipisahkan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kehidupan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manusia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peranan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menjaga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kestabilan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kehidupan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berbangsa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bernegara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Dan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perkembangannya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transformasi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modernisasi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bahkan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inovasi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pengaplikasian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penerapannya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1B36152E" w14:textId="54545D6E" w:rsidR="0026078C" w:rsidRPr="0026078C" w:rsidRDefault="0026078C" w:rsidP="0026078C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senantiasa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mengharapkan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dicapai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terus-menerus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memupuk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investasi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kemampuan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teknik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produksi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produksi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produksi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kesejahteraan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penduduk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dilihat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diukur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pendapatan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daerah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Domestik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Bruto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konstan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tahunnya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dipandang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mengalami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kemakmuran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apabila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pendapatan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perkapita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pendapatan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menerus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bertambah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9E5FD5F" w14:textId="21EF687E" w:rsidR="0026078C" w:rsidRPr="0026078C" w:rsidRDefault="0026078C" w:rsidP="00210C5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6078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D06365" wp14:editId="232DA2B0">
            <wp:extent cx="5400675" cy="1666875"/>
            <wp:effectExtent l="0" t="0" r="9525" b="952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96" b="55860"/>
                    <a:stretch/>
                  </pic:blipFill>
                  <pic:spPr bwMode="auto">
                    <a:xfrm>
                      <a:off x="0" y="0"/>
                      <a:ext cx="54006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AD450" w14:textId="77777777" w:rsidR="0026078C" w:rsidRPr="0026078C" w:rsidRDefault="0026078C" w:rsidP="00210C5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1.1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</w:t>
      </w:r>
    </w:p>
    <w:p w14:paraId="309FD595" w14:textId="77777777" w:rsidR="0026078C" w:rsidRPr="0026078C" w:rsidRDefault="0026078C" w:rsidP="008B3B8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Badan Pusat </w:t>
      </w:r>
      <w:proofErr w:type="spellStart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Pr="0026078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(2020)</w:t>
      </w:r>
    </w:p>
    <w:p w14:paraId="4665F470" w14:textId="77777777" w:rsidR="0026078C" w:rsidRPr="008B3B82" w:rsidRDefault="0026078C" w:rsidP="008B3B8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Badan Pusat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Statistik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(2020)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pada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tumbuh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5,02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persen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rendah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dibandingkan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2018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tumbuh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5,17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persen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dianggap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bertumbuh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bersaing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 lain.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didukung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salah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satunya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pendanaan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guna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kuantitas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dihasilkan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Salah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pendanaan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dikenal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dimanfaatkan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menunjang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sektor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05F3F42" w14:textId="77777777" w:rsidR="0026078C" w:rsidRPr="008B3B82" w:rsidRDefault="0026078C" w:rsidP="008226B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0"/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segala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sesuatu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berkaitan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bank,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mencakup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kelembagaan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usaha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proses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melaksanakan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usahanya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(OJK, 2018).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urat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nadi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roda-roda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terutama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gerakkan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memegang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peranan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teramat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terlebih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 Indonesia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sedang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segala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sektor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saat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luas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asing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lagi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seluruh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bank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lapisan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harinya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produk-produk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mengirim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menabung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bahkan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membayar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hidup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sehari-hari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commentRangeEnd w:id="0"/>
      <w:r w:rsidR="0061012D">
        <w:rPr>
          <w:rStyle w:val="CommentReference"/>
        </w:rPr>
        <w:commentReference w:id="0"/>
      </w:r>
    </w:p>
    <w:p w14:paraId="710AA742" w14:textId="77777777" w:rsidR="0026078C" w:rsidRPr="008B3B82" w:rsidRDefault="0026078C" w:rsidP="008226B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1"/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1.1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Usaha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</w:p>
    <w:p w14:paraId="40BF787A" w14:textId="77777777" w:rsidR="0026078C" w:rsidRPr="008B3B82" w:rsidRDefault="0026078C" w:rsidP="008226B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: OJK (2019)</w:t>
      </w:r>
    </w:p>
    <w:p w14:paraId="0C7DB092" w14:textId="49C5C742" w:rsidR="0026078C" w:rsidRPr="008B3B82" w:rsidRDefault="0026078C" w:rsidP="008B3B8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3B8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9ACD4A2" wp14:editId="5978DD4D">
            <wp:extent cx="5619750" cy="3324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7" t="25085" r="16827" b="17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 w:rsidR="006A3E83">
        <w:rPr>
          <w:rStyle w:val="CommentReference"/>
        </w:rPr>
        <w:commentReference w:id="1"/>
      </w:r>
    </w:p>
    <w:p w14:paraId="081C34C0" w14:textId="3D2057D5" w:rsidR="00120261" w:rsidRPr="00120261" w:rsidRDefault="0026078C" w:rsidP="00120261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kerap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berkembang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dibuktikan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angka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sisi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penyaluran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aset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bank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bertambah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Pada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2015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jumlah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penyaluran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dana bank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sebesar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5,952,279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Miliar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Rupiah dan pada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akhir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Start w:id="2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8,280,812 </w:t>
      </w:r>
      <w:commentRangeEnd w:id="2"/>
      <w:r w:rsidR="006A3E83">
        <w:rPr>
          <w:rStyle w:val="CommentReference"/>
        </w:rPr>
        <w:commentReference w:id="2"/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Miliar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Rupiah.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Begitu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aspek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ikut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r w:rsidR="00645D90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pihak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bank pun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mulai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inovasi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kenyamanan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keamanan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nasabahnya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8A6B187" w14:textId="54241A92" w:rsidR="00120261" w:rsidRDefault="00120261" w:rsidP="0012026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37B83D" wp14:editId="208CC9BD">
            <wp:extent cx="4619625" cy="2628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9" t="19120" r="5657" b="10520"/>
                    <a:stretch/>
                  </pic:blipFill>
                  <pic:spPr bwMode="auto">
                    <a:xfrm>
                      <a:off x="0" y="0"/>
                      <a:ext cx="4619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5D6ED" w14:textId="1A7390EF" w:rsidR="00120261" w:rsidRDefault="00120261" w:rsidP="0012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Gambar 1.2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</w:p>
    <w:p w14:paraId="5E8BDF8A" w14:textId="32229C4D" w:rsidR="00120261" w:rsidRDefault="00120261" w:rsidP="0012026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commentRangeStart w:id="3"/>
      <w:r>
        <w:rPr>
          <w:rFonts w:ascii="Times New Roman" w:hAnsi="Times New Roman" w:cs="Times New Roman"/>
          <w:color w:val="000000" w:themeColor="text1"/>
          <w:sz w:val="24"/>
          <w:szCs w:val="24"/>
        </w:rPr>
        <w:t>Daily Social (2017)</w:t>
      </w:r>
      <w:commentRangeEnd w:id="3"/>
      <w:r w:rsidR="00915B5D">
        <w:rPr>
          <w:rStyle w:val="CommentReference"/>
        </w:rPr>
        <w:commentReference w:id="3"/>
      </w:r>
    </w:p>
    <w:p w14:paraId="5D4BCFC0" w14:textId="5EF88DB1" w:rsidR="00AE59CA" w:rsidRPr="008B3B82" w:rsidRDefault="00A22EAB" w:rsidP="008226B3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Pemanfaat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salah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pemanfaatan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internet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disusul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beli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online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jual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online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terendah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engan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meningkatnya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sarana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prasarana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muncullah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inovasi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Inovasi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disebut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C7B1C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e-banking (</w:t>
      </w:r>
      <w:r w:rsidR="00266E54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electronic banking</w:t>
      </w:r>
      <w:r w:rsidR="00CC7B1C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)</w:t>
      </w:r>
      <w:r w:rsidR="00AE59CA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yang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asing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lagi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AE59CA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E96D10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E-banking</w:t>
      </w:r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Bank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memperoleh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komunikasi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media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elektronik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96D10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Automatic Teller Machine (ATM), Electronic Data Capture (EDC)/ Point</w:t>
      </w:r>
      <w:r w:rsidR="008226B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gramStart"/>
      <w:r w:rsidR="00E96D10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Of</w:t>
      </w:r>
      <w:proofErr w:type="gramEnd"/>
      <w:r w:rsidR="008226B3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 w:rsidR="00E96D10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Sales (POS), internet banking, SMS banking, mobile banking, e-commerce, phone banking, </w:t>
      </w:r>
      <w:r w:rsidR="00E96D10"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r w:rsidR="00E96D10"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video banking</w:t>
      </w:r>
      <w:r w:rsidR="003F50B2">
        <w:rPr>
          <w:rFonts w:ascii="Times New Roman" w:hAnsi="Times New Roman" w:cs="Times New Roman"/>
          <w:color w:val="000000" w:themeColor="text1"/>
          <w:sz w:val="24"/>
          <w:szCs w:val="24"/>
        </w:rPr>
        <w:t>. (OJK, 2015)</w:t>
      </w:r>
    </w:p>
    <w:p w14:paraId="6A409565" w14:textId="77777777" w:rsidR="00CB7FF4" w:rsidRDefault="001D4804" w:rsidP="008641F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  <w:t xml:space="preserve">Salah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satu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paling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gunakan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mobile banking</w:t>
      </w:r>
      <w:r w:rsid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8641F8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OJK (2015) </w:t>
      </w:r>
      <w:r w:rsid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obile banking</w:t>
      </w:r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memungkinkan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bank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ponsel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smartphone</w:t>
      </w:r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29923B04" w14:textId="3CB73887" w:rsidR="00CB7FF4" w:rsidRDefault="00CB7FF4" w:rsidP="00CB7FF4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08FBCA6" wp14:editId="6E91B4E4">
            <wp:extent cx="5219700" cy="2830830"/>
            <wp:effectExtent l="0" t="0" r="0" b="7620"/>
            <wp:docPr id="4" name="Picture 4" descr="mef_mobile_bank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f_mobile_bank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05D38" w14:textId="6589C948" w:rsidR="00CB7FF4" w:rsidRDefault="00CB7FF4" w:rsidP="00CB7FF4">
      <w:pPr>
        <w:spacing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1.</w:t>
      </w:r>
      <w:r w:rsidR="00120261">
        <w:rPr>
          <w:rFonts w:ascii="Times New Roman" w:hAnsi="Times New Roman" w:cs="Times New Roman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softHyphen/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Mobile Banking</w:t>
      </w:r>
    </w:p>
    <w:p w14:paraId="37A754E6" w14:textId="5C9C850A" w:rsidR="00CB7FF4" w:rsidRPr="00CB7FF4" w:rsidRDefault="00CB7FF4" w:rsidP="00CB7FF4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 Social Daily (2015)</w:t>
      </w:r>
    </w:p>
    <w:p w14:paraId="46BB32E4" w14:textId="4FF56D47" w:rsidR="001D4804" w:rsidRPr="00552BC2" w:rsidRDefault="00525640" w:rsidP="008641F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commentRangeStart w:id="4"/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mobile banking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Kenya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93%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disusul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Nigeria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85%.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mobile </w:t>
      </w:r>
      <w:r w:rsidRPr="0052564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banking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Indonesia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tergolong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80%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responden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menjawab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negara-negara Afrika,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del w:id="5" w:author="Shinta Amalina Hazrati H" w:date="2020-03-21T10:12:00Z">
        <w:r w:rsidDel="00F662FB">
          <w:rPr>
            <w:rFonts w:ascii="Times New Roman" w:hAnsi="Times New Roman" w:cs="Times New Roman"/>
            <w:color w:val="000000" w:themeColor="text1"/>
            <w:sz w:val="24"/>
            <w:szCs w:val="24"/>
          </w:rPr>
          <w:delText xml:space="preserve">ketimbang </w:delText>
        </w:r>
      </w:del>
      <w:proofErr w:type="spellStart"/>
      <w:ins w:id="6" w:author="Shinta Amalina Hazrati H" w:date="2020-03-21T10:12:00Z">
        <w:r w:rsidR="00F662FB">
          <w:rPr>
            <w:rFonts w:ascii="Times New Roman" w:hAnsi="Times New Roman" w:cs="Times New Roman"/>
            <w:color w:val="000000" w:themeColor="text1"/>
            <w:sz w:val="24"/>
            <w:szCs w:val="24"/>
          </w:rPr>
          <w:t>daripada</w:t>
        </w:r>
        <w:proofErr w:type="spellEnd"/>
        <w:r w:rsidR="00F662FB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capaian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negara Asia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</w:t>
      </w:r>
      <w:r w:rsidR="008641F8" w:rsidRPr="00525640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obile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banking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diminati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menawarkan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kemudahan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dibandingkan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SMS banking</w:t>
      </w:r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nasabah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perlu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mengingat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format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pesan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SMS</w:t>
      </w:r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dikirimkan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bank dan juga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nomor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tujuan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SMS banking</w:t>
      </w:r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Fitur-fitur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641F8" w:rsidRPr="008641F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mobile banking</w:t>
      </w:r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antara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transaksi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transfer,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pembayaran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tagihan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pembelian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fitur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 w:rsidR="008641F8" w:rsidRPr="008641F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perkembangan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BC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mobile banking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setidaknya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dua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hal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harus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ketahui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BC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personal innovativeness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r w:rsidR="00552BC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m-banking knowledge.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BC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Personal innovativeness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kemauan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seorang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mencari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tahu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terbaru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BC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m-banking knowledge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seberapa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jauh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seorang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invidu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mengetahui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52BC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mobile banking</w:t>
      </w:r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digunakan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menunjang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perbankannya</w:t>
      </w:r>
      <w:proofErr w:type="spellEnd"/>
      <w:r w:rsidR="00552BC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commentRangeEnd w:id="4"/>
      <w:r w:rsidR="00F662FB">
        <w:rPr>
          <w:rStyle w:val="CommentReference"/>
        </w:rPr>
        <w:commentReference w:id="4"/>
      </w:r>
    </w:p>
    <w:p w14:paraId="68219AD6" w14:textId="6176FCA9" w:rsidR="00B717BD" w:rsidRPr="00B717BD" w:rsidRDefault="00256545" w:rsidP="00EC54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  <w:commentRangeStart w:id="7"/>
      <w:commentRangeStart w:id="8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Hal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lain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ikut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mendukung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ialah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commentRangeEnd w:id="7"/>
      <w:proofErr w:type="spellEnd"/>
      <w:r w:rsidR="00F662FB">
        <w:rPr>
          <w:rStyle w:val="CommentReference"/>
        </w:rPr>
        <w:commentReference w:id="7"/>
      </w:r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Start w:id="9"/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Kemdikbud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(2017)</w:t>
      </w:r>
      <w:ins w:id="10" w:author="Shinta Amalina Hazrati H" w:date="2020-03-21T10:14:00Z">
        <w:r w:rsidR="00F662FB">
          <w:rPr>
            <w:rFonts w:ascii="Times New Roman" w:hAnsi="Times New Roman" w:cs="Times New Roman"/>
            <w:color w:val="000000" w:themeColor="text1"/>
            <w:sz w:val="24"/>
            <w:szCs w:val="24"/>
          </w:rPr>
          <w:t>,</w:t>
        </w:r>
      </w:ins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End w:id="9"/>
      <w:r w:rsidR="00F662FB">
        <w:rPr>
          <w:rStyle w:val="CommentReference"/>
        </w:rPr>
        <w:commentReference w:id="9"/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kecakapan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mengaplikasikan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risiko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keterampilan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agar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konteks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finansial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kesejahteraan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finansial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maupun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sosial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berpartisipasi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lingkungan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="00E83267"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 w:rsid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Start w:id="11"/>
      <w:proofErr w:type="spellStart"/>
      <w:r w:rsidR="00E83267" w:rsidRPr="005403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rPrChange w:id="12" w:author="Shinta Amalina Hazrati H" w:date="2020-03-21T10:15:00Z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rPrChange>
        </w:rPr>
        <w:t>Organisation</w:t>
      </w:r>
      <w:proofErr w:type="spellEnd"/>
      <w:r w:rsidR="00E83267" w:rsidRPr="005403BE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rPrChange w:id="13" w:author="Shinta Amalina Hazrati H" w:date="2020-03-21T10:15:00Z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rPrChange>
        </w:rPr>
        <w:t xml:space="preserve"> for Economic Co-operation and Development</w:t>
      </w:r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commentRangeEnd w:id="11"/>
      <w:r w:rsidR="005403BE">
        <w:rPr>
          <w:rStyle w:val="CommentReference"/>
        </w:rPr>
        <w:commentReference w:id="11"/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OECD (2016)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mendefinisikan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konsep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risiko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keterampilan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motivasi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keyakinan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menerapkan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dimilikinya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rangka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keputusan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kesejahteraan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="00E83267" w:rsidRPr="00E8326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financial well-being</w:t>
      </w:r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berpartisipasi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bidang</w:t>
      </w:r>
      <w:proofErr w:type="spellEnd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83267" w:rsidRPr="00E83267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="00E832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Meskipun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dibilang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cukup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tahunnya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namun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sering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kesenjangan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sosial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Penyebabnya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sebagian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minim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keterampilann</w:t>
      </w:r>
      <w:proofErr w:type="spellEnd"/>
      <w:ins w:id="14" w:author="Mega" w:date="2020-03-24T20:34:00Z">
        <w:r w:rsidR="00FA338A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mengakibatkan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rendahnya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pemanfaatan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perbankan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Seorang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membutuhkan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pengetahuan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dasar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tentang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dijadikan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bekal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kehidupan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berkualitas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mengenal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juga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pertumbuhan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ekonomi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menurunkan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inflasi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kesenjangan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sosial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menurun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OJK (2019) </w:t>
      </w:r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pada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2019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mencapai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38,03% dan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76,19%. Angka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tersebut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meningkat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dibanding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survei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OJK 2016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29,7% dan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67,8%.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demikian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terakhir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sebesar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8,33%,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peningkatan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>sebesar</w:t>
      </w:r>
      <w:proofErr w:type="spellEnd"/>
      <w:r w:rsidR="00E7222D" w:rsidRPr="00E722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8,39%.</w:t>
      </w:r>
      <w:commentRangeEnd w:id="8"/>
      <w:r w:rsidR="005403BE">
        <w:rPr>
          <w:rStyle w:val="CommentReference"/>
        </w:rPr>
        <w:commentReference w:id="8"/>
      </w:r>
      <w:bookmarkStart w:id="15" w:name="_GoBack"/>
      <w:bookmarkEnd w:id="15"/>
    </w:p>
    <w:p w14:paraId="635E74E8" w14:textId="27CC6A95" w:rsidR="00EC5420" w:rsidRDefault="00EC5420" w:rsidP="00EC5420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5EC0A3" wp14:editId="20EFBA57">
            <wp:extent cx="5219065" cy="4724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664" t="24688" r="34489" b="13039"/>
                    <a:stretch/>
                  </pic:blipFill>
                  <pic:spPr bwMode="auto">
                    <a:xfrm>
                      <a:off x="0" y="0"/>
                      <a:ext cx="5245846" cy="474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499F8" w14:textId="64462E7B" w:rsidR="00EC5420" w:rsidRDefault="00EC5420" w:rsidP="00B717BD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1.</w:t>
      </w:r>
      <w:r w:rsidR="00120261">
        <w:rPr>
          <w:rFonts w:ascii="Times New Roman" w:hAnsi="Times New Roman" w:cs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Masyarakat Indonesia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2016</w:t>
      </w:r>
    </w:p>
    <w:p w14:paraId="5791DE16" w14:textId="1FA9296E" w:rsidR="00EC5420" w:rsidRDefault="00EC5420" w:rsidP="00EC54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Otoritas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(2017)</w:t>
      </w:r>
    </w:p>
    <w:p w14:paraId="7A84709B" w14:textId="45E0DBAD" w:rsidR="00E003BC" w:rsidRPr="00E003BC" w:rsidRDefault="00B717BD" w:rsidP="00B717B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29,7%.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13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DKI Jakarta, DI Yogyakarta, dan Banten.</w:t>
      </w:r>
    </w:p>
    <w:p w14:paraId="655FA457" w14:textId="1BA618A7" w:rsidR="00E003BC" w:rsidRDefault="00E003BC" w:rsidP="00B717B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210549" wp14:editId="66DBDC7A">
            <wp:extent cx="5124450" cy="5377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2482" t="18827" r="34854" b="12681"/>
                    <a:stretch/>
                  </pic:blipFill>
                  <pic:spPr bwMode="auto">
                    <a:xfrm>
                      <a:off x="0" y="0"/>
                      <a:ext cx="5133944" cy="53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CBD5" w14:textId="790A17A8" w:rsidR="00E003BC" w:rsidRDefault="00E003BC" w:rsidP="00E003B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Gambar 1.</w:t>
      </w:r>
      <w:r w:rsidR="00120261">
        <w:rPr>
          <w:rFonts w:ascii="Times New Roman" w:hAnsi="Times New Roman" w:cs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Masyarakat Indonesia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2016</w:t>
      </w:r>
    </w:p>
    <w:p w14:paraId="4E0C7A76" w14:textId="2A3603D4" w:rsidR="00E003BC" w:rsidRDefault="00E003BC" w:rsidP="00E003BC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Otoritas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(2017)</w:t>
      </w:r>
    </w:p>
    <w:p w14:paraId="7BAAAC60" w14:textId="55E71B0C" w:rsidR="00A13AAD" w:rsidRPr="00E003BC" w:rsidRDefault="00A13AAD" w:rsidP="00A13AAD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Indonesia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67,8%.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16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34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provinsi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nasional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DKI Jakarta, DI Yogyakarta, dan Bali.</w:t>
      </w:r>
    </w:p>
    <w:p w14:paraId="517C43A2" w14:textId="39B7E1F7" w:rsidR="00256545" w:rsidRPr="008B3B82" w:rsidRDefault="00256545" w:rsidP="00930F07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umum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diartikan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sebagai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hak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penuh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lembaga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efektif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efisien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Menurut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Salim (2014),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inklusif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keadaan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dimana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mayoritas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memanfaatkan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jasa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meminimalisir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adanya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kelompok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individu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sadar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manfaat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melalui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akses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telah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tersedia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tanpa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biaya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61D856B" w14:textId="499FAB3C" w:rsidR="009A0044" w:rsidRPr="008B3B82" w:rsidRDefault="00256545" w:rsidP="00132BFA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Oleh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8B3B8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mobile banking </w:t>
      </w:r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literasi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berpengaruh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inklusi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keuangan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Semakin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berkembangnya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teknologi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pemahaman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perekonomian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Indonesia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arah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baik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stabil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begitu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masyarakat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hidup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sejahtera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mengurangi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tingkat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kesenjangan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>sosial</w:t>
      </w:r>
      <w:proofErr w:type="spellEnd"/>
      <w:r w:rsidRPr="008B3B8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5CFB1355" w14:textId="0B3350D6" w:rsidR="009A0044" w:rsidRDefault="009A0044" w:rsidP="009A0044">
      <w:pPr>
        <w:pStyle w:val="Heading2"/>
        <w:numPr>
          <w:ilvl w:val="1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proofErr w:type="spellEnd"/>
    </w:p>
    <w:p w14:paraId="7F211DCB" w14:textId="77777777" w:rsidR="008B3B82" w:rsidRPr="00DA2B3D" w:rsidRDefault="008B3B82" w:rsidP="008B3B8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dikemukakan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:</w:t>
      </w:r>
    </w:p>
    <w:p w14:paraId="3480F686" w14:textId="1FC209D4" w:rsidR="008B3B82" w:rsidRPr="00DA2B3D" w:rsidRDefault="008B3B82" w:rsidP="008B3B82">
      <w:pPr>
        <w:pStyle w:val="ListParagraph"/>
        <w:numPr>
          <w:ilvl w:val="0"/>
          <w:numId w:val="3"/>
        </w:numPr>
        <w:spacing w:after="0" w:line="360" w:lineRule="auto"/>
        <w:ind w:left="426" w:hanging="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r w:rsidR="00610892">
        <w:rPr>
          <w:rFonts w:ascii="Times New Roman" w:hAnsi="Times New Roman" w:cs="Times New Roman"/>
          <w:i/>
          <w:iCs/>
          <w:sz w:val="24"/>
          <w:szCs w:val="24"/>
        </w:rPr>
        <w:t>personal innovativeness</w:t>
      </w:r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16"/>
      <w:proofErr w:type="spellStart"/>
      <w:r w:rsidR="005A01D3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?</w:t>
      </w:r>
      <w:commentRangeEnd w:id="16"/>
      <w:r w:rsidR="00442175">
        <w:rPr>
          <w:rStyle w:val="CommentReference"/>
        </w:rPr>
        <w:commentReference w:id="16"/>
      </w:r>
    </w:p>
    <w:p w14:paraId="4AB0E3D4" w14:textId="49847499" w:rsidR="008B3B82" w:rsidRDefault="008B3B82" w:rsidP="00ED1C40">
      <w:pPr>
        <w:pStyle w:val="ListParagraph"/>
        <w:numPr>
          <w:ilvl w:val="0"/>
          <w:numId w:val="3"/>
        </w:numPr>
        <w:spacing w:before="240" w:after="0" w:line="360" w:lineRule="auto"/>
        <w:ind w:left="426" w:hanging="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r w:rsidR="00610892">
        <w:rPr>
          <w:rFonts w:ascii="Times New Roman" w:hAnsi="Times New Roman" w:cs="Times New Roman"/>
          <w:i/>
          <w:iCs/>
          <w:sz w:val="24"/>
          <w:szCs w:val="24"/>
        </w:rPr>
        <w:t>m-banking knowledge</w:t>
      </w:r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?</w:t>
      </w:r>
    </w:p>
    <w:p w14:paraId="0BAA7365" w14:textId="57E721C6" w:rsidR="00610892" w:rsidRDefault="00610892" w:rsidP="00ED1C40">
      <w:pPr>
        <w:pStyle w:val="ListParagraph"/>
        <w:numPr>
          <w:ilvl w:val="0"/>
          <w:numId w:val="3"/>
        </w:numPr>
        <w:spacing w:before="240" w:after="0" w:line="360" w:lineRule="auto"/>
        <w:ind w:left="426" w:hanging="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70C1397D" w14:textId="0FF713D4" w:rsidR="00610892" w:rsidRDefault="00610892" w:rsidP="00ED1C40">
      <w:pPr>
        <w:pStyle w:val="ListParagraph"/>
        <w:numPr>
          <w:ilvl w:val="0"/>
          <w:numId w:val="3"/>
        </w:numPr>
        <w:spacing w:before="240" w:after="0" w:line="360" w:lineRule="auto"/>
        <w:ind w:left="426" w:hanging="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4E0EED36" w14:textId="33E56D65" w:rsidR="00610892" w:rsidRPr="008B3B82" w:rsidRDefault="00610892" w:rsidP="00ED1C40">
      <w:pPr>
        <w:pStyle w:val="ListParagraph"/>
        <w:numPr>
          <w:ilvl w:val="0"/>
          <w:numId w:val="3"/>
        </w:numPr>
        <w:spacing w:before="240" w:after="0" w:line="360" w:lineRule="auto"/>
        <w:ind w:left="426" w:hanging="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14:paraId="5C4718AB" w14:textId="1B72C700" w:rsidR="009A0044" w:rsidRDefault="009A0044" w:rsidP="00ED1C40">
      <w:pPr>
        <w:pStyle w:val="Heading2"/>
        <w:numPr>
          <w:ilvl w:val="1"/>
          <w:numId w:val="2"/>
        </w:numPr>
        <w:spacing w:before="240"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30BAFCD5" w14:textId="0B86BC95" w:rsidR="00ED1C40" w:rsidRPr="00DA2B3D" w:rsidRDefault="00BA3856" w:rsidP="00ED1C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="00ED1C40" w:rsidRPr="00DA2B3D">
        <w:rPr>
          <w:rFonts w:ascii="Times New Roman" w:hAnsi="Times New Roman" w:cs="Times New Roman"/>
          <w:sz w:val="24"/>
          <w:szCs w:val="24"/>
        </w:rPr>
        <w:t>ujuan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1082430F" w14:textId="58957C73" w:rsidR="00ED1C40" w:rsidRPr="00DA2B3D" w:rsidRDefault="00442175" w:rsidP="00ED1C40">
      <w:pPr>
        <w:pStyle w:val="ListParagraph"/>
        <w:numPr>
          <w:ilvl w:val="0"/>
          <w:numId w:val="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ins w:id="17" w:author="Shinta Amalina Hazrati H" w:date="2020-03-21T10:26:00Z">
        <w:r>
          <w:rPr>
            <w:rFonts w:ascii="Times New Roman" w:hAnsi="Times New Roman" w:cs="Times New Roman"/>
            <w:sz w:val="24"/>
            <w:szCs w:val="24"/>
          </w:rPr>
          <w:t>Untuk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18" w:author="Shinta Amalina Hazrati H" w:date="2020-03-21T10:26:00Z">
        <w:r w:rsidR="00ED1C40" w:rsidRPr="00DA2B3D" w:rsidDel="00442175">
          <w:rPr>
            <w:rFonts w:ascii="Times New Roman" w:hAnsi="Times New Roman" w:cs="Times New Roman"/>
            <w:sz w:val="24"/>
            <w:szCs w:val="24"/>
          </w:rPr>
          <w:delText>M</w:delText>
        </w:r>
      </w:del>
      <w:proofErr w:type="spellStart"/>
      <w:ins w:id="19" w:author="Shinta Amalina Hazrati H" w:date="2020-03-21T10:26:00Z">
        <w:r>
          <w:rPr>
            <w:rFonts w:ascii="Times New Roman" w:hAnsi="Times New Roman" w:cs="Times New Roman"/>
            <w:sz w:val="24"/>
            <w:szCs w:val="24"/>
          </w:rPr>
          <w:t>m</w:t>
        </w:r>
      </w:ins>
      <w:r w:rsidR="00ED1C40" w:rsidRPr="00DA2B3D">
        <w:rPr>
          <w:rFonts w:ascii="Times New Roman" w:hAnsi="Times New Roman" w:cs="Times New Roman"/>
          <w:sz w:val="24"/>
          <w:szCs w:val="24"/>
        </w:rPr>
        <w:t>engetahui</w:t>
      </w:r>
      <w:proofErr w:type="spellEnd"/>
      <w:ins w:id="20" w:author="Shinta Amalina Hazrati H" w:date="2020-03-21T10:26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bahwa</w:t>
        </w:r>
      </w:ins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ins w:id="21" w:author="Shinta Amalina Hazrati H" w:date="2020-03-21T10:26:00Z">
        <w:r>
          <w:rPr>
            <w:rFonts w:ascii="Times New Roman" w:hAnsi="Times New Roman" w:cs="Times New Roman"/>
            <w:i/>
            <w:iCs/>
            <w:sz w:val="24"/>
            <w:szCs w:val="24"/>
          </w:rPr>
          <w:t>personal innovativeness</w:t>
        </w:r>
        <w:r w:rsidDel="00442175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22" w:author="Shinta Amalina Hazrati H" w:date="2020-03-21T10:26:00Z">
        <w:r w:rsidR="005A01D3" w:rsidDel="00442175">
          <w:rPr>
            <w:rFonts w:ascii="Times New Roman" w:hAnsi="Times New Roman" w:cs="Times New Roman"/>
            <w:sz w:val="24"/>
            <w:szCs w:val="24"/>
          </w:rPr>
          <w:delText xml:space="preserve">tingkat </w:delText>
        </w:r>
      </w:del>
      <w:proofErr w:type="spellStart"/>
      <w:ins w:id="23" w:author="Shinta Amalina Hazrati H" w:date="2020-03-21T10:26:00Z">
        <w:r>
          <w:rPr>
            <w:rFonts w:ascii="Times New Roman" w:hAnsi="Times New Roman" w:cs="Times New Roman"/>
            <w:sz w:val="24"/>
            <w:szCs w:val="24"/>
          </w:rPr>
          <w:t>mempunyai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ins w:id="24" w:author="Shinta Amalina Hazrati H" w:date="2020-03-21T10:26:00Z">
        <w:r>
          <w:rPr>
            <w:rFonts w:ascii="Times New Roman" w:hAnsi="Times New Roman" w:cs="Times New Roman"/>
            <w:sz w:val="24"/>
            <w:szCs w:val="24"/>
          </w:rPr>
          <w:t>(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positif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spellStart"/>
        <w:r>
          <w:rPr>
            <w:rFonts w:ascii="Times New Roman" w:hAnsi="Times New Roman" w:cs="Times New Roman"/>
            <w:sz w:val="24"/>
            <w:szCs w:val="24"/>
          </w:rPr>
          <w:t>atau</w:t>
        </w:r>
        <w:proofErr w:type="spellEnd"/>
        <w:r>
          <w:rPr>
            <w:rFonts w:ascii="Times New Roman" w:hAnsi="Times New Roman" w:cs="Times New Roman"/>
            <w:sz w:val="24"/>
            <w:szCs w:val="24"/>
          </w:rPr>
          <w:t xml:space="preserve"> negative)</w:t>
        </w:r>
      </w:ins>
      <w:proofErr w:type="spellStart"/>
      <w:del w:id="25" w:author="Shinta Amalina Hazrati H" w:date="2020-03-21T10:26:00Z">
        <w:r w:rsidR="005A01D3" w:rsidDel="00442175">
          <w:rPr>
            <w:rFonts w:ascii="Times New Roman" w:hAnsi="Times New Roman" w:cs="Times New Roman"/>
            <w:i/>
            <w:iCs/>
            <w:sz w:val="24"/>
            <w:szCs w:val="24"/>
          </w:rPr>
          <w:delText>personal innovativeness</w:delText>
        </w:r>
        <w:r w:rsidR="005A01D3" w:rsidRPr="00DA2B3D" w:rsidDel="00442175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ED1C40" w:rsidRPr="00DA2B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6"/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A01D3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 w:rsidR="005A01D3">
        <w:rPr>
          <w:rFonts w:ascii="Times New Roman" w:hAnsi="Times New Roman" w:cs="Times New Roman"/>
          <w:sz w:val="24"/>
          <w:szCs w:val="24"/>
        </w:rPr>
        <w:t>.</w:t>
      </w:r>
    </w:p>
    <w:p w14:paraId="60D99F47" w14:textId="68411420" w:rsidR="005A01D3" w:rsidRDefault="005A01D3" w:rsidP="005A01D3">
      <w:pPr>
        <w:pStyle w:val="ListParagraph"/>
        <w:numPr>
          <w:ilvl w:val="0"/>
          <w:numId w:val="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m-banking knowledge</w:t>
      </w:r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3AE0A23" w14:textId="559D3499" w:rsidR="005A01D3" w:rsidRDefault="005A01D3" w:rsidP="005A01D3">
      <w:pPr>
        <w:pStyle w:val="ListParagraph"/>
        <w:numPr>
          <w:ilvl w:val="0"/>
          <w:numId w:val="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F7AEDF" w14:textId="43B05F53" w:rsidR="005A01D3" w:rsidRDefault="005A01D3" w:rsidP="005A01D3">
      <w:pPr>
        <w:pStyle w:val="ListParagraph"/>
        <w:numPr>
          <w:ilvl w:val="0"/>
          <w:numId w:val="4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45BAB5" w14:textId="729F4651" w:rsidR="005A01D3" w:rsidRPr="00DA2B3D" w:rsidRDefault="005A01D3" w:rsidP="006F3BC8">
      <w:pPr>
        <w:pStyle w:val="ListParagraph"/>
        <w:numPr>
          <w:ilvl w:val="0"/>
          <w:numId w:val="4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commentRangeEnd w:id="26"/>
      <w:r w:rsidR="00442175">
        <w:rPr>
          <w:rStyle w:val="CommentReference"/>
        </w:rPr>
        <w:commentReference w:id="26"/>
      </w:r>
    </w:p>
    <w:p w14:paraId="24726E6E" w14:textId="2776D323" w:rsidR="009A0044" w:rsidRDefault="009A0044" w:rsidP="009A0044">
      <w:pPr>
        <w:pStyle w:val="Heading2"/>
        <w:numPr>
          <w:ilvl w:val="1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Manfaat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408E9C55" w14:textId="1FF88936" w:rsidR="00ED1C40" w:rsidRPr="00DA2B3D" w:rsidRDefault="006F3BC8" w:rsidP="00ED1C4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ED1C40" w:rsidRPr="00DA2B3D">
        <w:rPr>
          <w:rFonts w:ascii="Times New Roman" w:hAnsi="Times New Roman" w:cs="Times New Roman"/>
          <w:sz w:val="24"/>
          <w:szCs w:val="24"/>
        </w:rPr>
        <w:t>dapun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A10347B" w14:textId="1470E3D0" w:rsidR="00ED1C40" w:rsidRPr="00DA2B3D" w:rsidRDefault="006F3BC8" w:rsidP="00ED1C40">
      <w:pPr>
        <w:pStyle w:val="ListParagraph"/>
        <w:numPr>
          <w:ilvl w:val="0"/>
          <w:numId w:val="5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ED1C40" w:rsidRPr="00DA2B3D">
        <w:rPr>
          <w:rFonts w:ascii="Times New Roman" w:hAnsi="Times New Roman" w:cs="Times New Roman"/>
          <w:sz w:val="24"/>
          <w:szCs w:val="24"/>
        </w:rPr>
        <w:t>eneliti</w:t>
      </w:r>
      <w:proofErr w:type="spellEnd"/>
    </w:p>
    <w:p w14:paraId="1ABA3717" w14:textId="77777777" w:rsidR="00ED1C40" w:rsidRPr="00DA2B3D" w:rsidRDefault="00ED1C40" w:rsidP="00ED1C40">
      <w:pPr>
        <w:pStyle w:val="ListParagraph"/>
        <w:numPr>
          <w:ilvl w:val="1"/>
          <w:numId w:val="5"/>
        </w:numPr>
        <w:spacing w:after="0"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commentRangeStart w:id="27"/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.</w:t>
      </w:r>
      <w:commentRangeEnd w:id="27"/>
      <w:r w:rsidR="00442175">
        <w:rPr>
          <w:rStyle w:val="CommentReference"/>
        </w:rPr>
        <w:commentReference w:id="27"/>
      </w:r>
    </w:p>
    <w:p w14:paraId="74E0301D" w14:textId="77777777" w:rsidR="00ED1C40" w:rsidRPr="00DA2B3D" w:rsidRDefault="00ED1C40" w:rsidP="00ED1C40">
      <w:pPr>
        <w:pStyle w:val="ListParagraph"/>
        <w:numPr>
          <w:ilvl w:val="1"/>
          <w:numId w:val="5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.</w:t>
      </w:r>
    </w:p>
    <w:p w14:paraId="57A2C2AB" w14:textId="3C08CC3C" w:rsidR="00ED1C40" w:rsidRPr="00DA2B3D" w:rsidRDefault="006F3BC8" w:rsidP="00ED1C40">
      <w:pPr>
        <w:pStyle w:val="ListParagraph"/>
        <w:numPr>
          <w:ilvl w:val="0"/>
          <w:numId w:val="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</w:t>
      </w:r>
      <w:r w:rsidR="00ED1C40" w:rsidRPr="00DA2B3D">
        <w:rPr>
          <w:rFonts w:ascii="Times New Roman" w:hAnsi="Times New Roman" w:cs="Times New Roman"/>
          <w:sz w:val="24"/>
          <w:szCs w:val="24"/>
        </w:rPr>
        <w:t xml:space="preserve">asyarakat di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Jabodetabek</w:t>
      </w:r>
      <w:proofErr w:type="spellEnd"/>
    </w:p>
    <w:p w14:paraId="1A12F6F6" w14:textId="38900026" w:rsidR="00ED1C40" w:rsidRDefault="00ED1C40" w:rsidP="00ED1C40">
      <w:pPr>
        <w:pStyle w:val="ListParagraph"/>
        <w:numPr>
          <w:ilvl w:val="1"/>
          <w:numId w:val="5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.</w:t>
      </w:r>
    </w:p>
    <w:p w14:paraId="0762904B" w14:textId="6570D8A9" w:rsidR="006F3BC8" w:rsidRPr="00DA2B3D" w:rsidRDefault="006F3BC8" w:rsidP="00ED1C40">
      <w:pPr>
        <w:pStyle w:val="ListParagraph"/>
        <w:numPr>
          <w:ilvl w:val="1"/>
          <w:numId w:val="5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498F0DD" w14:textId="185B0C27" w:rsidR="00ED1C40" w:rsidRPr="00DA2B3D" w:rsidRDefault="006F3BC8" w:rsidP="00ED1C40">
      <w:pPr>
        <w:pStyle w:val="ListParagraph"/>
        <w:numPr>
          <w:ilvl w:val="0"/>
          <w:numId w:val="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D1C40" w:rsidRPr="00DA2B3D">
        <w:rPr>
          <w:rFonts w:ascii="Times New Roman" w:hAnsi="Times New Roman" w:cs="Times New Roman"/>
          <w:sz w:val="24"/>
          <w:szCs w:val="24"/>
        </w:rPr>
        <w:t xml:space="preserve">Lembaga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1C40" w:rsidRPr="00DA2B3D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ED1C40" w:rsidRPr="00DA2B3D">
        <w:rPr>
          <w:rFonts w:ascii="Times New Roman" w:hAnsi="Times New Roman" w:cs="Times New Roman"/>
          <w:sz w:val="24"/>
          <w:szCs w:val="24"/>
        </w:rPr>
        <w:t>)</w:t>
      </w:r>
    </w:p>
    <w:p w14:paraId="5A5D42A6" w14:textId="77777777" w:rsidR="00ED1C40" w:rsidRPr="00DA2B3D" w:rsidRDefault="00ED1C40" w:rsidP="00ED1C40">
      <w:pPr>
        <w:pStyle w:val="ListParagraph"/>
        <w:numPr>
          <w:ilvl w:val="1"/>
          <w:numId w:val="5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bank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sosialisasi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.</w:t>
      </w:r>
    </w:p>
    <w:p w14:paraId="148EACFA" w14:textId="0215EF43" w:rsidR="00ED1C40" w:rsidRPr="00ED1C40" w:rsidRDefault="00ED1C40" w:rsidP="00ED1C40">
      <w:pPr>
        <w:pStyle w:val="ListParagraph"/>
        <w:numPr>
          <w:ilvl w:val="1"/>
          <w:numId w:val="5"/>
        </w:numPr>
        <w:spacing w:line="360" w:lineRule="auto"/>
        <w:ind w:left="851" w:hanging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2B3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2B3D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DA2B3D">
        <w:rPr>
          <w:rFonts w:ascii="Times New Roman" w:hAnsi="Times New Roman" w:cs="Times New Roman"/>
          <w:sz w:val="24"/>
          <w:szCs w:val="24"/>
        </w:rPr>
        <w:t>.</w:t>
      </w:r>
    </w:p>
    <w:p w14:paraId="120D2E5A" w14:textId="297D55CC" w:rsidR="009A0044" w:rsidRDefault="009A0044" w:rsidP="009A0044">
      <w:pPr>
        <w:pStyle w:val="Heading2"/>
        <w:numPr>
          <w:ilvl w:val="1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Ruang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Lingkup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48512C94" w14:textId="357EAFA6" w:rsidR="00ED1C40" w:rsidRPr="00C763D9" w:rsidRDefault="00ED1C40" w:rsidP="00ED1C4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daerah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Jabodetabek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faktor-faktor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inklusi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r w:rsidR="00C763D9">
        <w:rPr>
          <w:rFonts w:ascii="Times New Roman" w:hAnsi="Times New Roman" w:cs="Times New Roman"/>
          <w:sz w:val="24"/>
          <w:szCs w:val="24"/>
        </w:rPr>
        <w:t>lima</w:t>
      </w:r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r w:rsidR="00C763D9">
        <w:rPr>
          <w:rFonts w:ascii="Times New Roman" w:hAnsi="Times New Roman" w:cs="Times New Roman"/>
          <w:i/>
          <w:iCs/>
          <w:sz w:val="24"/>
          <w:szCs w:val="24"/>
        </w:rPr>
        <w:t>personal innovativeness</w:t>
      </w:r>
      <w:r w:rsidR="00C763D9">
        <w:rPr>
          <w:rFonts w:ascii="Times New Roman" w:hAnsi="Times New Roman" w:cs="Times New Roman"/>
          <w:sz w:val="24"/>
          <w:szCs w:val="24"/>
        </w:rPr>
        <w:t xml:space="preserve">, </w:t>
      </w:r>
      <w:r w:rsidR="00C763D9">
        <w:rPr>
          <w:rFonts w:ascii="Times New Roman" w:hAnsi="Times New Roman" w:cs="Times New Roman"/>
          <w:i/>
          <w:iCs/>
          <w:sz w:val="24"/>
          <w:szCs w:val="24"/>
        </w:rPr>
        <w:t>m-banking knowledge</w:t>
      </w:r>
      <w:r w:rsidR="00C76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63D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C76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3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C763D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763D9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="00C76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3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C763D9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C763D9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="00C763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3D9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="00C763D9">
        <w:rPr>
          <w:rFonts w:ascii="Times New Roman" w:hAnsi="Times New Roman" w:cs="Times New Roman"/>
          <w:sz w:val="24"/>
          <w:szCs w:val="24"/>
        </w:rPr>
        <w:t>.</w:t>
      </w:r>
    </w:p>
    <w:p w14:paraId="244E1B05" w14:textId="58E01449" w:rsidR="009A0044" w:rsidRDefault="009A0044" w:rsidP="009A0044">
      <w:pPr>
        <w:pStyle w:val="Heading2"/>
        <w:numPr>
          <w:ilvl w:val="1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Sistematika</w:t>
      </w:r>
      <w:proofErr w:type="spellEnd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A0044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proofErr w:type="spellEnd"/>
    </w:p>
    <w:p w14:paraId="1E26A8D2" w14:textId="77777777" w:rsidR="00ED1C40" w:rsidRPr="00ED1C40" w:rsidRDefault="00ED1C40" w:rsidP="00ED1C4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1C40">
        <w:rPr>
          <w:rFonts w:ascii="Times New Roman" w:hAnsi="Times New Roman" w:cs="Times New Roman"/>
          <w:sz w:val="24"/>
          <w:szCs w:val="24"/>
        </w:rPr>
        <w:t>Adapun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>:</w:t>
      </w:r>
    </w:p>
    <w:p w14:paraId="49BF8229" w14:textId="77777777" w:rsidR="00ED1C40" w:rsidRDefault="00ED1C40" w:rsidP="00174A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C40">
        <w:rPr>
          <w:rFonts w:ascii="Times New Roman" w:hAnsi="Times New Roman" w:cs="Times New Roman"/>
          <w:sz w:val="24"/>
          <w:szCs w:val="24"/>
        </w:rPr>
        <w:t>BAB 1 PENDAHULUAN</w:t>
      </w:r>
    </w:p>
    <w:p w14:paraId="38AE602B" w14:textId="77777777" w:rsidR="00ED1C40" w:rsidRDefault="00ED1C40" w:rsidP="00174A18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C40">
        <w:rPr>
          <w:rFonts w:ascii="Times New Roman" w:hAnsi="Times New Roman" w:cs="Times New Roman"/>
          <w:sz w:val="24"/>
          <w:szCs w:val="24"/>
        </w:rPr>
        <w:t xml:space="preserve">Bab ini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menguraikan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penulisan</w:t>
      </w:r>
      <w:proofErr w:type="spellEnd"/>
    </w:p>
    <w:p w14:paraId="0103E36D" w14:textId="267A30C9" w:rsidR="00ED1C40" w:rsidRPr="00ED1C40" w:rsidRDefault="00ED1C40" w:rsidP="00174A18">
      <w:pPr>
        <w:spacing w:before="24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C40">
        <w:rPr>
          <w:rFonts w:ascii="Times New Roman" w:hAnsi="Times New Roman" w:cs="Times New Roman"/>
          <w:sz w:val="24"/>
          <w:szCs w:val="24"/>
        </w:rPr>
        <w:t>BAB 2 LANDASAN TEORI</w:t>
      </w:r>
    </w:p>
    <w:p w14:paraId="0D388A31" w14:textId="77777777" w:rsidR="00ED1C40" w:rsidRPr="00ED1C40" w:rsidRDefault="00ED1C40" w:rsidP="00174A18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C40">
        <w:rPr>
          <w:rFonts w:ascii="Times New Roman" w:hAnsi="Times New Roman" w:cs="Times New Roman"/>
          <w:sz w:val="24"/>
          <w:szCs w:val="24"/>
        </w:rPr>
        <w:t xml:space="preserve">Bab ini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ini dan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Disertai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hipotesis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>.</w:t>
      </w:r>
    </w:p>
    <w:p w14:paraId="00D738B6" w14:textId="77777777" w:rsidR="00ED1C40" w:rsidRDefault="00ED1C40" w:rsidP="00174A1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C40">
        <w:rPr>
          <w:rFonts w:ascii="Times New Roman" w:hAnsi="Times New Roman" w:cs="Times New Roman"/>
          <w:sz w:val="24"/>
          <w:szCs w:val="24"/>
        </w:rPr>
        <w:lastRenderedPageBreak/>
        <w:t>BAB 3 OBJEK DAN METODE PENELITIAN</w:t>
      </w:r>
    </w:p>
    <w:p w14:paraId="164D26C1" w14:textId="79A23E55" w:rsidR="00575DB5" w:rsidRDefault="00ED1C40" w:rsidP="00575DB5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1C40">
        <w:rPr>
          <w:rFonts w:ascii="Times New Roman" w:hAnsi="Times New Roman" w:cs="Times New Roman"/>
          <w:sz w:val="24"/>
          <w:szCs w:val="24"/>
        </w:rPr>
        <w:t xml:space="preserve">Bab ini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sampel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1C4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D1C40">
        <w:rPr>
          <w:rFonts w:ascii="Times New Roman" w:hAnsi="Times New Roman" w:cs="Times New Roman"/>
          <w:sz w:val="24"/>
          <w:szCs w:val="24"/>
        </w:rPr>
        <w:t>.</w:t>
      </w:r>
    </w:p>
    <w:p w14:paraId="603E4447" w14:textId="563BB99C" w:rsidR="00575DB5" w:rsidRDefault="00575DB5" w:rsidP="00575D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BAB 4 HASIL DAN BAHASAN</w:t>
      </w:r>
    </w:p>
    <w:p w14:paraId="4C4C7667" w14:textId="55C6CD64" w:rsidR="00575DB5" w:rsidRPr="00ED1C40" w:rsidRDefault="00575DB5" w:rsidP="00575D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BAB 5 KESIMPULAN DAN SARAN</w:t>
      </w:r>
    </w:p>
    <w:p w14:paraId="27771328" w14:textId="77777777" w:rsidR="00ED1C40" w:rsidRPr="00ED1C40" w:rsidRDefault="00ED1C40" w:rsidP="00ED1C40"/>
    <w:sectPr w:rsidR="00ED1C40" w:rsidRPr="00ED1C40" w:rsidSect="00610892">
      <w:pgSz w:w="11906" w:h="16838" w:code="9"/>
      <w:pgMar w:top="1418" w:right="1418" w:bottom="1418" w:left="2268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Shinta Amalina Hazrati H" w:date="2020-03-21T10:02:00Z" w:initials="SAHH">
    <w:p w14:paraId="217D99FE" w14:textId="39B72650" w:rsidR="0061012D" w:rsidRDefault="0061012D">
      <w:pPr>
        <w:pStyle w:val="CommentText"/>
      </w:pPr>
      <w:r>
        <w:rPr>
          <w:rStyle w:val="CommentReference"/>
        </w:rPr>
        <w:annotationRef/>
      </w:r>
      <w:proofErr w:type="spellStart"/>
      <w:r>
        <w:t>Kalimatnya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monoton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“</w:t>
      </w:r>
      <w:proofErr w:type="spellStart"/>
      <w:r>
        <w:t>perbankan</w:t>
      </w:r>
      <w:proofErr w:type="spellEnd"/>
      <w:r>
        <w:t>”</w:t>
      </w:r>
    </w:p>
  </w:comment>
  <w:comment w:id="1" w:author="Shinta Amalina Hazrati H" w:date="2020-03-21T10:04:00Z" w:initials="SAHH">
    <w:p w14:paraId="6FB90E16" w14:textId="77777777" w:rsidR="006A3E83" w:rsidRDefault="006A3E83">
      <w:pPr>
        <w:pStyle w:val="CommentText"/>
      </w:pPr>
      <w:r>
        <w:rPr>
          <w:rStyle w:val="CommentReference"/>
        </w:rPr>
        <w:annotationRef/>
      </w:r>
      <w:proofErr w:type="spellStart"/>
      <w:r>
        <w:t>Ambil</w:t>
      </w:r>
      <w:proofErr w:type="spellEnd"/>
      <w:r>
        <w:t xml:space="preserve"> data yang </w:t>
      </w:r>
      <w:proofErr w:type="spellStart"/>
      <w:r>
        <w:t>dibuthkan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bisakah</w:t>
      </w:r>
      <w:proofErr w:type="spellEnd"/>
      <w:r>
        <w:t xml:space="preserve"> ini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attractive.</w:t>
      </w:r>
    </w:p>
    <w:p w14:paraId="20B3FA56" w14:textId="77777777" w:rsidR="006A3E83" w:rsidRDefault="006A3E83">
      <w:pPr>
        <w:pStyle w:val="CommentText"/>
      </w:pPr>
    </w:p>
    <w:p w14:paraId="56BA7577" w14:textId="6BBBBC5B" w:rsidR="006A3E83" w:rsidRDefault="006A3E83">
      <w:pPr>
        <w:pStyle w:val="CommentText"/>
      </w:pPr>
      <w:r>
        <w:t xml:space="preserve">Kl table,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table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krn</w:t>
      </w:r>
      <w:proofErr w:type="spellEnd"/>
      <w:r>
        <w:t xml:space="preserve"> kl screenshot </w:t>
      </w:r>
      <w:proofErr w:type="spellStart"/>
      <w:r>
        <w:t>jatuhnya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</w:p>
  </w:comment>
  <w:comment w:id="2" w:author="Shinta Amalina Hazrati H" w:date="2020-03-21T10:06:00Z" w:initials="SAHH">
    <w:p w14:paraId="1C35EDD7" w14:textId="0D771C6A" w:rsidR="006A3E83" w:rsidRDefault="006A3E83">
      <w:pPr>
        <w:pStyle w:val="CommentText"/>
      </w:pPr>
      <w:r>
        <w:rPr>
          <w:rStyle w:val="CommentReference"/>
        </w:rPr>
        <w:annotationRef/>
      </w:r>
      <w:proofErr w:type="spellStart"/>
      <w:r>
        <w:t>Ribuan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Indonesia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koma</w:t>
      </w:r>
      <w:proofErr w:type="spellEnd"/>
      <w:r>
        <w:t xml:space="preserve">? 8.280.812 </w:t>
      </w:r>
      <w:proofErr w:type="spellStart"/>
      <w:r>
        <w:t>Milyar</w:t>
      </w:r>
      <w:proofErr w:type="spellEnd"/>
      <w:r>
        <w:t xml:space="preserve">, </w:t>
      </w:r>
      <w:proofErr w:type="spellStart"/>
      <w:r>
        <w:t>apakah</w:t>
      </w:r>
      <w:proofErr w:type="spellEnd"/>
      <w:r>
        <w:t xml:space="preserve"> ini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penulisannya</w:t>
      </w:r>
      <w:proofErr w:type="spellEnd"/>
      <w:r>
        <w:t xml:space="preserve">?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kalo</w:t>
      </w:r>
      <w:proofErr w:type="spellEnd"/>
      <w:r>
        <w:t xml:space="preserve"> </w:t>
      </w:r>
      <w:proofErr w:type="spellStart"/>
      <w:r>
        <w:t>milyar</w:t>
      </w:r>
      <w:proofErr w:type="spellEnd"/>
      <w:r>
        <w:t xml:space="preserve"> rupiah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8,28 M Rupiah, </w:t>
      </w:r>
      <w:proofErr w:type="spellStart"/>
      <w:r>
        <w:t>tp</w:t>
      </w:r>
      <w:proofErr w:type="spellEnd"/>
      <w:r>
        <w:t xml:space="preserve"> kl ini </w:t>
      </w:r>
      <w:proofErr w:type="spellStart"/>
      <w:r>
        <w:t>bacanya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8 </w:t>
      </w:r>
      <w:proofErr w:type="spellStart"/>
      <w:r>
        <w:t>juta</w:t>
      </w:r>
      <w:proofErr w:type="spellEnd"/>
      <w:r>
        <w:t>…</w:t>
      </w:r>
      <w:proofErr w:type="gramStart"/>
      <w:r>
        <w:t>….</w:t>
      </w:r>
      <w:proofErr w:type="spellStart"/>
      <w:r>
        <w:t>milyar</w:t>
      </w:r>
      <w:proofErr w:type="spellEnd"/>
      <w:proofErr w:type="gramEnd"/>
      <w:r>
        <w:t>…</w:t>
      </w:r>
    </w:p>
  </w:comment>
  <w:comment w:id="3" w:author="Shinta Amalina Hazrati H" w:date="2020-03-21T10:08:00Z" w:initials="SAHH">
    <w:p w14:paraId="4487C76C" w14:textId="5E4CD347" w:rsidR="00915B5D" w:rsidRDefault="00915B5D">
      <w:pPr>
        <w:pStyle w:val="CommentText"/>
      </w:pPr>
      <w:r>
        <w:rPr>
          <w:rStyle w:val="CommentReference"/>
        </w:rPr>
        <w:annotationRef/>
      </w:r>
      <w:proofErr w:type="spellStart"/>
      <w:r>
        <w:t>Gunakan</w:t>
      </w:r>
      <w:proofErr w:type="spellEnd"/>
      <w:r>
        <w:t xml:space="preserve"> </w:t>
      </w:r>
      <w:proofErr w:type="spellStart"/>
      <w:r>
        <w:t>mendeley</w:t>
      </w:r>
      <w:proofErr w:type="spellEnd"/>
    </w:p>
  </w:comment>
  <w:comment w:id="4" w:author="Shinta Amalina Hazrati H" w:date="2020-03-21T10:12:00Z" w:initials="SAHH">
    <w:p w14:paraId="156E2420" w14:textId="6BD0772D" w:rsidR="00F662FB" w:rsidRDefault="00F662FB">
      <w:pPr>
        <w:pStyle w:val="CommentText"/>
      </w:pPr>
      <w:r>
        <w:rPr>
          <w:rStyle w:val="CommentReference"/>
        </w:rPr>
        <w:annotationRef/>
      </w:r>
      <w:proofErr w:type="spellStart"/>
      <w:r>
        <w:t>Sumbernya</w:t>
      </w:r>
      <w:proofErr w:type="spellEnd"/>
      <w:r>
        <w:t xml:space="preserve"> mana</w:t>
      </w:r>
    </w:p>
  </w:comment>
  <w:comment w:id="7" w:author="Shinta Amalina Hazrati H" w:date="2020-03-21T10:13:00Z" w:initials="SAHH">
    <w:p w14:paraId="3159FDEF" w14:textId="77777777" w:rsidR="00F662FB" w:rsidRDefault="00F662FB">
      <w:pPr>
        <w:pStyle w:val="CommentText"/>
      </w:pPr>
      <w:r>
        <w:rPr>
          <w:rStyle w:val="CommentReference"/>
        </w:rPr>
        <w:annotationRef/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inklusi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tiba-tiba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state: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lain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inklusi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literasi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>…</w:t>
      </w:r>
    </w:p>
    <w:p w14:paraId="28248B0F" w14:textId="77777777" w:rsidR="00F662FB" w:rsidRDefault="00F662FB">
      <w:pPr>
        <w:pStyle w:val="CommentText"/>
      </w:pPr>
    </w:p>
    <w:p w14:paraId="3778EDA3" w14:textId="071A8CDC" w:rsidR="00F662FB" w:rsidRDefault="00F662FB">
      <w:pPr>
        <w:pStyle w:val="CommentText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rentet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punya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</w:comment>
  <w:comment w:id="9" w:author="Shinta Amalina Hazrati H" w:date="2020-03-21T10:14:00Z" w:initials="SAHH">
    <w:p w14:paraId="209A793D" w14:textId="20C37A9D" w:rsidR="00F662FB" w:rsidRDefault="00F662FB">
      <w:pPr>
        <w:pStyle w:val="CommentText"/>
      </w:pPr>
      <w:r>
        <w:rPr>
          <w:rStyle w:val="CommentReference"/>
        </w:rPr>
        <w:annotationRef/>
      </w:r>
      <w:proofErr w:type="spellStart"/>
      <w:r>
        <w:t>Gunakan</w:t>
      </w:r>
      <w:proofErr w:type="spellEnd"/>
      <w:r>
        <w:t xml:space="preserve"> </w:t>
      </w:r>
      <w:proofErr w:type="spellStart"/>
      <w:r>
        <w:t>mendeley</w:t>
      </w:r>
      <w:proofErr w:type="spellEnd"/>
    </w:p>
  </w:comment>
  <w:comment w:id="11" w:author="Shinta Amalina Hazrati H" w:date="2020-03-21T10:15:00Z" w:initials="SAHH">
    <w:p w14:paraId="4626A39F" w14:textId="0FE7F0BF" w:rsidR="005403BE" w:rsidRDefault="005403BE">
      <w:pPr>
        <w:pStyle w:val="CommentText"/>
      </w:pPr>
      <w:r>
        <w:rPr>
          <w:rStyle w:val="CommentReference"/>
        </w:rPr>
        <w:annotationRef/>
      </w:r>
      <w:r>
        <w:t xml:space="preserve">Bahasa </w:t>
      </w:r>
      <w:proofErr w:type="spellStart"/>
      <w:r>
        <w:t>inggris</w:t>
      </w:r>
      <w:proofErr w:type="spellEnd"/>
      <w:r>
        <w:t xml:space="preserve"> di italic</w:t>
      </w:r>
    </w:p>
  </w:comment>
  <w:comment w:id="8" w:author="Shinta Amalina Hazrati H" w:date="2020-03-21T10:15:00Z" w:initials="SAHH">
    <w:p w14:paraId="6540831A" w14:textId="311A3F17" w:rsidR="005403BE" w:rsidRDefault="005403BE">
      <w:pPr>
        <w:pStyle w:val="CommentText"/>
      </w:pPr>
      <w:r>
        <w:rPr>
          <w:rStyle w:val="CommentReference"/>
        </w:rPr>
        <w:annotationRef/>
      </w:r>
      <w:proofErr w:type="spellStart"/>
      <w:r>
        <w:t>Pecah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2-3 </w:t>
      </w:r>
      <w:proofErr w:type="spellStart"/>
      <w:r>
        <w:t>paragrap</w:t>
      </w:r>
      <w:proofErr w:type="spellEnd"/>
      <w:r>
        <w:t xml:space="preserve">. Ini </w:t>
      </w:r>
      <w:proofErr w:type="spellStart"/>
      <w:r>
        <w:t>terlalu</w:t>
      </w:r>
      <w:proofErr w:type="spellEnd"/>
      <w:r>
        <w:t xml:space="preserve"> Panjang </w:t>
      </w:r>
      <w:proofErr w:type="spellStart"/>
      <w:r>
        <w:t>untuk</w:t>
      </w:r>
      <w:proofErr w:type="spellEnd"/>
      <w:r>
        <w:t xml:space="preserve"> 1 </w:t>
      </w:r>
      <w:proofErr w:type="spellStart"/>
      <w:r>
        <w:t>paragraf</w:t>
      </w:r>
      <w:proofErr w:type="spellEnd"/>
      <w:r>
        <w:t>.</w:t>
      </w:r>
    </w:p>
  </w:comment>
  <w:comment w:id="16" w:author="Shinta Amalina Hazrati H" w:date="2020-03-21T10:24:00Z" w:initials="SAHH">
    <w:p w14:paraId="27AC60D8" w14:textId="77777777" w:rsidR="00442175" w:rsidRDefault="00442175">
      <w:pPr>
        <w:pStyle w:val="CommentText"/>
      </w:pPr>
      <w:r>
        <w:rPr>
          <w:rStyle w:val="CommentReference"/>
        </w:rPr>
        <w:annotationRef/>
      </w:r>
      <w:proofErr w:type="spellStart"/>
      <w:r>
        <w:t>Kenapa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jabodetabek</w:t>
      </w:r>
      <w:proofErr w:type="spellEnd"/>
      <w:r>
        <w:t>?</w:t>
      </w:r>
    </w:p>
    <w:p w14:paraId="6282A439" w14:textId="22AB7B78" w:rsidR="00442175" w:rsidRDefault="00442175">
      <w:pPr>
        <w:pStyle w:val="CommentText"/>
      </w:pPr>
    </w:p>
  </w:comment>
  <w:comment w:id="26" w:author="Shinta Amalina Hazrati H" w:date="2020-03-21T10:26:00Z" w:initials="SAHH">
    <w:p w14:paraId="79D4334C" w14:textId="31C6CD90" w:rsidR="00442175" w:rsidRDefault="00442175">
      <w:pPr>
        <w:pStyle w:val="CommentText"/>
      </w:pPr>
      <w:r>
        <w:rPr>
          <w:rStyle w:val="CommentReference"/>
        </w:rPr>
        <w:annotationRef/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di </w:t>
      </w:r>
      <w:proofErr w:type="spellStart"/>
      <w:r>
        <w:t>atas</w:t>
      </w:r>
      <w:proofErr w:type="spellEnd"/>
    </w:p>
  </w:comment>
  <w:comment w:id="27" w:author="Shinta Amalina Hazrati H" w:date="2020-03-21T10:27:00Z" w:initials="SAHH">
    <w:p w14:paraId="32C8E80D" w14:textId="0F592C48" w:rsidR="00442175" w:rsidRDefault="00442175">
      <w:pPr>
        <w:pStyle w:val="CommentText"/>
      </w:pPr>
      <w:r>
        <w:rPr>
          <w:rStyle w:val="CommentReference"/>
        </w:rPr>
        <w:annotationRef/>
      </w:r>
      <w:proofErr w:type="spellStart"/>
      <w:r>
        <w:t>Apakah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inklusi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>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17D99FE" w15:done="0"/>
  <w15:commentEx w15:paraId="56BA7577" w15:done="0"/>
  <w15:commentEx w15:paraId="1C35EDD7" w15:done="0"/>
  <w15:commentEx w15:paraId="4487C76C" w15:done="0"/>
  <w15:commentEx w15:paraId="156E2420" w15:done="0"/>
  <w15:commentEx w15:paraId="3778EDA3" w15:done="0"/>
  <w15:commentEx w15:paraId="209A793D" w15:done="0"/>
  <w15:commentEx w15:paraId="4626A39F" w15:done="0"/>
  <w15:commentEx w15:paraId="6540831A" w15:done="0"/>
  <w15:commentEx w15:paraId="6282A439" w15:done="0"/>
  <w15:commentEx w15:paraId="79D4334C" w15:done="0"/>
  <w15:commentEx w15:paraId="32C8E80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2064B9" w16cex:dateUtc="2020-03-21T03:02:00Z"/>
  <w16cex:commentExtensible w16cex:durableId="2220653C" w16cex:dateUtc="2020-03-21T03:04:00Z"/>
  <w16cex:commentExtensible w16cex:durableId="2220658E" w16cex:dateUtc="2020-03-21T03:06:00Z"/>
  <w16cex:commentExtensible w16cex:durableId="2220660B" w16cex:dateUtc="2020-03-21T03:08:00Z"/>
  <w16cex:commentExtensible w16cex:durableId="2220671A" w16cex:dateUtc="2020-03-21T03:12:00Z"/>
  <w16cex:commentExtensible w16cex:durableId="22206742" w16cex:dateUtc="2020-03-21T03:13:00Z"/>
  <w16cex:commentExtensible w16cex:durableId="22206789" w16cex:dateUtc="2020-03-21T03:14:00Z"/>
  <w16cex:commentExtensible w16cex:durableId="222067AC" w16cex:dateUtc="2020-03-21T03:15:00Z"/>
  <w16cex:commentExtensible w16cex:durableId="222067DD" w16cex:dateUtc="2020-03-21T03:15:00Z"/>
  <w16cex:commentExtensible w16cex:durableId="222069CE" w16cex:dateUtc="2020-03-21T03:24:00Z"/>
  <w16cex:commentExtensible w16cex:durableId="22206A73" w16cex:dateUtc="2020-03-21T03:26:00Z"/>
  <w16cex:commentExtensible w16cex:durableId="22206A8C" w16cex:dateUtc="2020-03-21T03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17D99FE" w16cid:durableId="222064B9"/>
  <w16cid:commentId w16cid:paraId="56BA7577" w16cid:durableId="2220653C"/>
  <w16cid:commentId w16cid:paraId="1C35EDD7" w16cid:durableId="2220658E"/>
  <w16cid:commentId w16cid:paraId="4487C76C" w16cid:durableId="2220660B"/>
  <w16cid:commentId w16cid:paraId="156E2420" w16cid:durableId="2220671A"/>
  <w16cid:commentId w16cid:paraId="3778EDA3" w16cid:durableId="22206742"/>
  <w16cid:commentId w16cid:paraId="209A793D" w16cid:durableId="22206789"/>
  <w16cid:commentId w16cid:paraId="4626A39F" w16cid:durableId="222067AC"/>
  <w16cid:commentId w16cid:paraId="6540831A" w16cid:durableId="222067DD"/>
  <w16cid:commentId w16cid:paraId="6282A439" w16cid:durableId="222069CE"/>
  <w16cid:commentId w16cid:paraId="79D4334C" w16cid:durableId="22206A73"/>
  <w16cid:commentId w16cid:paraId="32C8E80D" w16cid:durableId="22206A8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640E38"/>
    <w:multiLevelType w:val="hybridMultilevel"/>
    <w:tmpl w:val="C316D5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D007FE"/>
    <w:multiLevelType w:val="multilevel"/>
    <w:tmpl w:val="AF8E4C3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1633154"/>
    <w:multiLevelType w:val="hybridMultilevel"/>
    <w:tmpl w:val="0DBC4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571AA4"/>
    <w:multiLevelType w:val="multilevel"/>
    <w:tmpl w:val="59D016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D962F9B"/>
    <w:multiLevelType w:val="hybridMultilevel"/>
    <w:tmpl w:val="BF4C40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Shinta Amalina Hazrati H">
    <w15:presenceInfo w15:providerId="AD" w15:userId="S::shinta.h@binus.edu::2fb8f035-54d7-46d1-8607-038f89878831"/>
  </w15:person>
  <w15:person w15:author="Mega">
    <w15:presenceInfo w15:providerId="None" w15:userId="Meg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proofState w:spelling="clean" w:grammar="clean"/>
  <w:trackRevisions/>
  <w:defaultTabStop w:val="720"/>
  <w:evenAndOddHeaders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90C"/>
    <w:rsid w:val="00033CB5"/>
    <w:rsid w:val="0010337C"/>
    <w:rsid w:val="00120261"/>
    <w:rsid w:val="00132BFA"/>
    <w:rsid w:val="00174A18"/>
    <w:rsid w:val="001D4804"/>
    <w:rsid w:val="00210C55"/>
    <w:rsid w:val="00256545"/>
    <w:rsid w:val="0026078C"/>
    <w:rsid w:val="00266E54"/>
    <w:rsid w:val="00344838"/>
    <w:rsid w:val="003F50B2"/>
    <w:rsid w:val="004260C4"/>
    <w:rsid w:val="00442175"/>
    <w:rsid w:val="00525640"/>
    <w:rsid w:val="005403BE"/>
    <w:rsid w:val="00552BC2"/>
    <w:rsid w:val="0056017E"/>
    <w:rsid w:val="00575DB5"/>
    <w:rsid w:val="005A01D3"/>
    <w:rsid w:val="0061012D"/>
    <w:rsid w:val="00610892"/>
    <w:rsid w:val="00645D90"/>
    <w:rsid w:val="006521EA"/>
    <w:rsid w:val="006922D1"/>
    <w:rsid w:val="006A3E83"/>
    <w:rsid w:val="006F3BC8"/>
    <w:rsid w:val="00806F8A"/>
    <w:rsid w:val="008226B3"/>
    <w:rsid w:val="008641F8"/>
    <w:rsid w:val="008B3B82"/>
    <w:rsid w:val="008F42E0"/>
    <w:rsid w:val="00915B5D"/>
    <w:rsid w:val="00930F07"/>
    <w:rsid w:val="00951FB7"/>
    <w:rsid w:val="009A0044"/>
    <w:rsid w:val="00A13AAD"/>
    <w:rsid w:val="00A22EAB"/>
    <w:rsid w:val="00AA54CD"/>
    <w:rsid w:val="00AE1421"/>
    <w:rsid w:val="00AE59CA"/>
    <w:rsid w:val="00B04EB2"/>
    <w:rsid w:val="00B717BD"/>
    <w:rsid w:val="00BA3856"/>
    <w:rsid w:val="00C1790C"/>
    <w:rsid w:val="00C763D9"/>
    <w:rsid w:val="00CB7FF4"/>
    <w:rsid w:val="00CC7B1C"/>
    <w:rsid w:val="00E003BC"/>
    <w:rsid w:val="00E7222D"/>
    <w:rsid w:val="00E83267"/>
    <w:rsid w:val="00E96D10"/>
    <w:rsid w:val="00EC5420"/>
    <w:rsid w:val="00ED1C40"/>
    <w:rsid w:val="00F662FB"/>
    <w:rsid w:val="00FA3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AD6D7"/>
  <w15:chartTrackingRefBased/>
  <w15:docId w15:val="{7B81E904-37D1-4F7B-81FD-B9AF6D607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0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00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179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79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790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1790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9A004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00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A00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6101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01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101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01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101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1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12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microsoft.com/office/2011/relationships/commentsExtended" Target="commentsExtended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10" Type="http://schemas.openxmlformats.org/officeDocument/2006/relationships/comments" Target="comment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53671343AF8F41A1AAD17493FE9F87" ma:contentTypeVersion="0" ma:contentTypeDescription="Create a new document." ma:contentTypeScope="" ma:versionID="31b39fad222ab63531a58f6200c9157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31BF5-EC0A-4B61-86FB-E5441745F55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D6133F2-49E8-4AF4-A7A7-13DAB18AE9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1A7699-0084-4A63-AB22-A69E908B07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FF13E8F-2D70-48A2-939F-BDC82D638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1901</Words>
  <Characters>10841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</dc:creator>
  <cp:keywords/>
  <dc:description/>
  <cp:lastModifiedBy>Mega</cp:lastModifiedBy>
  <cp:revision>9</cp:revision>
  <dcterms:created xsi:type="dcterms:W3CDTF">2020-03-21T03:04:00Z</dcterms:created>
  <dcterms:modified xsi:type="dcterms:W3CDTF">2020-03-24T13:48:00Z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0x010100E353671343AF8F41A1AAD17493FE9F87</vt:lpwstr>
  </property>
</Properties>
</file>