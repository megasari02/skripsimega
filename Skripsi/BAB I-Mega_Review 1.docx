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53A0D17D" w:rsidR="00C1790C" w:rsidRDefault="009A0044" w:rsidP="00210C55">
      <w:pPr>
        <w:pStyle w:val="Heading1"/>
        <w:spacing w:before="0" w:line="360" w:lineRule="auto"/>
        <w:jc w:val="center"/>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BAB I</w:t>
      </w:r>
    </w:p>
    <w:p w14:paraId="5B919295" w14:textId="654D395F" w:rsidR="009A0044" w:rsidRPr="009A0044" w:rsidRDefault="009A0044" w:rsidP="00210C55">
      <w:pPr>
        <w:pStyle w:val="Heading1"/>
        <w:spacing w:before="0" w:line="360" w:lineRule="auto"/>
        <w:jc w:val="center"/>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PENDAHULUAN</w:t>
      </w:r>
    </w:p>
    <w:p w14:paraId="00827DB9" w14:textId="77777777" w:rsidR="0026078C" w:rsidRDefault="009A0044" w:rsidP="0026078C">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Latar Belakang</w:t>
      </w:r>
    </w:p>
    <w:p w14:paraId="43911BE1" w14:textId="77777777" w:rsidR="00344838" w:rsidRDefault="0026078C" w:rsidP="0026078C">
      <w:pPr>
        <w:spacing w:line="360" w:lineRule="auto"/>
        <w:ind w:firstLine="720"/>
        <w:jc w:val="both"/>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 xml:space="preserve">Ekonomi merupakan semua hal yang menyangkut kegiatan manusia yang melibatkan banyak orang guna untuk memenuhi kebutuhannya. Dalam ekonomi terdapat kegiatan produksi, konsumsi, dan distribusi yang menyentuh persoalan kesejahteraan umum dan keadilan. Ekonomi merupakan bagian yang tidak bisa dipisahkan dari kehidupan manusia. Ekonomi juga memiliki peranan yang penting untuk menjaga kestabilan kehidupan berbangsa dan bernegara. Dan dalam perkembangannya perekonomian mengalami transformasi, modernisasi bahkan inovasi dalam pengaplikasian penerapannya. </w:t>
      </w:r>
    </w:p>
    <w:p w14:paraId="1B36152E" w14:textId="54545D6E" w:rsidR="0026078C" w:rsidRPr="0026078C" w:rsidRDefault="0026078C" w:rsidP="0026078C">
      <w:pPr>
        <w:spacing w:line="360" w:lineRule="auto"/>
        <w:ind w:firstLine="720"/>
        <w:jc w:val="both"/>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Setiap negara senantiasa mengharapkan agar perekonomian yang dicapai mengalami peningkatan terus-menerus. Peningkatan perekonomian tersebut akan memupuk investasi serta kemampuan teknik produksi agar hasil produksi terus meningkat. Jika hasil produksi meningkat, perekonomian mengalami pertumbuhan, serta memberikan kesejahteraan ekonomi yang lebih baik bagi penduduk negara tersebut. Pertumbuhan ekonomi ini dapat dilihat dan diukur dari perkembangan pendapatan daerah (Produk Domestik Bruto) atas harga konstan dari tahun ke tahunnya. Suatu masyarakat dipandang mengalami suatu pertumbuhan dalam kemakmuran masyarakat apabila pendapatan perkapita masyarakat tersebut menurut harga atau pendapatan terus menerus bertambah.</w:t>
      </w:r>
    </w:p>
    <w:p w14:paraId="79E5FD5F" w14:textId="21EF687E" w:rsidR="0026078C" w:rsidRPr="0026078C" w:rsidRDefault="0026078C" w:rsidP="00210C55">
      <w:pPr>
        <w:spacing w:after="0" w:line="360" w:lineRule="auto"/>
        <w:jc w:val="both"/>
        <w:rPr>
          <w:rFonts w:ascii="Times New Roman" w:hAnsi="Times New Roman" w:cs="Times New Roman"/>
          <w:b/>
          <w:bCs/>
          <w:color w:val="000000" w:themeColor="text1"/>
          <w:sz w:val="24"/>
          <w:szCs w:val="24"/>
        </w:rPr>
      </w:pPr>
      <w:r w:rsidRPr="0026078C">
        <w:rPr>
          <w:rFonts w:ascii="Times New Roman" w:hAnsi="Times New Roman" w:cs="Times New Roman"/>
          <w:noProof/>
          <w:color w:val="000000" w:themeColor="text1"/>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CAAD450" w14:textId="77777777" w:rsidR="0026078C" w:rsidRPr="0026078C" w:rsidRDefault="0026078C" w:rsidP="00210C55">
      <w:pPr>
        <w:spacing w:after="0" w:line="360" w:lineRule="auto"/>
        <w:jc w:val="center"/>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Gambar 1.1 Pertumbuhan Ekonomi di Indonesia</w:t>
      </w:r>
    </w:p>
    <w:p w14:paraId="309FD595" w14:textId="77777777" w:rsidR="0026078C" w:rsidRPr="0026078C" w:rsidRDefault="0026078C" w:rsidP="008B3B82">
      <w:pPr>
        <w:spacing w:line="360" w:lineRule="auto"/>
        <w:jc w:val="center"/>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Sumber: Badan Pusat Statistik (2020)</w:t>
      </w:r>
    </w:p>
    <w:p w14:paraId="4665F470" w14:textId="77777777" w:rsidR="0026078C" w:rsidRPr="008B3B82" w:rsidRDefault="0026078C" w:rsidP="008B3B82">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Menurut Badan Pusat Statistik (2020) ekonomi di Indonesia pada tahun 2019 tumbuh 5,02 persen, lebih rendah dibandingkan dengan tahun 2018 yang tumbuh 5,17 persen. Meskipun demikian Indonesia masih dianggap bertumbuh dengan baik dan </w:t>
      </w:r>
      <w:r w:rsidRPr="008B3B82">
        <w:rPr>
          <w:rFonts w:ascii="Times New Roman" w:hAnsi="Times New Roman" w:cs="Times New Roman"/>
          <w:color w:val="000000" w:themeColor="text1"/>
          <w:sz w:val="24"/>
          <w:szCs w:val="24"/>
        </w:rPr>
        <w:lastRenderedPageBreak/>
        <w:t xml:space="preserve">dapat bersaing dengan negara lain. Peningkatan kegiatan perekonomian harus didukung dari berbagai aspek, salah satunya yaitu sisi pendanaan guna meningkatkan kuantitas dan kualitas produk yang dihasilkan. Salah satu sumber pendanaan yang dikenal dan dimanfaatkan menunjang perekonomian yaitu adanya sektor perbankan. </w:t>
      </w:r>
    </w:p>
    <w:p w14:paraId="505F3F42" w14:textId="5E7AB83A" w:rsidR="0026078C" w:rsidRPr="008B3B82" w:rsidRDefault="0067415A" w:rsidP="008226B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commentRangeStart w:id="0"/>
      <w:r w:rsidR="0026078C" w:rsidRPr="008B3B82">
        <w:rPr>
          <w:rFonts w:ascii="Times New Roman" w:hAnsi="Times New Roman" w:cs="Times New Roman"/>
          <w:color w:val="000000" w:themeColor="text1"/>
          <w:sz w:val="24"/>
          <w:szCs w:val="24"/>
        </w:rPr>
        <w:t xml:space="preserve">erbankan adalah segala sesuatu yang berkaitan dengan bank, mencakup kelembagaan, kegiatan usaha, serta cara dan proses dalam melaksanakan kegiatan usahanya (OJK, 2018). </w:t>
      </w:r>
      <w:r>
        <w:rPr>
          <w:rFonts w:ascii="Times New Roman" w:hAnsi="Times New Roman" w:cs="Times New Roman"/>
          <w:color w:val="000000" w:themeColor="text1"/>
          <w:sz w:val="24"/>
          <w:szCs w:val="24"/>
        </w:rPr>
        <w:t>Di seluruh negara p</w:t>
      </w:r>
      <w:r w:rsidR="0026078C" w:rsidRPr="008B3B82">
        <w:rPr>
          <w:rFonts w:ascii="Times New Roman" w:hAnsi="Times New Roman" w:cs="Times New Roman"/>
          <w:color w:val="000000" w:themeColor="text1"/>
          <w:sz w:val="24"/>
          <w:szCs w:val="24"/>
        </w:rPr>
        <w:t xml:space="preserve">erbankan merupakan urat nadi perekonomian, banyak roda-roda perekonomian terutama di gerakkan oleh perbankan baik secara langsung maupun tidak langsung. </w:t>
      </w:r>
      <w:r w:rsidR="00085739">
        <w:rPr>
          <w:rFonts w:ascii="Times New Roman" w:hAnsi="Times New Roman" w:cs="Times New Roman"/>
          <w:color w:val="000000" w:themeColor="text1"/>
          <w:sz w:val="24"/>
          <w:szCs w:val="24"/>
        </w:rPr>
        <w:t>D</w:t>
      </w:r>
      <w:r w:rsidR="0026078C" w:rsidRPr="008B3B82">
        <w:rPr>
          <w:rFonts w:ascii="Times New Roman" w:hAnsi="Times New Roman" w:cs="Times New Roman"/>
          <w:color w:val="000000" w:themeColor="text1"/>
          <w:sz w:val="24"/>
          <w:szCs w:val="24"/>
        </w:rPr>
        <w:t xml:space="preserve">i Indonesia </w:t>
      </w:r>
      <w:r w:rsidR="00085739">
        <w:rPr>
          <w:rFonts w:ascii="Times New Roman" w:hAnsi="Times New Roman" w:cs="Times New Roman"/>
          <w:color w:val="000000" w:themeColor="text1"/>
          <w:sz w:val="24"/>
          <w:szCs w:val="24"/>
        </w:rPr>
        <w:t xml:space="preserve">perbankan sendiri </w:t>
      </w:r>
      <w:r w:rsidR="0026078C" w:rsidRPr="008B3B82">
        <w:rPr>
          <w:rFonts w:ascii="Times New Roman" w:hAnsi="Times New Roman" w:cs="Times New Roman"/>
          <w:color w:val="000000" w:themeColor="text1"/>
          <w:sz w:val="24"/>
          <w:szCs w:val="24"/>
        </w:rPr>
        <w:t xml:space="preserve">memegang peranan yang teramat penting, terlebih negara Indonesia termasuk negara yang sedang membangun di segala sektor. Perkembangan perbankan saat ini sudah semakin luas dan tidak asing lagi di seluruh lapisan masyarakat. </w:t>
      </w:r>
      <w:r w:rsidR="00085739">
        <w:rPr>
          <w:rFonts w:ascii="Times New Roman" w:hAnsi="Times New Roman" w:cs="Times New Roman"/>
          <w:color w:val="000000" w:themeColor="text1"/>
          <w:sz w:val="24"/>
          <w:szCs w:val="24"/>
        </w:rPr>
        <w:t xml:space="preserve">Perkembangan perbankan mempengaruhi </w:t>
      </w:r>
      <w:r w:rsidR="0026078C" w:rsidRPr="008B3B82">
        <w:rPr>
          <w:rFonts w:ascii="Times New Roman" w:hAnsi="Times New Roman" w:cs="Times New Roman"/>
          <w:color w:val="000000" w:themeColor="text1"/>
          <w:sz w:val="24"/>
          <w:szCs w:val="24"/>
        </w:rPr>
        <w:t xml:space="preserve">seluruh produk dan jasa bank ke setiap lapisan masyarakat di Indonesia. Setiap harinya kita menggunakan produk-produk perbankan untuk melakukan transaksi mulai dari mengirim uang, menabung, bahkan untuk membayar biaya kebutuhan hidup kita sehari-hari. </w:t>
      </w:r>
      <w:commentRangeEnd w:id="0"/>
      <w:r w:rsidR="0061012D">
        <w:rPr>
          <w:rStyle w:val="CommentReference"/>
        </w:rPr>
        <w:commentReference w:id="0"/>
      </w:r>
    </w:p>
    <w:p w14:paraId="710AA742" w14:textId="5B33D80C" w:rsidR="0026078C" w:rsidRPr="008B3B82" w:rsidRDefault="0026078C" w:rsidP="008226B3">
      <w:pPr>
        <w:spacing w:after="0" w:line="360" w:lineRule="auto"/>
        <w:jc w:val="center"/>
        <w:rPr>
          <w:rFonts w:ascii="Times New Roman" w:hAnsi="Times New Roman" w:cs="Times New Roman"/>
          <w:color w:val="000000" w:themeColor="text1"/>
          <w:sz w:val="24"/>
          <w:szCs w:val="24"/>
        </w:rPr>
      </w:pPr>
      <w:commentRangeStart w:id="1"/>
      <w:r w:rsidRPr="008B3B82">
        <w:rPr>
          <w:rFonts w:ascii="Times New Roman" w:hAnsi="Times New Roman" w:cs="Times New Roman"/>
          <w:color w:val="000000" w:themeColor="text1"/>
          <w:sz w:val="24"/>
          <w:szCs w:val="24"/>
        </w:rPr>
        <w:t>Tabel 1.1 Kegiatan Usaha Perbankan</w:t>
      </w:r>
      <w:r w:rsidR="00CD0457">
        <w:rPr>
          <w:rFonts w:ascii="Times New Roman" w:hAnsi="Times New Roman" w:cs="Times New Roman"/>
          <w:color w:val="000000" w:themeColor="text1"/>
          <w:sz w:val="24"/>
          <w:szCs w:val="24"/>
        </w:rPr>
        <w:t xml:space="preserve"> (dalam Miliar Rp)</w:t>
      </w:r>
    </w:p>
    <w:p w14:paraId="40BF787A" w14:textId="697BF811" w:rsidR="0026078C" w:rsidRPr="008B3B82" w:rsidRDefault="0026078C" w:rsidP="008226B3">
      <w:pPr>
        <w:spacing w:after="0" w:line="360" w:lineRule="auto"/>
        <w:jc w:val="center"/>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Sumber: </w:t>
      </w:r>
      <w:r w:rsidR="00CD0457">
        <w:rPr>
          <w:rFonts w:ascii="Times New Roman" w:hAnsi="Times New Roman" w:cs="Times New Roman"/>
          <w:color w:val="000000" w:themeColor="text1"/>
          <w:sz w:val="24"/>
          <w:szCs w:val="24"/>
        </w:rPr>
        <w:t xml:space="preserve">diolah oleh penulis berdasarkan </w:t>
      </w:r>
      <w:r w:rsidRPr="008B3B82">
        <w:rPr>
          <w:rFonts w:ascii="Times New Roman" w:hAnsi="Times New Roman" w:cs="Times New Roman"/>
          <w:color w:val="000000" w:themeColor="text1"/>
          <w:sz w:val="24"/>
          <w:szCs w:val="24"/>
        </w:rPr>
        <w:t>OJK (2019)</w:t>
      </w:r>
    </w:p>
    <w:tbl>
      <w:tblPr>
        <w:tblW w:w="8294" w:type="dxa"/>
        <w:tblLook w:val="04A0" w:firstRow="1" w:lastRow="0" w:firstColumn="1" w:lastColumn="0" w:noHBand="0" w:noVBand="1"/>
      </w:tblPr>
      <w:tblGrid>
        <w:gridCol w:w="2244"/>
        <w:gridCol w:w="1210"/>
        <w:gridCol w:w="1210"/>
        <w:gridCol w:w="1210"/>
        <w:gridCol w:w="1210"/>
        <w:gridCol w:w="1210"/>
      </w:tblGrid>
      <w:tr w:rsidR="00CD0457" w:rsidRPr="00CD0457" w14:paraId="69D9E1A5" w14:textId="77777777" w:rsidTr="00C162CD">
        <w:trPr>
          <w:trHeight w:val="428"/>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commentRangeEnd w:id="1"/>
          <w:p w14:paraId="448C64FE" w14:textId="3A5D45EC" w:rsidR="00CD0457" w:rsidRPr="00CD0457" w:rsidRDefault="006A3E83" w:rsidP="00C162CD">
            <w:pPr>
              <w:spacing w:line="240" w:lineRule="auto"/>
              <w:jc w:val="center"/>
              <w:rPr>
                <w:rFonts w:ascii="Times New Roman" w:eastAsia="Times New Roman" w:hAnsi="Times New Roman" w:cs="Times New Roman"/>
                <w:b/>
                <w:bCs/>
                <w:color w:val="000000"/>
                <w:sz w:val="24"/>
                <w:szCs w:val="24"/>
              </w:rPr>
            </w:pPr>
            <w:r>
              <w:rPr>
                <w:rStyle w:val="CommentReference"/>
              </w:rPr>
              <w:commentReference w:id="1"/>
            </w:r>
            <w:r w:rsidR="00CD0457" w:rsidRPr="00CD0457">
              <w:rPr>
                <w:rFonts w:ascii="Times New Roman" w:eastAsia="Times New Roman" w:hAnsi="Times New Roman" w:cs="Times New Roman"/>
                <w:b/>
                <w:bCs/>
                <w:color w:val="000000"/>
                <w:sz w:val="24"/>
                <w:szCs w:val="24"/>
              </w:rPr>
              <w:t>Indikator</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CD0457" w:rsidRDefault="00CD0457" w:rsidP="00C162CD">
            <w:pPr>
              <w:spacing w:line="240" w:lineRule="auto"/>
              <w:jc w:val="center"/>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2015</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CD0457" w:rsidRDefault="00CD0457" w:rsidP="00C162CD">
            <w:pPr>
              <w:spacing w:line="240" w:lineRule="auto"/>
              <w:jc w:val="center"/>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2016</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CD0457" w:rsidRDefault="00CD0457" w:rsidP="00C162CD">
            <w:pPr>
              <w:spacing w:line="240" w:lineRule="auto"/>
              <w:jc w:val="center"/>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2017</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CD0457" w:rsidRDefault="00CD0457" w:rsidP="00C162CD">
            <w:pPr>
              <w:spacing w:line="240" w:lineRule="auto"/>
              <w:jc w:val="center"/>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2018</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CD0457" w:rsidRDefault="00CD0457" w:rsidP="00C162CD">
            <w:pPr>
              <w:spacing w:line="240" w:lineRule="auto"/>
              <w:jc w:val="center"/>
              <w:rPr>
                <w:rFonts w:ascii="Times New Roman" w:eastAsia="Times New Roman" w:hAnsi="Times New Roman" w:cs="Times New Roman"/>
                <w:b/>
                <w:bCs/>
                <w:color w:val="000000"/>
                <w:sz w:val="24"/>
                <w:szCs w:val="24"/>
              </w:rPr>
            </w:pPr>
            <w:r w:rsidRPr="00CD0457">
              <w:rPr>
                <w:rFonts w:ascii="Times New Roman" w:eastAsia="Times New Roman" w:hAnsi="Times New Roman" w:cs="Times New Roman"/>
                <w:b/>
                <w:bCs/>
                <w:color w:val="000000"/>
                <w:sz w:val="24"/>
                <w:szCs w:val="24"/>
              </w:rPr>
              <w:t>2019</w:t>
            </w:r>
          </w:p>
        </w:tc>
      </w:tr>
      <w:tr w:rsidR="00CD0457" w:rsidRPr="00CD0457" w14:paraId="24EDF675"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66B274F8" w14:textId="77777777" w:rsidR="00CD0457" w:rsidRPr="00CD0457" w:rsidRDefault="00CD0457" w:rsidP="00C162CD">
            <w:pPr>
              <w:spacing w:line="240" w:lineRule="auto"/>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Penyaluran Dana</w:t>
            </w:r>
          </w:p>
        </w:tc>
        <w:tc>
          <w:tcPr>
            <w:tcW w:w="1210" w:type="dxa"/>
            <w:tcBorders>
              <w:top w:val="nil"/>
              <w:left w:val="nil"/>
              <w:bottom w:val="single" w:sz="4" w:space="0" w:color="auto"/>
              <w:right w:val="single" w:sz="4" w:space="0" w:color="auto"/>
            </w:tcBorders>
            <w:shd w:val="clear" w:color="auto" w:fill="auto"/>
            <w:noWrap/>
            <w:vAlign w:val="bottom"/>
            <w:hideMark/>
          </w:tcPr>
          <w:p w14:paraId="673E3BDD"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5.952.279</w:t>
            </w:r>
          </w:p>
        </w:tc>
        <w:tc>
          <w:tcPr>
            <w:tcW w:w="1210" w:type="dxa"/>
            <w:tcBorders>
              <w:top w:val="nil"/>
              <w:left w:val="nil"/>
              <w:bottom w:val="single" w:sz="4" w:space="0" w:color="auto"/>
              <w:right w:val="single" w:sz="4" w:space="0" w:color="auto"/>
            </w:tcBorders>
            <w:shd w:val="clear" w:color="auto" w:fill="auto"/>
            <w:noWrap/>
            <w:vAlign w:val="bottom"/>
            <w:hideMark/>
          </w:tcPr>
          <w:p w14:paraId="598B6B18"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6.570.903</w:t>
            </w:r>
          </w:p>
        </w:tc>
        <w:tc>
          <w:tcPr>
            <w:tcW w:w="1210" w:type="dxa"/>
            <w:tcBorders>
              <w:top w:val="nil"/>
              <w:left w:val="nil"/>
              <w:bottom w:val="single" w:sz="4" w:space="0" w:color="auto"/>
              <w:right w:val="single" w:sz="4" w:space="0" w:color="auto"/>
            </w:tcBorders>
            <w:shd w:val="clear" w:color="auto" w:fill="auto"/>
            <w:noWrap/>
            <w:vAlign w:val="bottom"/>
            <w:hideMark/>
          </w:tcPr>
          <w:p w14:paraId="54986171"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7.177.549</w:t>
            </w:r>
          </w:p>
        </w:tc>
        <w:tc>
          <w:tcPr>
            <w:tcW w:w="1210" w:type="dxa"/>
            <w:tcBorders>
              <w:top w:val="nil"/>
              <w:left w:val="nil"/>
              <w:bottom w:val="single" w:sz="4" w:space="0" w:color="auto"/>
              <w:right w:val="single" w:sz="4" w:space="0" w:color="auto"/>
            </w:tcBorders>
            <w:shd w:val="clear" w:color="auto" w:fill="auto"/>
            <w:noWrap/>
            <w:vAlign w:val="bottom"/>
            <w:hideMark/>
          </w:tcPr>
          <w:p w14:paraId="74DF1133"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7.667.803</w:t>
            </w:r>
          </w:p>
        </w:tc>
        <w:tc>
          <w:tcPr>
            <w:tcW w:w="1210" w:type="dxa"/>
            <w:tcBorders>
              <w:top w:val="nil"/>
              <w:left w:val="nil"/>
              <w:bottom w:val="single" w:sz="4" w:space="0" w:color="auto"/>
              <w:right w:val="single" w:sz="4" w:space="0" w:color="auto"/>
            </w:tcBorders>
            <w:shd w:val="clear" w:color="auto" w:fill="auto"/>
            <w:noWrap/>
            <w:vAlign w:val="bottom"/>
            <w:hideMark/>
          </w:tcPr>
          <w:p w14:paraId="2CA3D9F9"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8.280.812</w:t>
            </w:r>
          </w:p>
        </w:tc>
      </w:tr>
      <w:tr w:rsidR="00CD0457" w:rsidRPr="00CD0457" w14:paraId="7A4B479A"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5814A78A" w14:textId="77777777" w:rsidR="00CD0457" w:rsidRPr="00CD0457" w:rsidRDefault="00CD0457" w:rsidP="00C162CD">
            <w:pPr>
              <w:spacing w:line="240" w:lineRule="auto"/>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Sumber Dana</w:t>
            </w:r>
          </w:p>
        </w:tc>
        <w:tc>
          <w:tcPr>
            <w:tcW w:w="1210" w:type="dxa"/>
            <w:tcBorders>
              <w:top w:val="nil"/>
              <w:left w:val="nil"/>
              <w:bottom w:val="single" w:sz="4" w:space="0" w:color="auto"/>
              <w:right w:val="single" w:sz="4" w:space="0" w:color="auto"/>
            </w:tcBorders>
            <w:shd w:val="clear" w:color="auto" w:fill="auto"/>
            <w:noWrap/>
            <w:vAlign w:val="bottom"/>
            <w:hideMark/>
          </w:tcPr>
          <w:p w14:paraId="2B6C4C73"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4.909.707</w:t>
            </w:r>
          </w:p>
        </w:tc>
        <w:tc>
          <w:tcPr>
            <w:tcW w:w="1210" w:type="dxa"/>
            <w:tcBorders>
              <w:top w:val="nil"/>
              <w:left w:val="nil"/>
              <w:bottom w:val="single" w:sz="4" w:space="0" w:color="auto"/>
              <w:right w:val="single" w:sz="4" w:space="0" w:color="auto"/>
            </w:tcBorders>
            <w:shd w:val="clear" w:color="auto" w:fill="auto"/>
            <w:noWrap/>
            <w:vAlign w:val="bottom"/>
            <w:hideMark/>
          </w:tcPr>
          <w:p w14:paraId="74BDA028"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5.399.210</w:t>
            </w:r>
          </w:p>
        </w:tc>
        <w:tc>
          <w:tcPr>
            <w:tcW w:w="1210" w:type="dxa"/>
            <w:tcBorders>
              <w:top w:val="nil"/>
              <w:left w:val="nil"/>
              <w:bottom w:val="single" w:sz="4" w:space="0" w:color="auto"/>
              <w:right w:val="single" w:sz="4" w:space="0" w:color="auto"/>
            </w:tcBorders>
            <w:shd w:val="clear" w:color="auto" w:fill="auto"/>
            <w:noWrap/>
            <w:vAlign w:val="bottom"/>
            <w:hideMark/>
          </w:tcPr>
          <w:p w14:paraId="29B60A34"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5.921.039</w:t>
            </w:r>
          </w:p>
        </w:tc>
        <w:tc>
          <w:tcPr>
            <w:tcW w:w="1210" w:type="dxa"/>
            <w:tcBorders>
              <w:top w:val="nil"/>
              <w:left w:val="nil"/>
              <w:bottom w:val="single" w:sz="4" w:space="0" w:color="auto"/>
              <w:right w:val="single" w:sz="4" w:space="0" w:color="auto"/>
            </w:tcBorders>
            <w:shd w:val="clear" w:color="auto" w:fill="auto"/>
            <w:noWrap/>
            <w:vAlign w:val="bottom"/>
            <w:hideMark/>
          </w:tcPr>
          <w:p w14:paraId="47B2477B"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6.308.824</w:t>
            </w:r>
          </w:p>
        </w:tc>
        <w:tc>
          <w:tcPr>
            <w:tcW w:w="1210" w:type="dxa"/>
            <w:tcBorders>
              <w:top w:val="nil"/>
              <w:left w:val="nil"/>
              <w:bottom w:val="single" w:sz="4" w:space="0" w:color="auto"/>
              <w:right w:val="single" w:sz="4" w:space="0" w:color="auto"/>
            </w:tcBorders>
            <w:shd w:val="clear" w:color="auto" w:fill="auto"/>
            <w:noWrap/>
            <w:vAlign w:val="bottom"/>
            <w:hideMark/>
          </w:tcPr>
          <w:p w14:paraId="1D6D0451"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6.839.563</w:t>
            </w:r>
          </w:p>
        </w:tc>
      </w:tr>
      <w:tr w:rsidR="00CD0457" w:rsidRPr="00CD0457" w14:paraId="3AD5688D"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3506D748" w14:textId="77777777" w:rsidR="00CD0457" w:rsidRPr="00CD0457" w:rsidRDefault="00CD0457" w:rsidP="00C162CD">
            <w:pPr>
              <w:spacing w:line="240" w:lineRule="auto"/>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Jumlah Aset</w:t>
            </w:r>
          </w:p>
        </w:tc>
        <w:tc>
          <w:tcPr>
            <w:tcW w:w="1210" w:type="dxa"/>
            <w:tcBorders>
              <w:top w:val="nil"/>
              <w:left w:val="nil"/>
              <w:bottom w:val="single" w:sz="4" w:space="0" w:color="auto"/>
              <w:right w:val="single" w:sz="4" w:space="0" w:color="auto"/>
            </w:tcBorders>
            <w:shd w:val="clear" w:color="auto" w:fill="auto"/>
            <w:noWrap/>
            <w:vAlign w:val="bottom"/>
            <w:hideMark/>
          </w:tcPr>
          <w:p w14:paraId="627DB434"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6.095.908</w:t>
            </w:r>
          </w:p>
        </w:tc>
        <w:tc>
          <w:tcPr>
            <w:tcW w:w="1210" w:type="dxa"/>
            <w:tcBorders>
              <w:top w:val="nil"/>
              <w:left w:val="nil"/>
              <w:bottom w:val="single" w:sz="4" w:space="0" w:color="auto"/>
              <w:right w:val="single" w:sz="4" w:space="0" w:color="auto"/>
            </w:tcBorders>
            <w:shd w:val="clear" w:color="auto" w:fill="auto"/>
            <w:noWrap/>
            <w:vAlign w:val="bottom"/>
            <w:hideMark/>
          </w:tcPr>
          <w:p w14:paraId="0B7720EF"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6.729.799</w:t>
            </w:r>
          </w:p>
        </w:tc>
        <w:tc>
          <w:tcPr>
            <w:tcW w:w="1210" w:type="dxa"/>
            <w:tcBorders>
              <w:top w:val="nil"/>
              <w:left w:val="nil"/>
              <w:bottom w:val="single" w:sz="4" w:space="0" w:color="auto"/>
              <w:right w:val="single" w:sz="4" w:space="0" w:color="auto"/>
            </w:tcBorders>
            <w:shd w:val="clear" w:color="auto" w:fill="auto"/>
            <w:noWrap/>
            <w:vAlign w:val="bottom"/>
            <w:hideMark/>
          </w:tcPr>
          <w:p w14:paraId="743735D5"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7.387.634</w:t>
            </w:r>
          </w:p>
        </w:tc>
        <w:tc>
          <w:tcPr>
            <w:tcW w:w="1210" w:type="dxa"/>
            <w:tcBorders>
              <w:top w:val="nil"/>
              <w:left w:val="nil"/>
              <w:bottom w:val="single" w:sz="4" w:space="0" w:color="auto"/>
              <w:right w:val="single" w:sz="4" w:space="0" w:color="auto"/>
            </w:tcBorders>
            <w:shd w:val="clear" w:color="auto" w:fill="auto"/>
            <w:noWrap/>
            <w:vAlign w:val="bottom"/>
            <w:hideMark/>
          </w:tcPr>
          <w:p w14:paraId="05191163"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7.913.491</w:t>
            </w:r>
          </w:p>
        </w:tc>
        <w:tc>
          <w:tcPr>
            <w:tcW w:w="1210" w:type="dxa"/>
            <w:tcBorders>
              <w:top w:val="nil"/>
              <w:left w:val="nil"/>
              <w:bottom w:val="single" w:sz="4" w:space="0" w:color="auto"/>
              <w:right w:val="single" w:sz="4" w:space="0" w:color="auto"/>
            </w:tcBorders>
            <w:shd w:val="clear" w:color="auto" w:fill="auto"/>
            <w:noWrap/>
            <w:vAlign w:val="bottom"/>
            <w:hideMark/>
          </w:tcPr>
          <w:p w14:paraId="2DBCB0BF" w14:textId="77777777" w:rsidR="00CD0457" w:rsidRPr="00CD0457" w:rsidRDefault="00CD0457" w:rsidP="00C162CD">
            <w:pPr>
              <w:spacing w:line="240" w:lineRule="auto"/>
              <w:jc w:val="center"/>
              <w:rPr>
                <w:rFonts w:ascii="Times New Roman" w:eastAsia="Times New Roman" w:hAnsi="Times New Roman" w:cs="Times New Roman"/>
                <w:color w:val="000000"/>
                <w:sz w:val="24"/>
                <w:szCs w:val="24"/>
              </w:rPr>
            </w:pPr>
            <w:r w:rsidRPr="00CD0457">
              <w:rPr>
                <w:rFonts w:ascii="Times New Roman" w:eastAsia="Times New Roman" w:hAnsi="Times New Roman" w:cs="Times New Roman"/>
                <w:color w:val="000000"/>
                <w:sz w:val="24"/>
                <w:szCs w:val="24"/>
              </w:rPr>
              <w:t>8.562.974</w:t>
            </w:r>
          </w:p>
        </w:tc>
      </w:tr>
    </w:tbl>
    <w:p w14:paraId="081C34C0" w14:textId="23E2AF90" w:rsidR="00120261" w:rsidRDefault="0026078C" w:rsidP="00120261">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Perbankan kerap berkembang di Indonesia dibuktikan dengan meningkatnya angka dari tahun ke tahun. Perkembangan tidak hanya terjadi dari sisi kegiatan penyaluran dana tetapi juga dari jumlah aset dan bank yang terus bertambah. Pada akhir tahun 2015 jumlah penyaluran dana bank umum hanya sebesar 5,952,279 Miliar Rupiah dan pada akhir tahun 2019 sudah mencapai </w:t>
      </w:r>
      <w:commentRangeStart w:id="2"/>
      <w:r w:rsidRPr="008B3B82">
        <w:rPr>
          <w:rFonts w:ascii="Times New Roman" w:hAnsi="Times New Roman" w:cs="Times New Roman"/>
          <w:color w:val="000000" w:themeColor="text1"/>
          <w:sz w:val="24"/>
          <w:szCs w:val="24"/>
        </w:rPr>
        <w:t>8</w:t>
      </w:r>
      <w:r w:rsidR="008574A4">
        <w:rPr>
          <w:rFonts w:ascii="Times New Roman" w:hAnsi="Times New Roman" w:cs="Times New Roman"/>
          <w:color w:val="000000" w:themeColor="text1"/>
          <w:sz w:val="24"/>
          <w:szCs w:val="24"/>
        </w:rPr>
        <w:t>,</w:t>
      </w:r>
      <w:r w:rsidRPr="008B3B82">
        <w:rPr>
          <w:rFonts w:ascii="Times New Roman" w:hAnsi="Times New Roman" w:cs="Times New Roman"/>
          <w:color w:val="000000" w:themeColor="text1"/>
          <w:sz w:val="24"/>
          <w:szCs w:val="24"/>
        </w:rPr>
        <w:t>28</w:t>
      </w:r>
      <w:r w:rsidR="008574A4">
        <w:rPr>
          <w:rFonts w:ascii="Times New Roman" w:hAnsi="Times New Roman" w:cs="Times New Roman"/>
          <w:color w:val="000000" w:themeColor="text1"/>
          <w:sz w:val="24"/>
          <w:szCs w:val="24"/>
        </w:rPr>
        <w:t>M</w:t>
      </w:r>
      <w:r w:rsidRPr="008B3B82">
        <w:rPr>
          <w:rFonts w:ascii="Times New Roman" w:hAnsi="Times New Roman" w:cs="Times New Roman"/>
          <w:color w:val="000000" w:themeColor="text1"/>
          <w:sz w:val="24"/>
          <w:szCs w:val="24"/>
        </w:rPr>
        <w:t xml:space="preserve"> </w:t>
      </w:r>
      <w:commentRangeEnd w:id="2"/>
      <w:r w:rsidR="006A3E83">
        <w:rPr>
          <w:rStyle w:val="CommentReference"/>
        </w:rPr>
        <w:commentReference w:id="2"/>
      </w:r>
      <w:r w:rsidRPr="008B3B82">
        <w:rPr>
          <w:rFonts w:ascii="Times New Roman" w:hAnsi="Times New Roman" w:cs="Times New Roman"/>
          <w:color w:val="000000" w:themeColor="text1"/>
          <w:sz w:val="24"/>
          <w:szCs w:val="24"/>
        </w:rPr>
        <w:t>Rupiah. Begitu juga aspek lain yang ikut meningkat setiap tahun</w:t>
      </w:r>
      <w:r w:rsidR="00645D90">
        <w:rPr>
          <w:rFonts w:ascii="Times New Roman" w:hAnsi="Times New Roman" w:cs="Times New Roman"/>
          <w:color w:val="000000" w:themeColor="text1"/>
          <w:sz w:val="24"/>
          <w:szCs w:val="24"/>
        </w:rPr>
        <w:t>nya</w:t>
      </w:r>
      <w:r w:rsidRPr="008B3B82">
        <w:rPr>
          <w:rFonts w:ascii="Times New Roman" w:hAnsi="Times New Roman" w:cs="Times New Roman"/>
          <w:color w:val="000000" w:themeColor="text1"/>
          <w:sz w:val="24"/>
          <w:szCs w:val="24"/>
        </w:rPr>
        <w:t>. Semakin meningkatnya kebutuhan kita akan produk perbankan, maka pihak bank pun mulai mencari inovasi baru untuk meningkatkan kualitas, kenyamanan, dan keamanan bagi nasabahnya.</w:t>
      </w:r>
      <w:r w:rsidR="00AE59CA" w:rsidRPr="008B3B82">
        <w:rPr>
          <w:rFonts w:ascii="Times New Roman" w:hAnsi="Times New Roman" w:cs="Times New Roman"/>
          <w:color w:val="000000" w:themeColor="text1"/>
          <w:sz w:val="24"/>
          <w:szCs w:val="24"/>
        </w:rPr>
        <w:t xml:space="preserve"> </w:t>
      </w:r>
      <w:r w:rsidR="00737B7A">
        <w:rPr>
          <w:rFonts w:ascii="Times New Roman" w:hAnsi="Times New Roman" w:cs="Times New Roman"/>
          <w:color w:val="000000" w:themeColor="text1"/>
          <w:sz w:val="24"/>
          <w:szCs w:val="24"/>
        </w:rPr>
        <w:t>Llllllllllllllllllllll</w:t>
      </w:r>
    </w:p>
    <w:p w14:paraId="01A6901C" w14:textId="77777777" w:rsidR="00737B7A" w:rsidRPr="00120261" w:rsidRDefault="00737B7A" w:rsidP="00120261">
      <w:pPr>
        <w:spacing w:line="360" w:lineRule="auto"/>
        <w:ind w:firstLine="720"/>
        <w:jc w:val="both"/>
        <w:rPr>
          <w:rFonts w:ascii="Times New Roman" w:hAnsi="Times New Roman" w:cs="Times New Roman"/>
          <w:color w:val="000000" w:themeColor="text1"/>
          <w:sz w:val="24"/>
          <w:szCs w:val="24"/>
        </w:rPr>
      </w:pPr>
    </w:p>
    <w:p w14:paraId="48A6B187" w14:textId="54241A92" w:rsidR="00120261" w:rsidRDefault="00120261" w:rsidP="00120261">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1A7390EF" w:rsidR="00120261" w:rsidRDefault="00120261" w:rsidP="0012026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1.2 Pemanfaatan Internet Bidang Ekonomi</w:t>
      </w:r>
    </w:p>
    <w:p w14:paraId="5E8BDF8A" w14:textId="7332C40E" w:rsidR="00120261" w:rsidRDefault="00120261" w:rsidP="0012026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Sumber: </w:t>
      </w:r>
      <w:r w:rsidR="00AA6DDF">
        <w:rPr>
          <w:rFonts w:ascii="Times New Roman" w:hAnsi="Times New Roman" w:cs="Times New Roman"/>
          <w:color w:val="000000" w:themeColor="text1"/>
          <w:sz w:val="24"/>
          <w:szCs w:val="24"/>
        </w:rPr>
        <w:fldChar w:fldCharType="begin" w:fldLock="1"/>
      </w:r>
      <w:r w:rsidR="004C1C5E">
        <w:rPr>
          <w:rFonts w:ascii="Times New Roman" w:hAnsi="Times New Roman" w:cs="Times New Roman"/>
          <w:color w:val="000000" w:themeColor="text1"/>
          <w:sz w:val="24"/>
          <w:szCs w:val="24"/>
        </w:rPr>
        <w:instrText>ADDIN CSL_CITATION {"citationItems":[{"id":"ITEM-1","itemData":{"author":[{"dropping-particle":"","family":"Asosiasi Penyelenggara Jasa Internet","given":"","non-dropping-particle":"","parse-names":false,"suffix":""}],"container-title":"Teknopreneur","id":"ITEM-1","issue":"31 August 2018","issued":{"date-parts":[["2018"]]},"page":"Hasil Survey","title":"Penetrasi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AA6DDF">
        <w:rPr>
          <w:rFonts w:ascii="Times New Roman" w:hAnsi="Times New Roman" w:cs="Times New Roman"/>
          <w:color w:val="000000" w:themeColor="text1"/>
          <w:sz w:val="24"/>
          <w:szCs w:val="24"/>
        </w:rPr>
        <w:fldChar w:fldCharType="separate"/>
      </w:r>
      <w:r w:rsidR="00AA6DDF" w:rsidRPr="00AA6DDF">
        <w:rPr>
          <w:rFonts w:ascii="Times New Roman" w:hAnsi="Times New Roman" w:cs="Times New Roman"/>
          <w:noProof/>
          <w:color w:val="000000" w:themeColor="text1"/>
          <w:sz w:val="24"/>
          <w:szCs w:val="24"/>
        </w:rPr>
        <w:t xml:space="preserve">Asosiasi Penyelenggara Jasa Internet </w:t>
      </w:r>
      <w:r w:rsidR="00AA6DDF">
        <w:rPr>
          <w:rFonts w:ascii="Times New Roman" w:hAnsi="Times New Roman" w:cs="Times New Roman"/>
          <w:noProof/>
          <w:color w:val="000000" w:themeColor="text1"/>
          <w:sz w:val="24"/>
          <w:szCs w:val="24"/>
        </w:rPr>
        <w:t>(</w:t>
      </w:r>
      <w:r w:rsidR="00AA6DDF" w:rsidRPr="00AA6DDF">
        <w:rPr>
          <w:rFonts w:ascii="Times New Roman" w:hAnsi="Times New Roman" w:cs="Times New Roman"/>
          <w:noProof/>
          <w:color w:val="000000" w:themeColor="text1"/>
          <w:sz w:val="24"/>
          <w:szCs w:val="24"/>
        </w:rPr>
        <w:t>2018)</w:t>
      </w:r>
      <w:r w:rsidR="00AA6DDF">
        <w:rPr>
          <w:rFonts w:ascii="Times New Roman" w:hAnsi="Times New Roman" w:cs="Times New Roman"/>
          <w:color w:val="000000" w:themeColor="text1"/>
          <w:sz w:val="24"/>
          <w:szCs w:val="24"/>
        </w:rPr>
        <w:fldChar w:fldCharType="end"/>
      </w:r>
      <w:commentRangeStart w:id="3"/>
      <w:commentRangeEnd w:id="3"/>
      <w:r w:rsidR="00915B5D">
        <w:rPr>
          <w:rStyle w:val="CommentReference"/>
        </w:rPr>
        <w:commentReference w:id="3"/>
      </w:r>
    </w:p>
    <w:p w14:paraId="5D4BCFC0" w14:textId="5EF88DB1" w:rsidR="00AE59CA" w:rsidRPr="008B3B82" w:rsidRDefault="00A22EAB" w:rsidP="008226B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Pemanfaat internet bisa diberbagai bidang, salah satunya ekonomi. Berdasarkan grafik di atas pemanfaatan internet tertinggi untuk mencari harga, disusul membantu pekerjaan, informasi membeli, beli </w:t>
      </w:r>
      <w:r>
        <w:rPr>
          <w:rFonts w:ascii="Times New Roman" w:hAnsi="Times New Roman" w:cs="Times New Roman"/>
          <w:i/>
          <w:iCs/>
          <w:color w:val="000000" w:themeColor="text1"/>
          <w:sz w:val="24"/>
          <w:szCs w:val="24"/>
        </w:rPr>
        <w:t>online</w:t>
      </w:r>
      <w:r>
        <w:rPr>
          <w:rFonts w:ascii="Times New Roman" w:hAnsi="Times New Roman" w:cs="Times New Roman"/>
          <w:color w:val="000000" w:themeColor="text1"/>
          <w:sz w:val="24"/>
          <w:szCs w:val="24"/>
        </w:rPr>
        <w:t xml:space="preserve">, cari kerja, transaksi perbankan, dan jual </w:t>
      </w:r>
      <w:r>
        <w:rPr>
          <w:rFonts w:ascii="Times New Roman" w:hAnsi="Times New Roman" w:cs="Times New Roman"/>
          <w:i/>
          <w:iCs/>
          <w:color w:val="000000" w:themeColor="text1"/>
          <w:sz w:val="24"/>
          <w:szCs w:val="24"/>
        </w:rPr>
        <w:t>online</w:t>
      </w:r>
      <w:r>
        <w:rPr>
          <w:rFonts w:ascii="Times New Roman" w:hAnsi="Times New Roman" w:cs="Times New Roman"/>
          <w:color w:val="000000" w:themeColor="text1"/>
          <w:sz w:val="24"/>
          <w:szCs w:val="24"/>
        </w:rPr>
        <w:t>. Meskipun transaksi perbankan termasuk yang terendah, tetapi d</w:t>
      </w:r>
      <w:r w:rsidR="00AE59CA" w:rsidRPr="008B3B82">
        <w:rPr>
          <w:rFonts w:ascii="Times New Roman" w:hAnsi="Times New Roman" w:cs="Times New Roman"/>
          <w:color w:val="000000" w:themeColor="text1"/>
          <w:sz w:val="24"/>
          <w:szCs w:val="24"/>
        </w:rPr>
        <w:t xml:space="preserve">engan meningkatnya sarana prasarana dan adanya perkembangan teknologi, maka muncullah banyak inovasi. Inovasi tersebut menghasilkan layanan yang disebut sebagai </w:t>
      </w:r>
      <w:r w:rsidR="00CC7B1C" w:rsidRPr="008B3B82">
        <w:rPr>
          <w:rFonts w:ascii="Times New Roman" w:hAnsi="Times New Roman" w:cs="Times New Roman"/>
          <w:i/>
          <w:iCs/>
          <w:color w:val="000000" w:themeColor="text1"/>
          <w:sz w:val="24"/>
          <w:szCs w:val="24"/>
        </w:rPr>
        <w:t>e-banking (</w:t>
      </w:r>
      <w:r w:rsidR="00266E54" w:rsidRPr="008B3B82">
        <w:rPr>
          <w:rFonts w:ascii="Times New Roman" w:hAnsi="Times New Roman" w:cs="Times New Roman"/>
          <w:i/>
          <w:iCs/>
          <w:color w:val="000000" w:themeColor="text1"/>
          <w:sz w:val="24"/>
          <w:szCs w:val="24"/>
        </w:rPr>
        <w:t>electronic banking</w:t>
      </w:r>
      <w:r w:rsidR="00CC7B1C" w:rsidRPr="008B3B82">
        <w:rPr>
          <w:rFonts w:ascii="Times New Roman" w:hAnsi="Times New Roman" w:cs="Times New Roman"/>
          <w:i/>
          <w:iCs/>
          <w:color w:val="000000" w:themeColor="text1"/>
          <w:sz w:val="24"/>
          <w:szCs w:val="24"/>
        </w:rPr>
        <w:t>)</w:t>
      </w:r>
      <w:r w:rsidR="00AE59CA" w:rsidRPr="008B3B82">
        <w:rPr>
          <w:rFonts w:ascii="Times New Roman" w:hAnsi="Times New Roman" w:cs="Times New Roman"/>
          <w:i/>
          <w:iCs/>
          <w:color w:val="000000" w:themeColor="text1"/>
          <w:sz w:val="24"/>
          <w:szCs w:val="24"/>
        </w:rPr>
        <w:t xml:space="preserve"> </w:t>
      </w:r>
      <w:r w:rsidR="00AE59CA" w:rsidRPr="008B3B82">
        <w:rPr>
          <w:rFonts w:ascii="Times New Roman" w:hAnsi="Times New Roman" w:cs="Times New Roman"/>
          <w:color w:val="000000" w:themeColor="text1"/>
          <w:sz w:val="24"/>
          <w:szCs w:val="24"/>
        </w:rPr>
        <w:t xml:space="preserve">yang sudah tidak asing lagi bagi kita. </w:t>
      </w:r>
      <w:r w:rsidR="00E96D10" w:rsidRPr="008B3B82">
        <w:rPr>
          <w:rFonts w:ascii="Times New Roman" w:hAnsi="Times New Roman" w:cs="Times New Roman"/>
          <w:i/>
          <w:iCs/>
          <w:color w:val="000000" w:themeColor="text1"/>
          <w:sz w:val="24"/>
          <w:szCs w:val="24"/>
        </w:rPr>
        <w:t>E-banking</w:t>
      </w:r>
      <w:r w:rsidR="00E96D10" w:rsidRPr="008B3B82">
        <w:rPr>
          <w:rFonts w:ascii="Times New Roman" w:hAnsi="Times New Roman" w:cs="Times New Roman"/>
          <w:color w:val="000000" w:themeColor="text1"/>
          <w:sz w:val="24"/>
          <w:szCs w:val="24"/>
        </w:rPr>
        <w:t xml:space="preserve"> merupakan layanan yang memungkinkan nasabah Bank untuk memperoleh informasi, melakukan komunikasi, dan melakukan transaksi perbankan melalui media elektronik seperti </w:t>
      </w:r>
      <w:r w:rsidR="00E96D10" w:rsidRPr="008B3B82">
        <w:rPr>
          <w:rFonts w:ascii="Times New Roman" w:hAnsi="Times New Roman" w:cs="Times New Roman"/>
          <w:i/>
          <w:iCs/>
          <w:color w:val="000000" w:themeColor="text1"/>
          <w:sz w:val="24"/>
          <w:szCs w:val="24"/>
        </w:rPr>
        <w:t>Automatic Teller Machine (ATM), Electronic Data Capture (EDC)/ Point</w:t>
      </w:r>
      <w:r w:rsidR="008226B3">
        <w:rPr>
          <w:rFonts w:ascii="Times New Roman" w:hAnsi="Times New Roman" w:cs="Times New Roman"/>
          <w:i/>
          <w:iCs/>
          <w:color w:val="000000" w:themeColor="text1"/>
          <w:sz w:val="24"/>
          <w:szCs w:val="24"/>
        </w:rPr>
        <w:t xml:space="preserve"> </w:t>
      </w:r>
      <w:r w:rsidR="00E96D10" w:rsidRPr="008B3B82">
        <w:rPr>
          <w:rFonts w:ascii="Times New Roman" w:hAnsi="Times New Roman" w:cs="Times New Roman"/>
          <w:i/>
          <w:iCs/>
          <w:color w:val="000000" w:themeColor="text1"/>
          <w:sz w:val="24"/>
          <w:szCs w:val="24"/>
        </w:rPr>
        <w:t>Of</w:t>
      </w:r>
      <w:r w:rsidR="008226B3">
        <w:rPr>
          <w:rFonts w:ascii="Times New Roman" w:hAnsi="Times New Roman" w:cs="Times New Roman"/>
          <w:i/>
          <w:iCs/>
          <w:color w:val="000000" w:themeColor="text1"/>
          <w:sz w:val="24"/>
          <w:szCs w:val="24"/>
        </w:rPr>
        <w:t xml:space="preserve"> </w:t>
      </w:r>
      <w:r w:rsidR="00E96D10" w:rsidRPr="008B3B82">
        <w:rPr>
          <w:rFonts w:ascii="Times New Roman" w:hAnsi="Times New Roman" w:cs="Times New Roman"/>
          <w:i/>
          <w:iCs/>
          <w:color w:val="000000" w:themeColor="text1"/>
          <w:sz w:val="24"/>
          <w:szCs w:val="24"/>
        </w:rPr>
        <w:t xml:space="preserve">Sales (POS), internet banking, SMS banking, mobile banking, e-commerce, phone banking, </w:t>
      </w:r>
      <w:r w:rsidR="00E96D10" w:rsidRPr="008B3B82">
        <w:rPr>
          <w:rFonts w:ascii="Times New Roman" w:hAnsi="Times New Roman" w:cs="Times New Roman"/>
          <w:color w:val="000000" w:themeColor="text1"/>
          <w:sz w:val="24"/>
          <w:szCs w:val="24"/>
        </w:rPr>
        <w:t>dan</w:t>
      </w:r>
      <w:r w:rsidR="00E96D10" w:rsidRPr="008B3B82">
        <w:rPr>
          <w:rFonts w:ascii="Times New Roman" w:hAnsi="Times New Roman" w:cs="Times New Roman"/>
          <w:i/>
          <w:iCs/>
          <w:color w:val="000000" w:themeColor="text1"/>
          <w:sz w:val="24"/>
          <w:szCs w:val="24"/>
        </w:rPr>
        <w:t xml:space="preserve"> video banking</w:t>
      </w:r>
      <w:r w:rsidR="003F50B2">
        <w:rPr>
          <w:rFonts w:ascii="Times New Roman" w:hAnsi="Times New Roman" w:cs="Times New Roman"/>
          <w:color w:val="000000" w:themeColor="text1"/>
          <w:sz w:val="24"/>
          <w:szCs w:val="24"/>
        </w:rPr>
        <w:t>. (OJK, 2015)</w:t>
      </w:r>
    </w:p>
    <w:p w14:paraId="6A409565" w14:textId="77777777" w:rsidR="00CB7FF4" w:rsidRDefault="001D4804" w:rsidP="008641F8">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ab/>
        <w:t xml:space="preserve">Salah satu yang paling sering kita gunakan adalah </w:t>
      </w:r>
      <w:r w:rsidRPr="008B3B82">
        <w:rPr>
          <w:rFonts w:ascii="Times New Roman" w:hAnsi="Times New Roman" w:cs="Times New Roman"/>
          <w:i/>
          <w:iCs/>
          <w:color w:val="000000" w:themeColor="text1"/>
          <w:sz w:val="24"/>
          <w:szCs w:val="24"/>
        </w:rPr>
        <w:t>mobile banking</w:t>
      </w:r>
      <w:r w:rsidR="008641F8">
        <w:rPr>
          <w:rFonts w:ascii="Times New Roman" w:hAnsi="Times New Roman" w:cs="Times New Roman"/>
          <w:color w:val="000000" w:themeColor="text1"/>
          <w:sz w:val="24"/>
          <w:szCs w:val="24"/>
        </w:rPr>
        <w:t xml:space="preserve">. Menurut OJK (2015) </w:t>
      </w:r>
      <w:r w:rsidR="008641F8">
        <w:rPr>
          <w:rFonts w:ascii="Times New Roman" w:hAnsi="Times New Roman" w:cs="Times New Roman"/>
          <w:i/>
          <w:iCs/>
          <w:color w:val="000000" w:themeColor="text1"/>
          <w:sz w:val="24"/>
          <w:szCs w:val="24"/>
        </w:rPr>
        <w:t>m</w:t>
      </w:r>
      <w:r w:rsidR="008641F8" w:rsidRPr="008641F8">
        <w:rPr>
          <w:rFonts w:ascii="Times New Roman" w:hAnsi="Times New Roman" w:cs="Times New Roman"/>
          <w:i/>
          <w:iCs/>
          <w:color w:val="000000" w:themeColor="text1"/>
          <w:sz w:val="24"/>
          <w:szCs w:val="24"/>
        </w:rPr>
        <w:t>obile banking</w:t>
      </w:r>
      <w:r w:rsidR="008641F8" w:rsidRPr="008641F8">
        <w:rPr>
          <w:rFonts w:ascii="Times New Roman" w:hAnsi="Times New Roman" w:cs="Times New Roman"/>
          <w:color w:val="000000" w:themeColor="text1"/>
          <w:sz w:val="24"/>
          <w:szCs w:val="24"/>
        </w:rPr>
        <w:t xml:space="preserve"> merupakan layanan yang memungkinkan nasabah bank melakukan transaksi perbankan melalui ponsel atau </w:t>
      </w:r>
      <w:r w:rsidR="008641F8" w:rsidRPr="008641F8">
        <w:rPr>
          <w:rFonts w:ascii="Times New Roman" w:hAnsi="Times New Roman" w:cs="Times New Roman"/>
          <w:i/>
          <w:iCs/>
          <w:color w:val="000000" w:themeColor="text1"/>
          <w:sz w:val="24"/>
          <w:szCs w:val="24"/>
        </w:rPr>
        <w:t>smartphone</w:t>
      </w:r>
      <w:r w:rsidR="008641F8" w:rsidRPr="008641F8">
        <w:rPr>
          <w:rFonts w:ascii="Times New Roman" w:hAnsi="Times New Roman" w:cs="Times New Roman"/>
          <w:color w:val="000000" w:themeColor="text1"/>
          <w:sz w:val="24"/>
          <w:szCs w:val="24"/>
        </w:rPr>
        <w:t xml:space="preserve">. </w:t>
      </w:r>
    </w:p>
    <w:p w14:paraId="29923B04" w14:textId="3CB73887" w:rsidR="00CB7FF4" w:rsidRDefault="00CB7FF4" w:rsidP="00CB7FF4">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5C005D38" w14:textId="6589C948" w:rsidR="00CB7FF4" w:rsidRDefault="00CB7FF4" w:rsidP="00CB7FF4">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Pertumbuhan </w:t>
      </w:r>
      <w:r>
        <w:rPr>
          <w:rFonts w:ascii="Times New Roman" w:hAnsi="Times New Roman" w:cs="Times New Roman"/>
          <w:color w:val="000000" w:themeColor="text1"/>
          <w:sz w:val="24"/>
          <w:szCs w:val="24"/>
        </w:rPr>
        <w:softHyphen/>
      </w:r>
      <w:r>
        <w:rPr>
          <w:rFonts w:ascii="Times New Roman" w:hAnsi="Times New Roman" w:cs="Times New Roman"/>
          <w:i/>
          <w:iCs/>
          <w:color w:val="000000" w:themeColor="text1"/>
          <w:sz w:val="24"/>
          <w:szCs w:val="24"/>
        </w:rPr>
        <w:t>Mobile Banking</w:t>
      </w:r>
    </w:p>
    <w:p w14:paraId="37A754E6" w14:textId="3CAA5C23" w:rsidR="00CB7FF4" w:rsidRPr="00CB7FF4" w:rsidRDefault="00CB7FF4" w:rsidP="00CB7FF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Daily</w:t>
      </w:r>
      <w:r w:rsidR="0063134F">
        <w:rPr>
          <w:rFonts w:ascii="Times New Roman" w:hAnsi="Times New Roman" w:cs="Times New Roman"/>
          <w:color w:val="000000" w:themeColor="text1"/>
          <w:sz w:val="24"/>
          <w:szCs w:val="24"/>
        </w:rPr>
        <w:t xml:space="preserve"> Social</w:t>
      </w:r>
      <w:r>
        <w:rPr>
          <w:rFonts w:ascii="Times New Roman" w:hAnsi="Times New Roman" w:cs="Times New Roman"/>
          <w:color w:val="000000" w:themeColor="text1"/>
          <w:sz w:val="24"/>
          <w:szCs w:val="24"/>
        </w:rPr>
        <w:t xml:space="preserve"> (2015)</w:t>
      </w:r>
    </w:p>
    <w:p w14:paraId="46BB32E4" w14:textId="1178C941" w:rsidR="001D4804" w:rsidRPr="00552BC2" w:rsidRDefault="00BE6624" w:rsidP="008641F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Menurut </w:t>
      </w:r>
      <w:r>
        <w:rPr>
          <w:rFonts w:ascii="Times New Roman" w:hAnsi="Times New Roman" w:cs="Times New Roman"/>
          <w:i/>
          <w:iCs/>
          <w:color w:val="000000" w:themeColor="text1"/>
          <w:sz w:val="24"/>
          <w:szCs w:val="24"/>
        </w:rPr>
        <w:t xml:space="preserve">Daily Social </w:t>
      </w:r>
      <w:r>
        <w:rPr>
          <w:rFonts w:ascii="Times New Roman" w:hAnsi="Times New Roman" w:cs="Times New Roman"/>
          <w:color w:val="000000" w:themeColor="text1"/>
          <w:sz w:val="24"/>
          <w:szCs w:val="24"/>
        </w:rPr>
        <w:t>(2015), s</w:t>
      </w:r>
      <w:commentRangeStart w:id="4"/>
      <w:r w:rsidR="00525640">
        <w:rPr>
          <w:rFonts w:ascii="Times New Roman" w:hAnsi="Times New Roman" w:cs="Times New Roman"/>
          <w:color w:val="000000" w:themeColor="text1"/>
          <w:sz w:val="24"/>
          <w:szCs w:val="24"/>
        </w:rPr>
        <w:t xml:space="preserve">ecara keseluruhan pengguna </w:t>
      </w:r>
      <w:r w:rsidR="00525640">
        <w:rPr>
          <w:rFonts w:ascii="Times New Roman" w:hAnsi="Times New Roman" w:cs="Times New Roman"/>
          <w:i/>
          <w:iCs/>
          <w:color w:val="000000" w:themeColor="text1"/>
          <w:sz w:val="24"/>
          <w:szCs w:val="24"/>
        </w:rPr>
        <w:t xml:space="preserve">mobile banking </w:t>
      </w:r>
      <w:r w:rsidR="00525640">
        <w:rPr>
          <w:rFonts w:ascii="Times New Roman" w:hAnsi="Times New Roman" w:cs="Times New Roman"/>
          <w:color w:val="000000" w:themeColor="text1"/>
          <w:sz w:val="24"/>
          <w:szCs w:val="24"/>
        </w:rPr>
        <w:t xml:space="preserve">tertinggi adalah Kenya dengan total responden sebanyak 93% disusul oleh Nigeria dengan total 85%. Penggunaan </w:t>
      </w:r>
      <w:r w:rsidR="00525640">
        <w:rPr>
          <w:rFonts w:ascii="Times New Roman" w:hAnsi="Times New Roman" w:cs="Times New Roman"/>
          <w:i/>
          <w:iCs/>
          <w:color w:val="000000" w:themeColor="text1"/>
          <w:sz w:val="24"/>
          <w:szCs w:val="24"/>
        </w:rPr>
        <w:t xml:space="preserve">mobile </w:t>
      </w:r>
      <w:r w:rsidR="00525640" w:rsidRPr="00525640">
        <w:rPr>
          <w:rFonts w:ascii="Times New Roman" w:hAnsi="Times New Roman" w:cs="Times New Roman"/>
          <w:i/>
          <w:iCs/>
          <w:color w:val="000000" w:themeColor="text1"/>
          <w:sz w:val="24"/>
          <w:szCs w:val="24"/>
        </w:rPr>
        <w:t>banking</w:t>
      </w:r>
      <w:r w:rsidR="00525640">
        <w:rPr>
          <w:rFonts w:ascii="Times New Roman" w:hAnsi="Times New Roman" w:cs="Times New Roman"/>
          <w:i/>
          <w:iCs/>
          <w:color w:val="000000" w:themeColor="text1"/>
          <w:sz w:val="24"/>
          <w:szCs w:val="24"/>
        </w:rPr>
        <w:t xml:space="preserve"> </w:t>
      </w:r>
      <w:r w:rsidR="00525640">
        <w:rPr>
          <w:rFonts w:ascii="Times New Roman" w:hAnsi="Times New Roman" w:cs="Times New Roman"/>
          <w:color w:val="000000" w:themeColor="text1"/>
          <w:sz w:val="24"/>
          <w:szCs w:val="24"/>
        </w:rPr>
        <w:t xml:space="preserve">di Indonesia tergolong tinggi dengan total 80% responden menjawab sudah menggunakannya. Meskipun belum setinggi di negara-negara Afrika, tetapi angka ini lebih baik </w:t>
      </w:r>
      <w:r w:rsidR="005C3262">
        <w:rPr>
          <w:rFonts w:ascii="Times New Roman" w:hAnsi="Times New Roman" w:cs="Times New Roman"/>
          <w:color w:val="000000" w:themeColor="text1"/>
          <w:sz w:val="24"/>
          <w:szCs w:val="24"/>
        </w:rPr>
        <w:t>daripada</w:t>
      </w:r>
      <w:ins w:id="5" w:author="Shinta Amalina Hazrati H" w:date="2020-03-21T10:12:00Z">
        <w:r w:rsidR="00F662FB">
          <w:rPr>
            <w:rFonts w:ascii="Times New Roman" w:hAnsi="Times New Roman" w:cs="Times New Roman"/>
            <w:color w:val="000000" w:themeColor="text1"/>
            <w:sz w:val="24"/>
            <w:szCs w:val="24"/>
          </w:rPr>
          <w:t xml:space="preserve"> </w:t>
        </w:r>
      </w:ins>
      <w:r w:rsidR="00525640">
        <w:rPr>
          <w:rFonts w:ascii="Times New Roman" w:hAnsi="Times New Roman" w:cs="Times New Roman"/>
          <w:color w:val="000000" w:themeColor="text1"/>
          <w:sz w:val="24"/>
          <w:szCs w:val="24"/>
        </w:rPr>
        <w:t xml:space="preserve">capaian berbagai negara Asia lainnya. Faktor lain yang membuat </w:t>
      </w:r>
      <w:r w:rsidR="00525640">
        <w:rPr>
          <w:rFonts w:ascii="Times New Roman" w:hAnsi="Times New Roman" w:cs="Times New Roman"/>
          <w:i/>
          <w:iCs/>
          <w:color w:val="000000" w:themeColor="text1"/>
          <w:sz w:val="24"/>
          <w:szCs w:val="24"/>
        </w:rPr>
        <w:t>m</w:t>
      </w:r>
      <w:r w:rsidR="008641F8" w:rsidRPr="00525640">
        <w:rPr>
          <w:rFonts w:ascii="Times New Roman" w:hAnsi="Times New Roman" w:cs="Times New Roman"/>
          <w:i/>
          <w:iCs/>
          <w:color w:val="000000" w:themeColor="text1"/>
          <w:sz w:val="24"/>
          <w:szCs w:val="24"/>
        </w:rPr>
        <w:t>obile</w:t>
      </w:r>
      <w:r w:rsidR="008641F8" w:rsidRPr="008641F8">
        <w:rPr>
          <w:rFonts w:ascii="Times New Roman" w:hAnsi="Times New Roman" w:cs="Times New Roman"/>
          <w:i/>
          <w:iCs/>
          <w:color w:val="000000" w:themeColor="text1"/>
          <w:sz w:val="24"/>
          <w:szCs w:val="24"/>
        </w:rPr>
        <w:t xml:space="preserve"> banking</w:t>
      </w:r>
      <w:r w:rsidR="00525640">
        <w:rPr>
          <w:rFonts w:ascii="Times New Roman" w:hAnsi="Times New Roman" w:cs="Times New Roman"/>
          <w:i/>
          <w:iCs/>
          <w:color w:val="000000" w:themeColor="text1"/>
          <w:sz w:val="24"/>
          <w:szCs w:val="24"/>
        </w:rPr>
        <w:t xml:space="preserve"> </w:t>
      </w:r>
      <w:r w:rsidR="00525640">
        <w:rPr>
          <w:rFonts w:ascii="Times New Roman" w:hAnsi="Times New Roman" w:cs="Times New Roman"/>
          <w:color w:val="000000" w:themeColor="text1"/>
          <w:sz w:val="24"/>
          <w:szCs w:val="24"/>
        </w:rPr>
        <w:t>lebih diminati adalah</w:t>
      </w:r>
      <w:r w:rsidR="008641F8" w:rsidRPr="008641F8">
        <w:rPr>
          <w:rFonts w:ascii="Times New Roman" w:hAnsi="Times New Roman" w:cs="Times New Roman"/>
          <w:color w:val="000000" w:themeColor="text1"/>
          <w:sz w:val="24"/>
          <w:szCs w:val="24"/>
        </w:rPr>
        <w:t xml:space="preserve"> menawarkan kemudahan jika dibandingkan dengan </w:t>
      </w:r>
      <w:r w:rsidR="008641F8" w:rsidRPr="008641F8">
        <w:rPr>
          <w:rFonts w:ascii="Times New Roman" w:hAnsi="Times New Roman" w:cs="Times New Roman"/>
          <w:i/>
          <w:iCs/>
          <w:color w:val="000000" w:themeColor="text1"/>
          <w:sz w:val="24"/>
          <w:szCs w:val="24"/>
        </w:rPr>
        <w:t>SMS banking</w:t>
      </w:r>
      <w:r w:rsidR="008641F8" w:rsidRPr="008641F8">
        <w:rPr>
          <w:rFonts w:ascii="Times New Roman" w:hAnsi="Times New Roman" w:cs="Times New Roman"/>
          <w:color w:val="000000" w:themeColor="text1"/>
          <w:sz w:val="24"/>
          <w:szCs w:val="24"/>
        </w:rPr>
        <w:t xml:space="preserve"> karena nasabah tidak perlu mengingat format pesan </w:t>
      </w:r>
      <w:r w:rsidR="008641F8" w:rsidRPr="008641F8">
        <w:rPr>
          <w:rFonts w:ascii="Times New Roman" w:hAnsi="Times New Roman" w:cs="Times New Roman"/>
          <w:i/>
          <w:iCs/>
          <w:color w:val="000000" w:themeColor="text1"/>
          <w:sz w:val="24"/>
          <w:szCs w:val="24"/>
        </w:rPr>
        <w:t>SMS</w:t>
      </w:r>
      <w:r w:rsidR="008641F8" w:rsidRPr="008641F8">
        <w:rPr>
          <w:rFonts w:ascii="Times New Roman" w:hAnsi="Times New Roman" w:cs="Times New Roman"/>
          <w:color w:val="000000" w:themeColor="text1"/>
          <w:sz w:val="24"/>
          <w:szCs w:val="24"/>
        </w:rPr>
        <w:t xml:space="preserve"> yang akan dikirimkan ke bank dan juga nomor tujuan </w:t>
      </w:r>
      <w:r w:rsidR="008641F8" w:rsidRPr="008641F8">
        <w:rPr>
          <w:rFonts w:ascii="Times New Roman" w:hAnsi="Times New Roman" w:cs="Times New Roman"/>
          <w:i/>
          <w:iCs/>
          <w:color w:val="000000" w:themeColor="text1"/>
          <w:sz w:val="24"/>
          <w:szCs w:val="24"/>
        </w:rPr>
        <w:t>SMS banking</w:t>
      </w:r>
      <w:r w:rsidR="008641F8" w:rsidRPr="008641F8">
        <w:rPr>
          <w:rFonts w:ascii="Times New Roman" w:hAnsi="Times New Roman" w:cs="Times New Roman"/>
          <w:color w:val="000000" w:themeColor="text1"/>
          <w:sz w:val="24"/>
          <w:szCs w:val="24"/>
        </w:rPr>
        <w:t>.</w:t>
      </w:r>
      <w:r w:rsid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color w:val="000000" w:themeColor="text1"/>
          <w:sz w:val="24"/>
          <w:szCs w:val="24"/>
        </w:rPr>
        <w:t xml:space="preserve">Fitur-fitur layanan </w:t>
      </w:r>
      <w:r w:rsidR="008641F8" w:rsidRPr="008641F8">
        <w:rPr>
          <w:rFonts w:ascii="Times New Roman" w:hAnsi="Times New Roman" w:cs="Times New Roman"/>
          <w:i/>
          <w:iCs/>
          <w:color w:val="000000" w:themeColor="text1"/>
          <w:sz w:val="24"/>
          <w:szCs w:val="24"/>
        </w:rPr>
        <w:t>mobile banking</w:t>
      </w:r>
      <w:r w:rsidR="008641F8" w:rsidRPr="008641F8">
        <w:rPr>
          <w:rFonts w:ascii="Times New Roman" w:hAnsi="Times New Roman" w:cs="Times New Roman"/>
          <w:color w:val="000000" w:themeColor="text1"/>
          <w:sz w:val="24"/>
          <w:szCs w:val="24"/>
        </w:rPr>
        <w:t xml:space="preserve"> antara lain layanan informasi dan layanan transaksi, seperti transfer, pembayaran tagihan, pembelian, dan berbagai fitur lainnya.</w:t>
      </w:r>
      <w:r w:rsidR="00552BC2">
        <w:rPr>
          <w:rFonts w:ascii="Times New Roman" w:hAnsi="Times New Roman" w:cs="Times New Roman"/>
          <w:color w:val="000000" w:themeColor="text1"/>
          <w:sz w:val="24"/>
          <w:szCs w:val="24"/>
        </w:rPr>
        <w:t xml:space="preserve"> Agar dapat membantu perkembangan </w:t>
      </w:r>
      <w:r w:rsidR="00552BC2">
        <w:rPr>
          <w:rFonts w:ascii="Times New Roman" w:hAnsi="Times New Roman" w:cs="Times New Roman"/>
          <w:i/>
          <w:iCs/>
          <w:color w:val="000000" w:themeColor="text1"/>
          <w:sz w:val="24"/>
          <w:szCs w:val="24"/>
        </w:rPr>
        <w:t>mobile banking</w:t>
      </w:r>
      <w:r w:rsidR="00552BC2">
        <w:rPr>
          <w:rFonts w:ascii="Times New Roman" w:hAnsi="Times New Roman" w:cs="Times New Roman"/>
          <w:color w:val="000000" w:themeColor="text1"/>
          <w:sz w:val="24"/>
          <w:szCs w:val="24"/>
        </w:rPr>
        <w:t xml:space="preserve">, setidaknya ada dua hal yang harus kita ketahui, yaitu </w:t>
      </w:r>
      <w:r w:rsidR="00552BC2">
        <w:rPr>
          <w:rFonts w:ascii="Times New Roman" w:hAnsi="Times New Roman" w:cs="Times New Roman"/>
          <w:i/>
          <w:iCs/>
          <w:color w:val="000000" w:themeColor="text1"/>
          <w:sz w:val="24"/>
          <w:szCs w:val="24"/>
        </w:rPr>
        <w:t>personal innovativeness</w:t>
      </w:r>
      <w:r w:rsidR="00552BC2">
        <w:rPr>
          <w:rFonts w:ascii="Times New Roman" w:hAnsi="Times New Roman" w:cs="Times New Roman"/>
          <w:color w:val="000000" w:themeColor="text1"/>
          <w:sz w:val="24"/>
          <w:szCs w:val="24"/>
        </w:rPr>
        <w:t xml:space="preserve"> dan </w:t>
      </w:r>
      <w:r w:rsidR="00552BC2">
        <w:rPr>
          <w:rFonts w:ascii="Times New Roman" w:hAnsi="Times New Roman" w:cs="Times New Roman"/>
          <w:i/>
          <w:iCs/>
          <w:color w:val="000000" w:themeColor="text1"/>
          <w:sz w:val="24"/>
          <w:szCs w:val="24"/>
        </w:rPr>
        <w:t>m-banking knowledge.</w:t>
      </w:r>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Personal innovativeness</w:t>
      </w:r>
      <w:r w:rsidR="00552BC2">
        <w:rPr>
          <w:rFonts w:ascii="Times New Roman" w:hAnsi="Times New Roman" w:cs="Times New Roman"/>
          <w:color w:val="000000" w:themeColor="text1"/>
          <w:sz w:val="24"/>
          <w:szCs w:val="24"/>
        </w:rPr>
        <w:t xml:space="preserve"> merupakan kemauan seorang individu untuk mencari tahu dan menggunakan sistem informasi yang terbaru, sementara </w:t>
      </w:r>
      <w:r w:rsidR="00552BC2">
        <w:rPr>
          <w:rFonts w:ascii="Times New Roman" w:hAnsi="Times New Roman" w:cs="Times New Roman"/>
          <w:i/>
          <w:iCs/>
          <w:color w:val="000000" w:themeColor="text1"/>
          <w:sz w:val="24"/>
          <w:szCs w:val="24"/>
        </w:rPr>
        <w:t>m-banking knowledge</w:t>
      </w:r>
      <w:r w:rsidR="00552BC2">
        <w:rPr>
          <w:rFonts w:ascii="Times New Roman" w:hAnsi="Times New Roman" w:cs="Times New Roman"/>
          <w:color w:val="000000" w:themeColor="text1"/>
          <w:sz w:val="24"/>
          <w:szCs w:val="24"/>
        </w:rPr>
        <w:t xml:space="preserve"> adalah seberapa jauh seorang invidu mengetahui tentang </w:t>
      </w:r>
      <w:r w:rsidR="00552BC2">
        <w:rPr>
          <w:rFonts w:ascii="Times New Roman" w:hAnsi="Times New Roman" w:cs="Times New Roman"/>
          <w:i/>
          <w:iCs/>
          <w:color w:val="000000" w:themeColor="text1"/>
          <w:sz w:val="24"/>
          <w:szCs w:val="24"/>
        </w:rPr>
        <w:t>mobile banking</w:t>
      </w:r>
      <w:r w:rsidR="00552BC2">
        <w:rPr>
          <w:rFonts w:ascii="Times New Roman" w:hAnsi="Times New Roman" w:cs="Times New Roman"/>
          <w:color w:val="000000" w:themeColor="text1"/>
          <w:sz w:val="24"/>
          <w:szCs w:val="24"/>
        </w:rPr>
        <w:t xml:space="preserve"> yang digunakan untuk menunjang kegiatan perbankannya.</w:t>
      </w:r>
      <w:commentRangeEnd w:id="4"/>
      <w:r w:rsidR="00F662FB">
        <w:rPr>
          <w:rStyle w:val="CommentReference"/>
        </w:rPr>
        <w:commentReference w:id="4"/>
      </w:r>
    </w:p>
    <w:p w14:paraId="42AE310C" w14:textId="46B9F786" w:rsidR="00970320" w:rsidRDefault="00256545" w:rsidP="00EC5420">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ab/>
      </w:r>
      <w:commentRangeStart w:id="6"/>
      <w:commentRangeStart w:id="7"/>
      <w:r w:rsidRPr="008B3B82">
        <w:rPr>
          <w:rFonts w:ascii="Times New Roman" w:hAnsi="Times New Roman" w:cs="Times New Roman"/>
          <w:color w:val="000000" w:themeColor="text1"/>
          <w:sz w:val="24"/>
          <w:szCs w:val="24"/>
        </w:rPr>
        <w:t>Hal</w:t>
      </w:r>
      <w:r w:rsidR="00E158CC">
        <w:rPr>
          <w:rFonts w:ascii="Times New Roman" w:hAnsi="Times New Roman" w:cs="Times New Roman"/>
          <w:color w:val="000000" w:themeColor="text1"/>
          <w:sz w:val="24"/>
          <w:szCs w:val="24"/>
        </w:rPr>
        <w:t xml:space="preserve">-hal yang telah disebutkan diatas merupakan beberapa contoh faktori yang mempengaruhi inklusi keuangan. Hal </w:t>
      </w:r>
      <w:r w:rsidRPr="008B3B82">
        <w:rPr>
          <w:rFonts w:ascii="Times New Roman" w:hAnsi="Times New Roman" w:cs="Times New Roman"/>
          <w:color w:val="000000" w:themeColor="text1"/>
          <w:sz w:val="24"/>
          <w:szCs w:val="24"/>
        </w:rPr>
        <w:t>penting lain yang ikut me</w:t>
      </w:r>
      <w:r w:rsidR="00E158CC">
        <w:rPr>
          <w:rFonts w:ascii="Times New Roman" w:hAnsi="Times New Roman" w:cs="Times New Roman"/>
          <w:color w:val="000000" w:themeColor="text1"/>
          <w:sz w:val="24"/>
          <w:szCs w:val="24"/>
        </w:rPr>
        <w:t>mpengaruhi</w:t>
      </w:r>
      <w:r w:rsidRPr="008B3B82">
        <w:rPr>
          <w:rFonts w:ascii="Times New Roman" w:hAnsi="Times New Roman" w:cs="Times New Roman"/>
          <w:color w:val="000000" w:themeColor="text1"/>
          <w:sz w:val="24"/>
          <w:szCs w:val="24"/>
        </w:rPr>
        <w:t xml:space="preserve"> inklusi keuangan ialah literasi keuangan</w:t>
      </w:r>
      <w:commentRangeEnd w:id="6"/>
      <w:r w:rsidR="00F662FB">
        <w:rPr>
          <w:rStyle w:val="CommentReference"/>
        </w:rPr>
        <w:commentReference w:id="6"/>
      </w:r>
      <w:r w:rsidR="008574A4">
        <w:rPr>
          <w:rFonts w:ascii="Times New Roman" w:hAnsi="Times New Roman" w:cs="Times New Roman"/>
          <w:color w:val="000000" w:themeColor="text1"/>
          <w:sz w:val="24"/>
          <w:szCs w:val="24"/>
        </w:rPr>
        <w:t xml:space="preserve">. </w:t>
      </w:r>
      <w:r w:rsidRPr="008B3B82">
        <w:rPr>
          <w:rFonts w:ascii="Times New Roman" w:hAnsi="Times New Roman" w:cs="Times New Roman"/>
          <w:color w:val="000000" w:themeColor="text1"/>
          <w:sz w:val="24"/>
          <w:szCs w:val="24"/>
        </w:rPr>
        <w:t>Menurut</w:t>
      </w:r>
      <w:r w:rsidR="004C1C5E">
        <w:rPr>
          <w:rFonts w:ascii="Times New Roman" w:hAnsi="Times New Roman" w:cs="Times New Roman"/>
          <w:color w:val="000000" w:themeColor="text1"/>
          <w:sz w:val="24"/>
          <w:szCs w:val="24"/>
        </w:rPr>
        <w:t xml:space="preserve"> </w:t>
      </w:r>
      <w:r w:rsidR="004C1C5E">
        <w:rPr>
          <w:rFonts w:ascii="Times New Roman" w:hAnsi="Times New Roman" w:cs="Times New Roman"/>
          <w:color w:val="000000" w:themeColor="text1"/>
          <w:sz w:val="24"/>
          <w:szCs w:val="24"/>
        </w:rPr>
        <w:fldChar w:fldCharType="begin" w:fldLock="1"/>
      </w:r>
      <w:r w:rsidR="004C1C5E">
        <w:rPr>
          <w:rFonts w:ascii="Times New Roman" w:hAnsi="Times New Roman" w:cs="Times New Roman"/>
          <w:color w:val="000000" w:themeColor="text1"/>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2017)"},"properties":{"noteIndex":0},"schema":"https://github.com/citation-style-language/schema/raw/master/csl-citation.json"}</w:instrText>
      </w:r>
      <w:r w:rsidR="004C1C5E">
        <w:rPr>
          <w:rFonts w:ascii="Times New Roman" w:hAnsi="Times New Roman" w:cs="Times New Roman"/>
          <w:color w:val="000000" w:themeColor="text1"/>
          <w:sz w:val="24"/>
          <w:szCs w:val="24"/>
        </w:rPr>
        <w:fldChar w:fldCharType="separate"/>
      </w:r>
      <w:r w:rsidR="004C1C5E" w:rsidRPr="004C1C5E">
        <w:rPr>
          <w:rFonts w:ascii="Times New Roman" w:hAnsi="Times New Roman" w:cs="Times New Roman"/>
          <w:noProof/>
          <w:color w:val="000000" w:themeColor="text1"/>
          <w:sz w:val="24"/>
          <w:szCs w:val="24"/>
        </w:rPr>
        <w:t xml:space="preserve">Kemendikbud </w:t>
      </w:r>
      <w:r w:rsidR="004C1C5E">
        <w:rPr>
          <w:rFonts w:ascii="Times New Roman" w:hAnsi="Times New Roman" w:cs="Times New Roman"/>
          <w:noProof/>
          <w:color w:val="000000" w:themeColor="text1"/>
          <w:sz w:val="24"/>
          <w:szCs w:val="24"/>
        </w:rPr>
        <w:t>(</w:t>
      </w:r>
      <w:r w:rsidR="004C1C5E" w:rsidRPr="004C1C5E">
        <w:rPr>
          <w:rFonts w:ascii="Times New Roman" w:hAnsi="Times New Roman" w:cs="Times New Roman"/>
          <w:noProof/>
          <w:color w:val="000000" w:themeColor="text1"/>
          <w:sz w:val="24"/>
          <w:szCs w:val="24"/>
        </w:rPr>
        <w:t>2017)</w:t>
      </w:r>
      <w:r w:rsidR="004C1C5E">
        <w:rPr>
          <w:rFonts w:ascii="Times New Roman" w:hAnsi="Times New Roman" w:cs="Times New Roman"/>
          <w:color w:val="000000" w:themeColor="text1"/>
          <w:sz w:val="24"/>
          <w:szCs w:val="24"/>
        </w:rPr>
        <w:fldChar w:fldCharType="end"/>
      </w:r>
      <w:commentRangeStart w:id="8"/>
      <w:ins w:id="9" w:author="Shinta Amalina Hazrati H" w:date="2020-03-21T10:14:00Z">
        <w:r w:rsidR="00F662FB">
          <w:rPr>
            <w:rFonts w:ascii="Times New Roman" w:hAnsi="Times New Roman" w:cs="Times New Roman"/>
            <w:color w:val="000000" w:themeColor="text1"/>
            <w:sz w:val="24"/>
            <w:szCs w:val="24"/>
          </w:rPr>
          <w:t>,</w:t>
        </w:r>
      </w:ins>
      <w:r w:rsidRPr="008B3B82">
        <w:rPr>
          <w:rFonts w:ascii="Times New Roman" w:hAnsi="Times New Roman" w:cs="Times New Roman"/>
          <w:color w:val="000000" w:themeColor="text1"/>
          <w:sz w:val="24"/>
          <w:szCs w:val="24"/>
        </w:rPr>
        <w:t xml:space="preserve"> </w:t>
      </w:r>
      <w:commentRangeEnd w:id="8"/>
      <w:r w:rsidR="00F662FB">
        <w:rPr>
          <w:rStyle w:val="CommentReference"/>
        </w:rPr>
        <w:commentReference w:id="8"/>
      </w:r>
      <w:r w:rsidRPr="008B3B82">
        <w:rPr>
          <w:rFonts w:ascii="Times New Roman" w:hAnsi="Times New Roman" w:cs="Times New Roman"/>
          <w:color w:val="000000" w:themeColor="text1"/>
          <w:sz w:val="24"/>
          <w:szCs w:val="24"/>
        </w:rPr>
        <w:t xml:space="preserve">literasi keuangan </w:t>
      </w:r>
      <w:r w:rsidRPr="008B3B82">
        <w:rPr>
          <w:rFonts w:ascii="Times New Roman" w:hAnsi="Times New Roman" w:cs="Times New Roman"/>
          <w:color w:val="000000" w:themeColor="text1"/>
          <w:sz w:val="24"/>
          <w:szCs w:val="24"/>
        </w:rPr>
        <w:lastRenderedPageBreak/>
        <w:t xml:space="preserve">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w:t>
      </w:r>
      <w:r w:rsidR="00E83267">
        <w:rPr>
          <w:rFonts w:ascii="Times New Roman" w:hAnsi="Times New Roman" w:cs="Times New Roman"/>
          <w:color w:val="000000" w:themeColor="text1"/>
          <w:sz w:val="24"/>
          <w:szCs w:val="24"/>
        </w:rPr>
        <w:t xml:space="preserve">Sementara menurut </w:t>
      </w:r>
      <w:commentRangeStart w:id="10"/>
      <w:r w:rsidR="00E83267" w:rsidRPr="00F5641C">
        <w:rPr>
          <w:rFonts w:ascii="Times New Roman" w:hAnsi="Times New Roman" w:cs="Times New Roman"/>
          <w:i/>
          <w:iCs/>
          <w:color w:val="000000" w:themeColor="text1"/>
          <w:sz w:val="24"/>
          <w:szCs w:val="24"/>
        </w:rPr>
        <w:t>Organisation for Economic Co-operation and Development</w:t>
      </w:r>
      <w:r w:rsidR="00E83267" w:rsidRPr="00E83267">
        <w:rPr>
          <w:rFonts w:ascii="Times New Roman" w:hAnsi="Times New Roman" w:cs="Times New Roman"/>
          <w:color w:val="000000" w:themeColor="text1"/>
          <w:sz w:val="24"/>
          <w:szCs w:val="24"/>
        </w:rPr>
        <w:t xml:space="preserve"> </w:t>
      </w:r>
      <w:commentRangeEnd w:id="10"/>
      <w:r w:rsidR="005403BE">
        <w:rPr>
          <w:rStyle w:val="CommentReference"/>
        </w:rPr>
        <w:commentReference w:id="10"/>
      </w:r>
      <w:r w:rsidR="00E83267" w:rsidRPr="00E83267">
        <w:rPr>
          <w:rFonts w:ascii="Times New Roman" w:hAnsi="Times New Roman" w:cs="Times New Roman"/>
          <w:color w:val="000000" w:themeColor="text1"/>
          <w:sz w:val="24"/>
          <w:szCs w:val="24"/>
        </w:rPr>
        <w:t xml:space="preserve">atau </w:t>
      </w:r>
      <w:r w:rsidR="00E83267" w:rsidRPr="00F5641C">
        <w:rPr>
          <w:rFonts w:ascii="Times New Roman" w:hAnsi="Times New Roman" w:cs="Times New Roman"/>
          <w:i/>
          <w:iCs/>
          <w:color w:val="000000" w:themeColor="text1"/>
          <w:sz w:val="24"/>
          <w:szCs w:val="24"/>
        </w:rPr>
        <w:t>OECD</w:t>
      </w:r>
      <w:r w:rsidR="00E83267" w:rsidRPr="00E83267">
        <w:rPr>
          <w:rFonts w:ascii="Times New Roman" w:hAnsi="Times New Roman" w:cs="Times New Roman"/>
          <w:color w:val="000000" w:themeColor="text1"/>
          <w:sz w:val="24"/>
          <w:szCs w:val="24"/>
        </w:rPr>
        <w:t xml:space="preserve"> (2016) mendefinisikan literasi keuangan sebagai pengetahuan dan pemahaman atas konsep dan risiko keuangan, berikut keterampilan, motivasi, serta keyakinan untuk menerapkan pengetahuan dan pemahaman yang dimilikinya tersebut dalam rangka membuat keputusan keuangan yang efektif, meningkatkan kesejahteraan keuangan (</w:t>
      </w:r>
      <w:r w:rsidR="00E83267" w:rsidRPr="00E83267">
        <w:rPr>
          <w:rFonts w:ascii="Times New Roman" w:hAnsi="Times New Roman" w:cs="Times New Roman"/>
          <w:i/>
          <w:iCs/>
          <w:color w:val="000000" w:themeColor="text1"/>
          <w:sz w:val="24"/>
          <w:szCs w:val="24"/>
        </w:rPr>
        <w:t>financial well-being</w:t>
      </w:r>
      <w:r w:rsidR="00E83267" w:rsidRPr="00E83267">
        <w:rPr>
          <w:rFonts w:ascii="Times New Roman" w:hAnsi="Times New Roman" w:cs="Times New Roman"/>
          <w:color w:val="000000" w:themeColor="text1"/>
          <w:sz w:val="24"/>
          <w:szCs w:val="24"/>
        </w:rPr>
        <w:t>) individu dan masyarakat, dan berpartisipasi dalam bidang ekonomi</w:t>
      </w:r>
      <w:r w:rsidR="00E83267">
        <w:rPr>
          <w:rFonts w:ascii="Times New Roman" w:hAnsi="Times New Roman" w:cs="Times New Roman"/>
          <w:color w:val="000000" w:themeColor="text1"/>
          <w:sz w:val="24"/>
          <w:szCs w:val="24"/>
        </w:rPr>
        <w:t xml:space="preserve">. </w:t>
      </w:r>
    </w:p>
    <w:p w14:paraId="220D2568" w14:textId="77777777" w:rsidR="00970320" w:rsidRDefault="00256545" w:rsidP="00970320">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Meskipun pertumbuhan ekonomi di Indonesia bisa dibilang cukup besar setiap tahunnya, namun masih sering terjadi kesenjangan ekonomi dan sosial di masyarakat. Penyebabnya adalah sebagian besar masyarakat masih minim pengetahuan dan keterampilann</w:t>
      </w:r>
      <w:ins w:id="11" w:author="Mega" w:date="2020-03-24T20:34:00Z">
        <w:r w:rsidR="00FA338A">
          <w:rPr>
            <w:rFonts w:ascii="Times New Roman" w:hAnsi="Times New Roman" w:cs="Times New Roman"/>
            <w:color w:val="000000" w:themeColor="text1"/>
            <w:sz w:val="24"/>
            <w:szCs w:val="24"/>
          </w:rPr>
          <w:t xml:space="preserve"> </w:t>
        </w:r>
      </w:ins>
      <w:r w:rsidRPr="008B3B82">
        <w:rPr>
          <w:rFonts w:ascii="Times New Roman" w:hAnsi="Times New Roman" w:cs="Times New Roman"/>
          <w:color w:val="000000" w:themeColor="text1"/>
          <w:sz w:val="24"/>
          <w:szCs w:val="24"/>
        </w:rPr>
        <w:t>ya dalam literasi keuangan yang mengakibatkan rendahnya pemanfaatan produk perbankan.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w:t>
      </w:r>
      <w:r w:rsidR="00E7222D">
        <w:rPr>
          <w:rFonts w:ascii="Times New Roman" w:hAnsi="Times New Roman" w:cs="Times New Roman"/>
          <w:color w:val="000000" w:themeColor="text1"/>
          <w:sz w:val="24"/>
          <w:szCs w:val="24"/>
        </w:rPr>
        <w:t xml:space="preserve"> </w:t>
      </w:r>
    </w:p>
    <w:p w14:paraId="68219AD6" w14:textId="2F9C80FD" w:rsidR="00B717BD" w:rsidRPr="00B717BD" w:rsidRDefault="00E7222D" w:rsidP="00970320">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Menurut OJK (2019) </w:t>
      </w:r>
      <w:r w:rsidRPr="00E7222D">
        <w:rPr>
          <w:rFonts w:ascii="Times New Roman" w:hAnsi="Times New Roman" w:cs="Times New Roman"/>
          <w:color w:val="000000" w:themeColor="text1"/>
          <w:sz w:val="24"/>
          <w:szCs w:val="24"/>
        </w:rPr>
        <w:t>pada tahun 2019 menunjukkan indeks literasi keuangan mencapai 38,03% dan indeks inklusi keuangan 76,19%. Angka tersebut meningkat dibanding hasil survei OJK 2016 yaitu indeks literasi keuangan 29,7% dan indeks inklusi keuangan 67,8%. Dengan demikian dalam 3 tahun terakhir terdapat peningkatan pemahaman keuangan (literasi) masyarakat sebesar 8,33%, serta peningkatan akses terhadap produk dan layanan jasa keuangan (inklusi keuangan) sebesar 8,39%.</w:t>
      </w:r>
      <w:commentRangeEnd w:id="7"/>
      <w:r w:rsidR="005403BE">
        <w:rPr>
          <w:rStyle w:val="CommentReference"/>
        </w:rPr>
        <w:commentReference w:id="7"/>
      </w:r>
    </w:p>
    <w:p w14:paraId="635E74E8" w14:textId="27CC6A95" w:rsidR="00EC5420" w:rsidRDefault="00EC5420" w:rsidP="00EC5420">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E6499F8" w14:textId="64462E7B" w:rsidR="00EC5420" w:rsidRDefault="00EC5420" w:rsidP="00B717BD">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Indeks Literasi Keuangan Masyarakat Indonesia tahun 2016</w:t>
      </w:r>
    </w:p>
    <w:p w14:paraId="5791DE16" w14:textId="1FA9296E" w:rsidR="00EC5420" w:rsidRDefault="00EC5420" w:rsidP="00EC542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Otoritas Jasa Keuangan (2017)</w:t>
      </w:r>
    </w:p>
    <w:p w14:paraId="7A84709B" w14:textId="45E0DBAD" w:rsidR="00E003BC" w:rsidRPr="00E003BC" w:rsidRDefault="00B717BD" w:rsidP="00B717B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655FA457" w14:textId="1BA618A7" w:rsidR="00E003BC" w:rsidRDefault="00E003BC" w:rsidP="00B717BD">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CD1CBD5" w14:textId="790A17A8" w:rsidR="00E003BC" w:rsidRDefault="00E003BC" w:rsidP="00E003B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Indeks Inklusi Keuangan Masyarakat Indonesia tahun 2016</w:t>
      </w:r>
    </w:p>
    <w:p w14:paraId="4E0C7A76" w14:textId="2A3603D4" w:rsidR="00E003BC" w:rsidRDefault="00E003BC" w:rsidP="00E003B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Otoritas Jasa Keuangan (2017)</w:t>
      </w:r>
    </w:p>
    <w:p w14:paraId="7BAAAC60" w14:textId="55E71B0C" w:rsidR="00A13AAD" w:rsidRPr="00E003BC" w:rsidRDefault="00A13AAD" w:rsidP="00A13AA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Sementara secara keseluruhan rata-rata indeks inklusi keuangan nasional di Indonesia pada tahun 2016 adalah 67,8%. Berdasarkan grafik di atas, terdapat 16 dari 34 provinsi yang memiliki indeks literasi keuangan di atas rata-rata nasional dengan 3 yang tertinggi yaitu DKI Jakarta, DI Yogyakarta, dan Bali.</w:t>
      </w:r>
    </w:p>
    <w:p w14:paraId="517C43A2" w14:textId="39B7E1F7" w:rsidR="00256545" w:rsidRPr="008B3B82" w:rsidRDefault="00256545" w:rsidP="00930F07">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Secara umum inklusi keuangan dapat diartikan sebagai hak setiap orang untuk memiliki akses dan layanan penuh dari lembaga keuangan secara efektif dan efisien. Menurut Salim (2014), keuangan inklusif adalah suatu keadaan dimana mayoritas individu dapat memanfaatkan jasa keuangan yang tersedia serta meminimalisir adanya kelompok individu yang belum sadar akan manfaat akses keuangan melalui akses yang telah tersedia tanpa biaya yang tinggi. </w:t>
      </w:r>
    </w:p>
    <w:p w14:paraId="061D856B" w14:textId="2351B869" w:rsidR="009A0044" w:rsidRPr="008B3B82" w:rsidRDefault="00256545" w:rsidP="00132BFA">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lastRenderedPageBreak/>
        <w:t xml:space="preserve">Oleh karena itu </w:t>
      </w:r>
      <w:r w:rsidRPr="008B3B82">
        <w:rPr>
          <w:rFonts w:ascii="Times New Roman" w:hAnsi="Times New Roman" w:cs="Times New Roman"/>
          <w:i/>
          <w:iCs/>
          <w:color w:val="000000" w:themeColor="text1"/>
          <w:sz w:val="24"/>
          <w:szCs w:val="24"/>
        </w:rPr>
        <w:t xml:space="preserve">mobile banking </w:t>
      </w:r>
      <w:r w:rsidRPr="008B3B82">
        <w:rPr>
          <w:rFonts w:ascii="Times New Roman" w:hAnsi="Times New Roman" w:cs="Times New Roman"/>
          <w:color w:val="000000" w:themeColor="text1"/>
          <w:sz w:val="24"/>
          <w:szCs w:val="24"/>
        </w:rPr>
        <w:t xml:space="preserve">dan literasi keuangan berpengaruh terhadap inklusi keuangan. Semakin berkembangnya teknologi dan tingkat pemahaman masyarakat dapat membangun perekonomian Indonesia ke arah yang lebih baik dan stabil. Dengan begitu masyarakat dapat hidup sejahtera dan mengurangi tingkat kesenjangan sosial. </w:t>
      </w:r>
      <w:r w:rsidR="00442E90">
        <w:rPr>
          <w:rFonts w:ascii="Times New Roman" w:hAnsi="Times New Roman" w:cs="Times New Roman"/>
          <w:color w:val="000000" w:themeColor="text1"/>
          <w:sz w:val="24"/>
          <w:szCs w:val="24"/>
        </w:rPr>
        <w:t xml:space="preserve"> Penulis memilih daerah Jabodetabek sebagai sasaran penelitian karena sesuai dengan data yang ada, Jabodetabek masih masuk dalam jajaran provinsi dengan persentase yang di atas rata-rata sehingga data yang didapatkan akan lebih valid.</w:t>
      </w:r>
    </w:p>
    <w:p w14:paraId="5CFB1355" w14:textId="0B3350D6"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Rumusan Masalah</w:t>
      </w:r>
    </w:p>
    <w:p w14:paraId="7F211DCB" w14:textId="77777777" w:rsidR="008B3B82" w:rsidRPr="00DA2B3D" w:rsidRDefault="008B3B82" w:rsidP="008B3B82">
      <w:pPr>
        <w:spacing w:after="0" w:line="360" w:lineRule="auto"/>
        <w:jc w:val="both"/>
        <w:rPr>
          <w:rFonts w:ascii="Times New Roman" w:hAnsi="Times New Roman" w:cs="Times New Roman"/>
          <w:sz w:val="24"/>
          <w:szCs w:val="24"/>
        </w:rPr>
      </w:pPr>
      <w:r w:rsidRPr="00DA2B3D">
        <w:rPr>
          <w:rFonts w:ascii="Times New Roman" w:hAnsi="Times New Roman" w:cs="Times New Roman"/>
          <w:sz w:val="24"/>
          <w:szCs w:val="24"/>
        </w:rPr>
        <w:t>Berdasarkan latar belakang yang telah dikemukakan di atas, maka dapat ditentukan masalah dalam penelitian ini sebagai berikut:</w:t>
      </w:r>
    </w:p>
    <w:p w14:paraId="3480F686" w14:textId="1FC209D4" w:rsidR="008B3B82" w:rsidRPr="00DA2B3D" w:rsidRDefault="008B3B82" w:rsidP="008B3B82">
      <w:pPr>
        <w:pStyle w:val="ListParagraph"/>
        <w:numPr>
          <w:ilvl w:val="0"/>
          <w:numId w:val="3"/>
        </w:numPr>
        <w:spacing w:after="0" w:line="360" w:lineRule="auto"/>
        <w:ind w:left="426" w:hanging="437"/>
        <w:jc w:val="both"/>
        <w:rPr>
          <w:rFonts w:ascii="Times New Roman" w:hAnsi="Times New Roman" w:cs="Times New Roman"/>
          <w:sz w:val="24"/>
          <w:szCs w:val="24"/>
        </w:rPr>
      </w:pPr>
      <w:r w:rsidRPr="00DA2B3D">
        <w:rPr>
          <w:rFonts w:ascii="Times New Roman" w:hAnsi="Times New Roman" w:cs="Times New Roman"/>
          <w:sz w:val="24"/>
          <w:szCs w:val="24"/>
        </w:rPr>
        <w:t xml:space="preserve">Apakah terdapat pengaruh </w:t>
      </w:r>
      <w:r w:rsidR="00610892">
        <w:rPr>
          <w:rFonts w:ascii="Times New Roman" w:hAnsi="Times New Roman" w:cs="Times New Roman"/>
          <w:i/>
          <w:iCs/>
          <w:sz w:val="24"/>
          <w:szCs w:val="24"/>
        </w:rPr>
        <w:t>personal innovativeness</w:t>
      </w:r>
      <w:r w:rsidRPr="00DA2B3D">
        <w:rPr>
          <w:rFonts w:ascii="Times New Roman" w:hAnsi="Times New Roman" w:cs="Times New Roman"/>
          <w:sz w:val="24"/>
          <w:szCs w:val="24"/>
        </w:rPr>
        <w:t xml:space="preserve"> terhadap inklusi keuangan</w:t>
      </w:r>
      <w:r w:rsidR="005A01D3">
        <w:rPr>
          <w:rFonts w:ascii="Times New Roman" w:hAnsi="Times New Roman" w:cs="Times New Roman"/>
          <w:sz w:val="24"/>
          <w:szCs w:val="24"/>
        </w:rPr>
        <w:t xml:space="preserve"> di daerah </w:t>
      </w:r>
      <w:commentRangeStart w:id="12"/>
      <w:r w:rsidR="005A01D3">
        <w:rPr>
          <w:rFonts w:ascii="Times New Roman" w:hAnsi="Times New Roman" w:cs="Times New Roman"/>
          <w:sz w:val="24"/>
          <w:szCs w:val="24"/>
        </w:rPr>
        <w:t>Jabodetabek</w:t>
      </w:r>
      <w:r w:rsidRPr="00DA2B3D">
        <w:rPr>
          <w:rFonts w:ascii="Times New Roman" w:hAnsi="Times New Roman" w:cs="Times New Roman"/>
          <w:sz w:val="24"/>
          <w:szCs w:val="24"/>
        </w:rPr>
        <w:t>?</w:t>
      </w:r>
      <w:commentRangeEnd w:id="12"/>
      <w:r w:rsidR="00442175">
        <w:rPr>
          <w:rStyle w:val="CommentReference"/>
        </w:rPr>
        <w:commentReference w:id="12"/>
      </w:r>
    </w:p>
    <w:p w14:paraId="4AB0E3D4" w14:textId="49847499" w:rsidR="008B3B82" w:rsidRDefault="008B3B8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sidRPr="00DA2B3D">
        <w:rPr>
          <w:rFonts w:ascii="Times New Roman" w:hAnsi="Times New Roman" w:cs="Times New Roman"/>
          <w:sz w:val="24"/>
          <w:szCs w:val="24"/>
        </w:rPr>
        <w:t xml:space="preserve">Apakah terdapat pengaruh </w:t>
      </w:r>
      <w:r w:rsidR="00610892">
        <w:rPr>
          <w:rFonts w:ascii="Times New Roman" w:hAnsi="Times New Roman" w:cs="Times New Roman"/>
          <w:i/>
          <w:iCs/>
          <w:sz w:val="24"/>
          <w:szCs w:val="24"/>
        </w:rPr>
        <w:t>m-banking knowledge</w:t>
      </w:r>
      <w:r w:rsidRPr="00DA2B3D">
        <w:rPr>
          <w:rFonts w:ascii="Times New Roman" w:hAnsi="Times New Roman" w:cs="Times New Roman"/>
          <w:sz w:val="24"/>
          <w:szCs w:val="24"/>
        </w:rPr>
        <w:t xml:space="preserve"> terhadap inklusi keuangan</w:t>
      </w:r>
      <w:r w:rsidR="005A01D3">
        <w:rPr>
          <w:rFonts w:ascii="Times New Roman" w:hAnsi="Times New Roman" w:cs="Times New Roman"/>
          <w:sz w:val="24"/>
          <w:szCs w:val="24"/>
        </w:rPr>
        <w:t xml:space="preserve"> di daerah Jabodetabek</w:t>
      </w:r>
      <w:r w:rsidRPr="00DA2B3D">
        <w:rPr>
          <w:rFonts w:ascii="Times New Roman" w:hAnsi="Times New Roman" w:cs="Times New Roman"/>
          <w:sz w:val="24"/>
          <w:szCs w:val="24"/>
        </w:rPr>
        <w:t>?</w:t>
      </w:r>
    </w:p>
    <w:p w14:paraId="0BAA7365" w14:textId="57E721C6" w:rsidR="00610892" w:rsidRDefault="0061089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Pr>
          <w:rFonts w:ascii="Times New Roman" w:hAnsi="Times New Roman" w:cs="Times New Roman"/>
          <w:sz w:val="24"/>
          <w:szCs w:val="24"/>
        </w:rPr>
        <w:t>Apakah terdapat pengaruh pengetahuan keuangan terhadap inklusi keuangan</w:t>
      </w:r>
      <w:r w:rsidR="005A01D3">
        <w:rPr>
          <w:rFonts w:ascii="Times New Roman" w:hAnsi="Times New Roman" w:cs="Times New Roman"/>
          <w:sz w:val="24"/>
          <w:szCs w:val="24"/>
        </w:rPr>
        <w:t xml:space="preserve"> di daerah Jabodetabek</w:t>
      </w:r>
      <w:r>
        <w:rPr>
          <w:rFonts w:ascii="Times New Roman" w:hAnsi="Times New Roman" w:cs="Times New Roman"/>
          <w:sz w:val="24"/>
          <w:szCs w:val="24"/>
        </w:rPr>
        <w:t>?</w:t>
      </w:r>
    </w:p>
    <w:p w14:paraId="70C1397D" w14:textId="0FF713D4" w:rsidR="00610892" w:rsidRDefault="0061089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Pr>
          <w:rFonts w:ascii="Times New Roman" w:hAnsi="Times New Roman" w:cs="Times New Roman"/>
          <w:sz w:val="24"/>
          <w:szCs w:val="24"/>
        </w:rPr>
        <w:t>Apakah terdapat pengaruh perilaku keuangan terhadap inklusi keuangan</w:t>
      </w:r>
      <w:r w:rsidR="005A01D3">
        <w:rPr>
          <w:rFonts w:ascii="Times New Roman" w:hAnsi="Times New Roman" w:cs="Times New Roman"/>
          <w:sz w:val="24"/>
          <w:szCs w:val="24"/>
        </w:rPr>
        <w:t xml:space="preserve"> di daerah Jabodetabek</w:t>
      </w:r>
      <w:r>
        <w:rPr>
          <w:rFonts w:ascii="Times New Roman" w:hAnsi="Times New Roman" w:cs="Times New Roman"/>
          <w:sz w:val="24"/>
          <w:szCs w:val="24"/>
        </w:rPr>
        <w:t>?</w:t>
      </w:r>
    </w:p>
    <w:p w14:paraId="4E0EED36" w14:textId="33E56D65" w:rsidR="00610892" w:rsidRPr="008B3B82" w:rsidRDefault="0061089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Pr>
          <w:rFonts w:ascii="Times New Roman" w:hAnsi="Times New Roman" w:cs="Times New Roman"/>
          <w:sz w:val="24"/>
          <w:szCs w:val="24"/>
        </w:rPr>
        <w:t>Apakah terdapat pengaruh sikap keuangan terhadap inklusi keuangan</w:t>
      </w:r>
      <w:r w:rsidR="005A01D3">
        <w:rPr>
          <w:rFonts w:ascii="Times New Roman" w:hAnsi="Times New Roman" w:cs="Times New Roman"/>
          <w:sz w:val="24"/>
          <w:szCs w:val="24"/>
        </w:rPr>
        <w:t xml:space="preserve"> di daerah Jabodetabek</w:t>
      </w:r>
      <w:r>
        <w:rPr>
          <w:rFonts w:ascii="Times New Roman" w:hAnsi="Times New Roman" w:cs="Times New Roman"/>
          <w:sz w:val="24"/>
          <w:szCs w:val="24"/>
        </w:rPr>
        <w:t>?</w:t>
      </w:r>
    </w:p>
    <w:p w14:paraId="5C4718AB" w14:textId="1B72C700" w:rsidR="009A0044" w:rsidRDefault="009A0044" w:rsidP="00ED1C40">
      <w:pPr>
        <w:pStyle w:val="Heading2"/>
        <w:numPr>
          <w:ilvl w:val="1"/>
          <w:numId w:val="2"/>
        </w:numPr>
        <w:spacing w:before="240"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Tujuan Penelitian</w:t>
      </w:r>
    </w:p>
    <w:p w14:paraId="30BAFCD5" w14:textId="0B86BC95" w:rsidR="00ED1C40" w:rsidRPr="00DA2B3D" w:rsidRDefault="00BA3856" w:rsidP="00ED1C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latar belakang dan rumusan masalah yang telah diuraikan, maka t</w:t>
      </w:r>
      <w:r w:rsidR="00ED1C40" w:rsidRPr="00DA2B3D">
        <w:rPr>
          <w:rFonts w:ascii="Times New Roman" w:hAnsi="Times New Roman" w:cs="Times New Roman"/>
          <w:sz w:val="24"/>
          <w:szCs w:val="24"/>
        </w:rPr>
        <w:t>ujuan yang diharapkan untuk dicapai pada penelitian ini adalah</w:t>
      </w:r>
    </w:p>
    <w:p w14:paraId="1082430F" w14:textId="7F2ED199" w:rsidR="00ED1C40" w:rsidRPr="00DA2B3D" w:rsidRDefault="007A5EC7" w:rsidP="00ED1C40">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Untuk mengetahui bahwa </w:t>
      </w:r>
      <w:r>
        <w:rPr>
          <w:rFonts w:ascii="Times New Roman" w:hAnsi="Times New Roman" w:cs="Times New Roman"/>
          <w:i/>
          <w:iCs/>
          <w:sz w:val="24"/>
          <w:szCs w:val="24"/>
        </w:rPr>
        <w:t xml:space="preserve">personal innovativeness </w:t>
      </w:r>
      <w:r>
        <w:rPr>
          <w:rFonts w:ascii="Times New Roman" w:hAnsi="Times New Roman" w:cs="Times New Roman"/>
          <w:sz w:val="24"/>
          <w:szCs w:val="24"/>
        </w:rPr>
        <w:t>mempunyai</w:t>
      </w:r>
      <w:ins w:id="13" w:author="Shinta Amalina Hazrati H" w:date="2020-03-21T10:26:00Z">
        <w:r w:rsidR="00442175">
          <w:rPr>
            <w:rFonts w:ascii="Times New Roman" w:hAnsi="Times New Roman" w:cs="Times New Roman"/>
            <w:sz w:val="24"/>
            <w:szCs w:val="24"/>
          </w:rPr>
          <w:t xml:space="preserve"> </w:t>
        </w:r>
      </w:ins>
      <w:r w:rsidR="00ED1C40" w:rsidRPr="00DA2B3D">
        <w:rPr>
          <w:rFonts w:ascii="Times New Roman" w:hAnsi="Times New Roman" w:cs="Times New Roman"/>
          <w:sz w:val="24"/>
          <w:szCs w:val="24"/>
        </w:rPr>
        <w:t xml:space="preserve">pengaruh </w:t>
      </w:r>
      <w:r>
        <w:rPr>
          <w:rFonts w:ascii="Times New Roman" w:hAnsi="Times New Roman" w:cs="Times New Roman"/>
          <w:sz w:val="24"/>
          <w:szCs w:val="24"/>
        </w:rPr>
        <w:t xml:space="preserve">positif </w:t>
      </w:r>
      <w:r w:rsidR="00ED1C40" w:rsidRPr="00DA2B3D">
        <w:rPr>
          <w:rFonts w:ascii="Times New Roman" w:hAnsi="Times New Roman" w:cs="Times New Roman"/>
          <w:sz w:val="24"/>
          <w:szCs w:val="24"/>
        </w:rPr>
        <w:t>terhadap inklusi keuangan</w:t>
      </w:r>
      <w:r w:rsidR="005A01D3">
        <w:rPr>
          <w:rFonts w:ascii="Times New Roman" w:hAnsi="Times New Roman" w:cs="Times New Roman"/>
          <w:sz w:val="24"/>
          <w:szCs w:val="24"/>
        </w:rPr>
        <w:t xml:space="preserve"> di daerah Jabodetabek.</w:t>
      </w:r>
    </w:p>
    <w:p w14:paraId="24A8DABF" w14:textId="57520050" w:rsidR="007A5EC7" w:rsidRPr="00DA2B3D" w:rsidRDefault="007A5EC7" w:rsidP="007A5EC7">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Untuk mengetahui bahwa </w:t>
      </w:r>
      <w:r>
        <w:rPr>
          <w:rFonts w:ascii="Times New Roman" w:hAnsi="Times New Roman" w:cs="Times New Roman"/>
          <w:i/>
          <w:iCs/>
          <w:sz w:val="24"/>
          <w:szCs w:val="24"/>
        </w:rPr>
        <w:t>m-banking knowledge</w:t>
      </w:r>
      <w:r w:rsidRPr="00DA2B3D">
        <w:rPr>
          <w:rFonts w:ascii="Times New Roman" w:hAnsi="Times New Roman" w:cs="Times New Roman"/>
          <w:sz w:val="24"/>
          <w:szCs w:val="24"/>
        </w:rPr>
        <w:t xml:space="preserve"> </w:t>
      </w:r>
      <w:r>
        <w:rPr>
          <w:rFonts w:ascii="Times New Roman" w:hAnsi="Times New Roman" w:cs="Times New Roman"/>
          <w:sz w:val="24"/>
          <w:szCs w:val="24"/>
        </w:rPr>
        <w:t>mempunyai</w:t>
      </w:r>
      <w:ins w:id="14" w:author="Shinta Amalina Hazrati H" w:date="2020-03-21T10:26:00Z">
        <w:r>
          <w:rPr>
            <w:rFonts w:ascii="Times New Roman" w:hAnsi="Times New Roman" w:cs="Times New Roman"/>
            <w:sz w:val="24"/>
            <w:szCs w:val="24"/>
          </w:rPr>
          <w:t xml:space="preserve"> </w:t>
        </w:r>
      </w:ins>
      <w:r w:rsidRPr="00DA2B3D">
        <w:rPr>
          <w:rFonts w:ascii="Times New Roman" w:hAnsi="Times New Roman" w:cs="Times New Roman"/>
          <w:sz w:val="24"/>
          <w:szCs w:val="24"/>
        </w:rPr>
        <w:t xml:space="preserve">pengaruh </w:t>
      </w:r>
      <w:r>
        <w:rPr>
          <w:rFonts w:ascii="Times New Roman" w:hAnsi="Times New Roman" w:cs="Times New Roman"/>
          <w:sz w:val="24"/>
          <w:szCs w:val="24"/>
        </w:rPr>
        <w:t xml:space="preserve">positif </w:t>
      </w:r>
      <w:r w:rsidRPr="00DA2B3D">
        <w:rPr>
          <w:rFonts w:ascii="Times New Roman" w:hAnsi="Times New Roman" w:cs="Times New Roman"/>
          <w:sz w:val="24"/>
          <w:szCs w:val="24"/>
        </w:rPr>
        <w:t>terhadap inklusi keuangan</w:t>
      </w:r>
      <w:r>
        <w:rPr>
          <w:rFonts w:ascii="Times New Roman" w:hAnsi="Times New Roman" w:cs="Times New Roman"/>
          <w:sz w:val="24"/>
          <w:szCs w:val="24"/>
        </w:rPr>
        <w:t xml:space="preserve"> di daerah Jabodetabek.</w:t>
      </w:r>
    </w:p>
    <w:p w14:paraId="60DE8F9F" w14:textId="43E07C16" w:rsidR="00126CEC" w:rsidRPr="00DA2B3D" w:rsidRDefault="00126CEC" w:rsidP="00126CEC">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Untuk mengetahu</w:t>
      </w:r>
      <w:bookmarkStart w:id="15" w:name="_GoBack"/>
      <w:bookmarkEnd w:id="15"/>
      <w:r>
        <w:rPr>
          <w:rFonts w:ascii="Times New Roman" w:hAnsi="Times New Roman" w:cs="Times New Roman"/>
          <w:sz w:val="24"/>
          <w:szCs w:val="24"/>
        </w:rPr>
        <w:t>i bahwa pengetahuan keuangan mempunyai</w:t>
      </w:r>
      <w:ins w:id="16" w:author="Shinta Amalina Hazrati H" w:date="2020-03-21T10:26:00Z">
        <w:r>
          <w:rPr>
            <w:rFonts w:ascii="Times New Roman" w:hAnsi="Times New Roman" w:cs="Times New Roman"/>
            <w:sz w:val="24"/>
            <w:szCs w:val="24"/>
          </w:rPr>
          <w:t xml:space="preserve"> </w:t>
        </w:r>
      </w:ins>
      <w:r w:rsidRPr="00DA2B3D">
        <w:rPr>
          <w:rFonts w:ascii="Times New Roman" w:hAnsi="Times New Roman" w:cs="Times New Roman"/>
          <w:sz w:val="24"/>
          <w:szCs w:val="24"/>
        </w:rPr>
        <w:t xml:space="preserve">pengaruh </w:t>
      </w:r>
      <w:r>
        <w:rPr>
          <w:rFonts w:ascii="Times New Roman" w:hAnsi="Times New Roman" w:cs="Times New Roman"/>
          <w:sz w:val="24"/>
          <w:szCs w:val="24"/>
        </w:rPr>
        <w:t xml:space="preserve">positif </w:t>
      </w:r>
      <w:r w:rsidRPr="00DA2B3D">
        <w:rPr>
          <w:rFonts w:ascii="Times New Roman" w:hAnsi="Times New Roman" w:cs="Times New Roman"/>
          <w:sz w:val="24"/>
          <w:szCs w:val="24"/>
        </w:rPr>
        <w:t>terhadap inklusi keuangan</w:t>
      </w:r>
      <w:r>
        <w:rPr>
          <w:rFonts w:ascii="Times New Roman" w:hAnsi="Times New Roman" w:cs="Times New Roman"/>
          <w:sz w:val="24"/>
          <w:szCs w:val="24"/>
        </w:rPr>
        <w:t xml:space="preserve"> di daerah Jabodetabek.</w:t>
      </w:r>
    </w:p>
    <w:p w14:paraId="5538B91A" w14:textId="15560903" w:rsidR="00126CEC" w:rsidRPr="00DA2B3D" w:rsidRDefault="00126CEC" w:rsidP="00126CEC">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Untuk mengetahui bahwa perilaku keuangan</w:t>
      </w:r>
      <w:r>
        <w:rPr>
          <w:rFonts w:ascii="Times New Roman" w:hAnsi="Times New Roman" w:cs="Times New Roman"/>
          <w:sz w:val="24"/>
          <w:szCs w:val="24"/>
        </w:rPr>
        <w:t xml:space="preserve"> </w:t>
      </w:r>
      <w:r>
        <w:rPr>
          <w:rFonts w:ascii="Times New Roman" w:hAnsi="Times New Roman" w:cs="Times New Roman"/>
          <w:sz w:val="24"/>
          <w:szCs w:val="24"/>
        </w:rPr>
        <w:t>mempunyai</w:t>
      </w:r>
      <w:ins w:id="17" w:author="Shinta Amalina Hazrati H" w:date="2020-03-21T10:26:00Z">
        <w:r>
          <w:rPr>
            <w:rFonts w:ascii="Times New Roman" w:hAnsi="Times New Roman" w:cs="Times New Roman"/>
            <w:sz w:val="24"/>
            <w:szCs w:val="24"/>
          </w:rPr>
          <w:t xml:space="preserve"> </w:t>
        </w:r>
      </w:ins>
      <w:r w:rsidRPr="00DA2B3D">
        <w:rPr>
          <w:rFonts w:ascii="Times New Roman" w:hAnsi="Times New Roman" w:cs="Times New Roman"/>
          <w:sz w:val="24"/>
          <w:szCs w:val="24"/>
        </w:rPr>
        <w:t xml:space="preserve">pengaruh </w:t>
      </w:r>
      <w:r>
        <w:rPr>
          <w:rFonts w:ascii="Times New Roman" w:hAnsi="Times New Roman" w:cs="Times New Roman"/>
          <w:sz w:val="24"/>
          <w:szCs w:val="24"/>
        </w:rPr>
        <w:t xml:space="preserve">positif </w:t>
      </w:r>
      <w:r w:rsidRPr="00DA2B3D">
        <w:rPr>
          <w:rFonts w:ascii="Times New Roman" w:hAnsi="Times New Roman" w:cs="Times New Roman"/>
          <w:sz w:val="24"/>
          <w:szCs w:val="24"/>
        </w:rPr>
        <w:t>terhadap inklusi keuangan</w:t>
      </w:r>
      <w:r>
        <w:rPr>
          <w:rFonts w:ascii="Times New Roman" w:hAnsi="Times New Roman" w:cs="Times New Roman"/>
          <w:sz w:val="24"/>
          <w:szCs w:val="24"/>
        </w:rPr>
        <w:t xml:space="preserve"> di daerah Jabodetabek.</w:t>
      </w:r>
    </w:p>
    <w:p w14:paraId="7C21FB53" w14:textId="3CDCBAA2" w:rsidR="00126CEC" w:rsidRPr="00DA2B3D" w:rsidRDefault="00126CEC" w:rsidP="00126CEC">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Untuk mengetahui bahwa sikap keuangan mempunyai</w:t>
      </w:r>
      <w:ins w:id="18" w:author="Shinta Amalina Hazrati H" w:date="2020-03-21T10:26:00Z">
        <w:r>
          <w:rPr>
            <w:rFonts w:ascii="Times New Roman" w:hAnsi="Times New Roman" w:cs="Times New Roman"/>
            <w:sz w:val="24"/>
            <w:szCs w:val="24"/>
          </w:rPr>
          <w:t xml:space="preserve"> </w:t>
        </w:r>
      </w:ins>
      <w:r w:rsidRPr="00DA2B3D">
        <w:rPr>
          <w:rFonts w:ascii="Times New Roman" w:hAnsi="Times New Roman" w:cs="Times New Roman"/>
          <w:sz w:val="24"/>
          <w:szCs w:val="24"/>
        </w:rPr>
        <w:t xml:space="preserve">pengaruh </w:t>
      </w:r>
      <w:r>
        <w:rPr>
          <w:rFonts w:ascii="Times New Roman" w:hAnsi="Times New Roman" w:cs="Times New Roman"/>
          <w:sz w:val="24"/>
          <w:szCs w:val="24"/>
        </w:rPr>
        <w:t xml:space="preserve">positif </w:t>
      </w:r>
      <w:r w:rsidRPr="00DA2B3D">
        <w:rPr>
          <w:rFonts w:ascii="Times New Roman" w:hAnsi="Times New Roman" w:cs="Times New Roman"/>
          <w:sz w:val="24"/>
          <w:szCs w:val="24"/>
        </w:rPr>
        <w:t>terhadap inklusi keuangan</w:t>
      </w:r>
      <w:r>
        <w:rPr>
          <w:rFonts w:ascii="Times New Roman" w:hAnsi="Times New Roman" w:cs="Times New Roman"/>
          <w:sz w:val="24"/>
          <w:szCs w:val="24"/>
        </w:rPr>
        <w:t xml:space="preserve"> di daerah Jabodetabek.</w:t>
      </w:r>
    </w:p>
    <w:p w14:paraId="24726E6E" w14:textId="2776D323"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Manfaat Penelitian</w:t>
      </w:r>
    </w:p>
    <w:p w14:paraId="408E9C55" w14:textId="1FF88936" w:rsidR="00ED1C40" w:rsidRPr="00DA2B3D" w:rsidRDefault="006F3BC8" w:rsidP="00ED1C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tujuan diatas, maka a</w:t>
      </w:r>
      <w:r w:rsidR="00ED1C40" w:rsidRPr="00DA2B3D">
        <w:rPr>
          <w:rFonts w:ascii="Times New Roman" w:hAnsi="Times New Roman" w:cs="Times New Roman"/>
          <w:sz w:val="24"/>
          <w:szCs w:val="24"/>
        </w:rPr>
        <w:t>dapun manfaat dari penelitian ini sebagai berikut</w:t>
      </w:r>
    </w:p>
    <w:p w14:paraId="3A10347B" w14:textId="1470E3D0" w:rsidR="00ED1C40" w:rsidRPr="00DA2B3D" w:rsidRDefault="006F3BC8" w:rsidP="00ED1C40">
      <w:pPr>
        <w:pStyle w:val="ListParagraph"/>
        <w:numPr>
          <w:ilvl w:val="0"/>
          <w:numId w:val="5"/>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P</w:t>
      </w:r>
      <w:r w:rsidR="00ED1C40" w:rsidRPr="00DA2B3D">
        <w:rPr>
          <w:rFonts w:ascii="Times New Roman" w:hAnsi="Times New Roman" w:cs="Times New Roman"/>
          <w:sz w:val="24"/>
          <w:szCs w:val="24"/>
        </w:rPr>
        <w:t>eneliti</w:t>
      </w:r>
    </w:p>
    <w:p w14:paraId="1ABA3717" w14:textId="4B7DE628" w:rsidR="00ED1C40" w:rsidRPr="00DA2B3D" w:rsidRDefault="00ED1C40" w:rsidP="00ED1C40">
      <w:pPr>
        <w:pStyle w:val="ListParagraph"/>
        <w:numPr>
          <w:ilvl w:val="1"/>
          <w:numId w:val="5"/>
        </w:numPr>
        <w:spacing w:after="0"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 xml:space="preserve">Menambah pengetahuan dan informasi khususnya mengenai </w:t>
      </w:r>
      <w:commentRangeStart w:id="19"/>
      <w:r w:rsidRPr="00DA2B3D">
        <w:rPr>
          <w:rFonts w:ascii="Times New Roman" w:hAnsi="Times New Roman" w:cs="Times New Roman"/>
          <w:sz w:val="24"/>
          <w:szCs w:val="24"/>
        </w:rPr>
        <w:t>inklusi keuangan</w:t>
      </w:r>
      <w:r w:rsidR="00F4356E">
        <w:rPr>
          <w:rFonts w:ascii="Times New Roman" w:hAnsi="Times New Roman" w:cs="Times New Roman"/>
          <w:sz w:val="24"/>
          <w:szCs w:val="24"/>
        </w:rPr>
        <w:t xml:space="preserve">, literasi keuangan, dan </w:t>
      </w:r>
      <w:r w:rsidR="00F4356E">
        <w:rPr>
          <w:rFonts w:ascii="Times New Roman" w:hAnsi="Times New Roman" w:cs="Times New Roman"/>
          <w:i/>
          <w:iCs/>
          <w:sz w:val="24"/>
          <w:szCs w:val="24"/>
        </w:rPr>
        <w:t>mobile banking</w:t>
      </w:r>
      <w:r w:rsidRPr="00DA2B3D">
        <w:rPr>
          <w:rFonts w:ascii="Times New Roman" w:hAnsi="Times New Roman" w:cs="Times New Roman"/>
          <w:sz w:val="24"/>
          <w:szCs w:val="24"/>
        </w:rPr>
        <w:t>.</w:t>
      </w:r>
      <w:commentRangeEnd w:id="19"/>
      <w:r w:rsidR="00442175">
        <w:rPr>
          <w:rStyle w:val="CommentReference"/>
        </w:rPr>
        <w:commentReference w:id="19"/>
      </w:r>
    </w:p>
    <w:p w14:paraId="74E0301D" w14:textId="77777777" w:rsidR="00ED1C40" w:rsidRPr="00DA2B3D"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Menambah pengetahuan khususnya untuk lebih memahami faktor-faktor yang mempengaruhi inklusi keuangan.</w:t>
      </w:r>
    </w:p>
    <w:p w14:paraId="57A2C2AB" w14:textId="3C08CC3C" w:rsidR="00ED1C40" w:rsidRPr="00DA2B3D" w:rsidRDefault="006F3BC8" w:rsidP="00ED1C40">
      <w:pPr>
        <w:pStyle w:val="ListParagraph"/>
        <w:numPr>
          <w:ilvl w:val="0"/>
          <w:numId w:val="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M</w:t>
      </w:r>
      <w:r w:rsidR="00ED1C40" w:rsidRPr="00DA2B3D">
        <w:rPr>
          <w:rFonts w:ascii="Times New Roman" w:hAnsi="Times New Roman" w:cs="Times New Roman"/>
          <w:sz w:val="24"/>
          <w:szCs w:val="24"/>
        </w:rPr>
        <w:t>asyarakat di Jabodetabek</w:t>
      </w:r>
    </w:p>
    <w:p w14:paraId="1A12F6F6" w14:textId="356996C9" w:rsidR="00ED1C40"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Sebagai bahan pembelajaran untuk mengetahui lebih banyak mengenai inklusi keuangan</w:t>
      </w:r>
      <w:r w:rsidR="007B13AB">
        <w:rPr>
          <w:rFonts w:ascii="Times New Roman" w:hAnsi="Times New Roman" w:cs="Times New Roman"/>
          <w:sz w:val="24"/>
          <w:szCs w:val="24"/>
        </w:rPr>
        <w:t>,</w:t>
      </w:r>
      <w:r w:rsidR="007B13AB" w:rsidRPr="007B13AB">
        <w:rPr>
          <w:rFonts w:ascii="Times New Roman" w:hAnsi="Times New Roman" w:cs="Times New Roman"/>
          <w:sz w:val="24"/>
          <w:szCs w:val="24"/>
        </w:rPr>
        <w:t xml:space="preserve"> </w:t>
      </w:r>
      <w:r w:rsidR="007B13AB">
        <w:rPr>
          <w:rFonts w:ascii="Times New Roman" w:hAnsi="Times New Roman" w:cs="Times New Roman"/>
          <w:sz w:val="24"/>
          <w:szCs w:val="24"/>
        </w:rPr>
        <w:t xml:space="preserve">literasi keuangan, dan </w:t>
      </w:r>
      <w:r w:rsidR="007B13AB">
        <w:rPr>
          <w:rFonts w:ascii="Times New Roman" w:hAnsi="Times New Roman" w:cs="Times New Roman"/>
          <w:i/>
          <w:iCs/>
          <w:sz w:val="24"/>
          <w:szCs w:val="24"/>
        </w:rPr>
        <w:t>mobile banking</w:t>
      </w:r>
      <w:r w:rsidR="007B13AB" w:rsidRPr="00DA2B3D">
        <w:rPr>
          <w:rFonts w:ascii="Times New Roman" w:hAnsi="Times New Roman" w:cs="Times New Roman"/>
          <w:sz w:val="24"/>
          <w:szCs w:val="24"/>
        </w:rPr>
        <w:t>.</w:t>
      </w:r>
    </w:p>
    <w:p w14:paraId="0762904B" w14:textId="6570D8A9" w:rsidR="006F3BC8" w:rsidRPr="00DA2B3D" w:rsidRDefault="006F3BC8" w:rsidP="00ED1C40">
      <w:pPr>
        <w:pStyle w:val="ListParagraph"/>
        <w:numPr>
          <w:ilvl w:val="1"/>
          <w:numId w:val="5"/>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Untuk meningkatkan kesadaran akan pentingnya inklusi keuangan.</w:t>
      </w:r>
    </w:p>
    <w:p w14:paraId="6498F0DD" w14:textId="185B0C27" w:rsidR="00ED1C40" w:rsidRPr="00DA2B3D" w:rsidRDefault="006F3BC8" w:rsidP="00ED1C40">
      <w:pPr>
        <w:pStyle w:val="ListParagraph"/>
        <w:numPr>
          <w:ilvl w:val="0"/>
          <w:numId w:val="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Bagi </w:t>
      </w:r>
      <w:r w:rsidR="00ED1C40" w:rsidRPr="00DA2B3D">
        <w:rPr>
          <w:rFonts w:ascii="Times New Roman" w:hAnsi="Times New Roman" w:cs="Times New Roman"/>
          <w:sz w:val="24"/>
          <w:szCs w:val="24"/>
        </w:rPr>
        <w:t>Lembaga Lainnya (Pihak Luar)</w:t>
      </w:r>
    </w:p>
    <w:p w14:paraId="5A5D42A6" w14:textId="77777777" w:rsidR="00ED1C40" w:rsidRPr="00DA2B3D"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Sebagai bahan masukan bagi lembaga bank untuk melakukan sosialisasi dan meningkatkan kualitas pelayanan bagi masyarakat.</w:t>
      </w:r>
    </w:p>
    <w:p w14:paraId="148EACFA" w14:textId="0215EF43" w:rsidR="00ED1C40" w:rsidRPr="00ED1C40"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Sebagai bahan masukan dan saran bagi lembaga pemerintah untuk membantu pertumbuhan ekonomi.</w:t>
      </w:r>
    </w:p>
    <w:p w14:paraId="120D2E5A" w14:textId="297D55CC"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Ruang Lingkup Penelitian</w:t>
      </w:r>
    </w:p>
    <w:p w14:paraId="48512C94" w14:textId="357EAFA6" w:rsidR="00ED1C40" w:rsidRPr="00C763D9" w:rsidRDefault="00ED1C40" w:rsidP="00ED1C40">
      <w:pPr>
        <w:spacing w:line="360" w:lineRule="auto"/>
        <w:jc w:val="both"/>
        <w:rPr>
          <w:rFonts w:ascii="Times New Roman" w:hAnsi="Times New Roman" w:cs="Times New Roman"/>
          <w:b/>
          <w:bCs/>
          <w:sz w:val="24"/>
          <w:szCs w:val="24"/>
        </w:rPr>
      </w:pPr>
      <w:r w:rsidRPr="00ED1C40">
        <w:rPr>
          <w:rFonts w:ascii="Times New Roman" w:hAnsi="Times New Roman" w:cs="Times New Roman"/>
          <w:sz w:val="24"/>
          <w:szCs w:val="24"/>
        </w:rPr>
        <w:t xml:space="preserve">Penelitian ini mengambil responden khususnya masyarakat yang berada di sekitar daerah Jabodetabek. Berdasarkan faktor-faktor yang dapat mempengaruhi inklusi keuangan, maka penelitian ini membatasi masalah dengan menentukan </w:t>
      </w:r>
      <w:r w:rsidR="00C763D9">
        <w:rPr>
          <w:rFonts w:ascii="Times New Roman" w:hAnsi="Times New Roman" w:cs="Times New Roman"/>
          <w:sz w:val="24"/>
          <w:szCs w:val="24"/>
        </w:rPr>
        <w:t>lima</w:t>
      </w:r>
      <w:r w:rsidRPr="00ED1C40">
        <w:rPr>
          <w:rFonts w:ascii="Times New Roman" w:hAnsi="Times New Roman" w:cs="Times New Roman"/>
          <w:sz w:val="24"/>
          <w:szCs w:val="24"/>
        </w:rPr>
        <w:t xml:space="preserve"> faktor yaitu </w:t>
      </w:r>
      <w:r w:rsidR="00C763D9">
        <w:rPr>
          <w:rFonts w:ascii="Times New Roman" w:hAnsi="Times New Roman" w:cs="Times New Roman"/>
          <w:i/>
          <w:iCs/>
          <w:sz w:val="24"/>
          <w:szCs w:val="24"/>
        </w:rPr>
        <w:t>personal innovativeness</w:t>
      </w:r>
      <w:r w:rsidR="00C763D9">
        <w:rPr>
          <w:rFonts w:ascii="Times New Roman" w:hAnsi="Times New Roman" w:cs="Times New Roman"/>
          <w:sz w:val="24"/>
          <w:szCs w:val="24"/>
        </w:rPr>
        <w:t xml:space="preserve">, </w:t>
      </w:r>
      <w:r w:rsidR="00C763D9">
        <w:rPr>
          <w:rFonts w:ascii="Times New Roman" w:hAnsi="Times New Roman" w:cs="Times New Roman"/>
          <w:i/>
          <w:iCs/>
          <w:sz w:val="24"/>
          <w:szCs w:val="24"/>
        </w:rPr>
        <w:t>m-banking knowledge</w:t>
      </w:r>
      <w:r w:rsidR="00C763D9">
        <w:rPr>
          <w:rFonts w:ascii="Times New Roman" w:hAnsi="Times New Roman" w:cs="Times New Roman"/>
          <w:sz w:val="24"/>
          <w:szCs w:val="24"/>
        </w:rPr>
        <w:t>, pengetahuan keuangan, perilaku keuangan, dan sikap keuangan.</w:t>
      </w:r>
    </w:p>
    <w:p w14:paraId="244E1B05" w14:textId="58E01449"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Sistematika Penelitian</w:t>
      </w:r>
    </w:p>
    <w:p w14:paraId="1E26A8D2" w14:textId="77777777" w:rsidR="00ED1C40" w:rsidRPr="00ED1C40" w:rsidRDefault="00ED1C40" w:rsidP="00ED1C40">
      <w:pPr>
        <w:spacing w:line="360" w:lineRule="auto"/>
        <w:jc w:val="both"/>
        <w:rPr>
          <w:rFonts w:ascii="Times New Roman" w:hAnsi="Times New Roman" w:cs="Times New Roman"/>
          <w:sz w:val="24"/>
          <w:szCs w:val="24"/>
        </w:rPr>
      </w:pPr>
      <w:r w:rsidRPr="00ED1C40">
        <w:rPr>
          <w:rFonts w:ascii="Times New Roman" w:hAnsi="Times New Roman" w:cs="Times New Roman"/>
          <w:sz w:val="24"/>
          <w:szCs w:val="24"/>
        </w:rPr>
        <w:t>Adapun sistematika penulisan dalam proposal skripsi ini yakni:</w:t>
      </w:r>
    </w:p>
    <w:p w14:paraId="49BF8229" w14:textId="77777777" w:rsidR="00ED1C40" w:rsidRDefault="00ED1C40" w:rsidP="00174A18">
      <w:pPr>
        <w:spacing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1 PENDAHULUAN</w:t>
      </w:r>
    </w:p>
    <w:p w14:paraId="38AE602B" w14:textId="77777777" w:rsidR="00ED1C40" w:rsidRDefault="00ED1C40" w:rsidP="00174A18">
      <w:pPr>
        <w:spacing w:after="0"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Bab ini menguraikan secara garis besar tentang latar belakang, rumusan masalah, ruang lingkup penelitian, tujuan dan manfaat penelitian dan sistematika penulisan</w:t>
      </w:r>
    </w:p>
    <w:p w14:paraId="0103E36D" w14:textId="267A30C9" w:rsidR="00ED1C40" w:rsidRPr="00ED1C40" w:rsidRDefault="00ED1C40" w:rsidP="00174A18">
      <w:pPr>
        <w:spacing w:before="240"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2 LANDASAN TEORI</w:t>
      </w:r>
    </w:p>
    <w:p w14:paraId="0D388A31" w14:textId="77777777" w:rsidR="00ED1C40" w:rsidRPr="00ED1C40" w:rsidRDefault="00ED1C40" w:rsidP="00174A18">
      <w:pPr>
        <w:spacing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lastRenderedPageBreak/>
        <w:t>Bab ini menjelaskan landasan teori dari penelitian ini dan menjadi referensi untuk mendukung penelitian yang akan dilaksanakan. Disertai dengan kerangka pemikiran dan hipotesis penelitian.</w:t>
      </w:r>
    </w:p>
    <w:p w14:paraId="00D738B6" w14:textId="77777777" w:rsidR="00ED1C40" w:rsidRDefault="00ED1C40" w:rsidP="00174A18">
      <w:pPr>
        <w:spacing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3 OBJEK DAN METODE PENELITIAN</w:t>
      </w:r>
    </w:p>
    <w:p w14:paraId="164D26C1" w14:textId="79A23E55" w:rsidR="00575DB5" w:rsidRDefault="00ED1C40" w:rsidP="00575DB5">
      <w:pPr>
        <w:spacing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Bab ini akan diuraikan mengenai variabel penelitian dan definisi operasional, penentuan sampel, jenis dan sumber data, metode pengumpulan data serta metode analisis.</w:t>
      </w:r>
    </w:p>
    <w:p w14:paraId="603E4447" w14:textId="563BB99C" w:rsidR="00575DB5" w:rsidRDefault="00575DB5" w:rsidP="00575DB5">
      <w:pPr>
        <w:spacing w:line="360" w:lineRule="auto"/>
        <w:jc w:val="both"/>
        <w:rPr>
          <w:rFonts w:ascii="Times New Roman" w:hAnsi="Times New Roman" w:cs="Times New Roman"/>
          <w:sz w:val="24"/>
          <w:szCs w:val="24"/>
        </w:rPr>
      </w:pPr>
      <w:r>
        <w:rPr>
          <w:rFonts w:ascii="Times New Roman" w:hAnsi="Times New Roman" w:cs="Times New Roman"/>
          <w:sz w:val="24"/>
          <w:szCs w:val="24"/>
        </w:rPr>
        <w:tab/>
        <w:t>BAB 4 HASIL DAN BAHASAN</w:t>
      </w:r>
    </w:p>
    <w:p w14:paraId="4C4C7667" w14:textId="55C6CD64" w:rsidR="00575DB5" w:rsidRPr="00ED1C40" w:rsidRDefault="00575DB5" w:rsidP="00575DB5">
      <w:pPr>
        <w:spacing w:line="360" w:lineRule="auto"/>
        <w:jc w:val="both"/>
        <w:rPr>
          <w:rFonts w:ascii="Times New Roman" w:hAnsi="Times New Roman" w:cs="Times New Roman"/>
          <w:sz w:val="24"/>
          <w:szCs w:val="24"/>
        </w:rPr>
      </w:pPr>
      <w:r>
        <w:rPr>
          <w:rFonts w:ascii="Times New Roman" w:hAnsi="Times New Roman" w:cs="Times New Roman"/>
          <w:sz w:val="24"/>
          <w:szCs w:val="24"/>
        </w:rPr>
        <w:tab/>
        <w:t>BAB 5 KESIMPULAN DAN SARAN</w:t>
      </w:r>
    </w:p>
    <w:p w14:paraId="27771328" w14:textId="77777777" w:rsidR="00ED1C40" w:rsidRPr="00ED1C40" w:rsidRDefault="00ED1C40" w:rsidP="00ED1C40"/>
    <w:sectPr w:rsidR="00ED1C40" w:rsidRPr="00ED1C40" w:rsidSect="00610892">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ta Amalina Hazrati H" w:date="2020-03-21T10:02:00Z" w:initials="SAHH">
    <w:p w14:paraId="217D99FE" w14:textId="39B72650" w:rsidR="0061012D" w:rsidRDefault="0061012D">
      <w:pPr>
        <w:pStyle w:val="CommentText"/>
      </w:pPr>
      <w:r>
        <w:rPr>
          <w:rStyle w:val="CommentReference"/>
        </w:rPr>
        <w:annotationRef/>
      </w:r>
      <w:r>
        <w:t>Kalimatnya sangat monoton, karena di awal kalimat selalu di mulai dengan kata “perbankan”</w:t>
      </w:r>
    </w:p>
  </w:comment>
  <w:comment w:id="1" w:author="Shinta Amalina Hazrati H" w:date="2020-03-21T10:04:00Z" w:initials="SAHH">
    <w:p w14:paraId="6FB90E16" w14:textId="77777777" w:rsidR="006A3E83" w:rsidRDefault="006A3E83">
      <w:pPr>
        <w:pStyle w:val="CommentText"/>
      </w:pPr>
      <w:r>
        <w:rPr>
          <w:rStyle w:val="CommentReference"/>
        </w:rPr>
        <w:annotationRef/>
      </w:r>
      <w:r>
        <w:t>Ambil data yang dibuthkan saja, atau bisakah ini kamu buat dalam bentuk grafik agar lebih attractive.</w:t>
      </w:r>
    </w:p>
    <w:p w14:paraId="20B3FA56" w14:textId="77777777" w:rsidR="006A3E83" w:rsidRDefault="006A3E83">
      <w:pPr>
        <w:pStyle w:val="CommentText"/>
      </w:pPr>
    </w:p>
    <w:p w14:paraId="56BA7577" w14:textId="6BBBBC5B" w:rsidR="006A3E83" w:rsidRDefault="006A3E83">
      <w:pPr>
        <w:pStyle w:val="CommentText"/>
      </w:pPr>
      <w:r>
        <w:t>Kl table, sebaiknya kamu bikin table sendiri, krn kl screenshot jatuhnya jadi gambar.</w:t>
      </w:r>
    </w:p>
  </w:comment>
  <w:comment w:id="2" w:author="Shinta Amalina Hazrati H" w:date="2020-03-21T10:06:00Z" w:initials="SAHH">
    <w:p w14:paraId="1C35EDD7" w14:textId="0D771C6A" w:rsidR="006A3E83" w:rsidRDefault="006A3E83">
      <w:pPr>
        <w:pStyle w:val="CommentText"/>
      </w:pPr>
      <w:r>
        <w:rPr>
          <w:rStyle w:val="CommentReference"/>
        </w:rPr>
        <w:annotationRef/>
      </w:r>
      <w:r>
        <w:t>Ribuan dalam Indonesia itu titik atau koma? 8.280.812 Milyar, apakah ini sudah benar penulisannya? Biasanya kalo milyar rupiah cukup ditulis dengan 8,28 M Rupiah, tp kl ini bacanya jadi 8 juta…….milyar…</w:t>
      </w:r>
    </w:p>
  </w:comment>
  <w:comment w:id="3" w:author="Shinta Amalina Hazrati H" w:date="2020-03-21T10:08:00Z" w:initials="SAHH">
    <w:p w14:paraId="4487C76C" w14:textId="5E4CD347" w:rsidR="00915B5D" w:rsidRDefault="00915B5D">
      <w:pPr>
        <w:pStyle w:val="CommentText"/>
      </w:pPr>
      <w:r>
        <w:rPr>
          <w:rStyle w:val="CommentReference"/>
        </w:rPr>
        <w:annotationRef/>
      </w:r>
      <w:r>
        <w:t>Gunakan mendeley</w:t>
      </w:r>
    </w:p>
  </w:comment>
  <w:comment w:id="4" w:author="Shinta Amalina Hazrati H" w:date="2020-03-21T10:12:00Z" w:initials="SAHH">
    <w:p w14:paraId="156E2420" w14:textId="6BD0772D" w:rsidR="00F662FB" w:rsidRDefault="00F662FB">
      <w:pPr>
        <w:pStyle w:val="CommentText"/>
      </w:pPr>
      <w:r>
        <w:rPr>
          <w:rStyle w:val="CommentReference"/>
        </w:rPr>
        <w:annotationRef/>
      </w:r>
      <w:r>
        <w:t>Sumbernya mana</w:t>
      </w:r>
    </w:p>
  </w:comment>
  <w:comment w:id="6" w:author="Shinta Amalina Hazrati H" w:date="2020-03-21T10:13:00Z" w:initials="SAHH">
    <w:p w14:paraId="3159FDEF" w14:textId="77777777" w:rsidR="00F662FB" w:rsidRDefault="00F662FB">
      <w:pPr>
        <w:pStyle w:val="CommentText"/>
      </w:pPr>
      <w:r>
        <w:rPr>
          <w:rStyle w:val="CommentReference"/>
        </w:rPr>
        <w:annotationRef/>
      </w:r>
      <w:r>
        <w:t>Sebelumnya kamu belum membahas inklusi keuangan, tapi tiba-tiba disini kamu state: hal penting lain yang mendukung inklusi keuangan adalah literasi keuangan…</w:t>
      </w:r>
    </w:p>
    <w:p w14:paraId="28248B0F" w14:textId="77777777" w:rsidR="00F662FB" w:rsidRDefault="00F662FB">
      <w:pPr>
        <w:pStyle w:val="CommentText"/>
      </w:pPr>
    </w:p>
    <w:p w14:paraId="3778EDA3" w14:textId="071A8CDC" w:rsidR="00F662FB" w:rsidRDefault="00F662FB">
      <w:pPr>
        <w:pStyle w:val="CommentText"/>
      </w:pPr>
      <w:r>
        <w:t>Jelaskan dulu rentet penelitian, sehingga punya alur cerita yang baik.</w:t>
      </w:r>
    </w:p>
  </w:comment>
  <w:comment w:id="8" w:author="Shinta Amalina Hazrati H" w:date="2020-03-21T10:14:00Z" w:initials="SAHH">
    <w:p w14:paraId="209A793D" w14:textId="20C37A9D" w:rsidR="00F662FB" w:rsidRDefault="00F662FB">
      <w:pPr>
        <w:pStyle w:val="CommentText"/>
      </w:pPr>
      <w:r>
        <w:rPr>
          <w:rStyle w:val="CommentReference"/>
        </w:rPr>
        <w:annotationRef/>
      </w:r>
      <w:r>
        <w:t>Gunakan mendeley</w:t>
      </w:r>
    </w:p>
  </w:comment>
  <w:comment w:id="10" w:author="Shinta Amalina Hazrati H" w:date="2020-03-21T10:15:00Z" w:initials="SAHH">
    <w:p w14:paraId="4626A39F" w14:textId="0FE7F0BF" w:rsidR="005403BE" w:rsidRDefault="005403BE">
      <w:pPr>
        <w:pStyle w:val="CommentText"/>
      </w:pPr>
      <w:r>
        <w:rPr>
          <w:rStyle w:val="CommentReference"/>
        </w:rPr>
        <w:annotationRef/>
      </w:r>
      <w:r>
        <w:t>Bahasa inggris di italic</w:t>
      </w:r>
    </w:p>
  </w:comment>
  <w:comment w:id="7" w:author="Shinta Amalina Hazrati H" w:date="2020-03-21T10:15:00Z" w:initials="SAHH">
    <w:p w14:paraId="6540831A" w14:textId="311A3F17" w:rsidR="005403BE" w:rsidRDefault="005403BE">
      <w:pPr>
        <w:pStyle w:val="CommentText"/>
      </w:pPr>
      <w:r>
        <w:rPr>
          <w:rStyle w:val="CommentReference"/>
        </w:rPr>
        <w:annotationRef/>
      </w:r>
      <w:r>
        <w:t>Pecah menjadi 2-3 paragrap. Ini terlalu Panjang untuk 1 paragraf.</w:t>
      </w:r>
    </w:p>
  </w:comment>
  <w:comment w:id="12" w:author="Shinta Amalina Hazrati H" w:date="2020-03-21T10:24:00Z" w:initials="SAHH">
    <w:p w14:paraId="27AC60D8" w14:textId="77777777" w:rsidR="00442175" w:rsidRDefault="00442175">
      <w:pPr>
        <w:pStyle w:val="CommentText"/>
      </w:pPr>
      <w:r>
        <w:rPr>
          <w:rStyle w:val="CommentReference"/>
        </w:rPr>
        <w:annotationRef/>
      </w:r>
      <w:r>
        <w:t>Kenapa memilih jabodetabek?</w:t>
      </w:r>
    </w:p>
    <w:p w14:paraId="6282A439" w14:textId="22AB7B78" w:rsidR="00442175" w:rsidRDefault="00442175">
      <w:pPr>
        <w:pStyle w:val="CommentText"/>
      </w:pPr>
    </w:p>
  </w:comment>
  <w:comment w:id="19" w:author="Shinta Amalina Hazrati H" w:date="2020-03-21T10:27:00Z" w:initials="SAHH">
    <w:p w14:paraId="32C8E80D" w14:textId="0F592C48" w:rsidR="00442175" w:rsidRDefault="00442175">
      <w:pPr>
        <w:pStyle w:val="CommentText"/>
      </w:pPr>
      <w:r>
        <w:rPr>
          <w:rStyle w:val="CommentReference"/>
        </w:rPr>
        <w:annotationRef/>
      </w:r>
      <w:r>
        <w:t>Apakah hanya inklusi keuangan?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7D99FE" w15:done="1"/>
  <w15:commentEx w15:paraId="56BA7577" w15:done="1"/>
  <w15:commentEx w15:paraId="1C35EDD7" w15:done="1"/>
  <w15:commentEx w15:paraId="4487C76C" w15:done="1"/>
  <w15:commentEx w15:paraId="156E2420" w15:done="1"/>
  <w15:commentEx w15:paraId="3778EDA3" w15:done="1"/>
  <w15:commentEx w15:paraId="209A793D" w15:done="1"/>
  <w15:commentEx w15:paraId="4626A39F" w15:done="1"/>
  <w15:commentEx w15:paraId="6540831A" w15:done="1"/>
  <w15:commentEx w15:paraId="6282A439" w15:done="1"/>
  <w15:commentEx w15:paraId="32C8E8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064B9" w16cex:dateUtc="2020-03-21T03:02:00Z"/>
  <w16cex:commentExtensible w16cex:durableId="2220653C" w16cex:dateUtc="2020-03-21T03:04:00Z"/>
  <w16cex:commentExtensible w16cex:durableId="2220658E" w16cex:dateUtc="2020-03-21T03:06:00Z"/>
  <w16cex:commentExtensible w16cex:durableId="2220660B" w16cex:dateUtc="2020-03-21T03:08:00Z"/>
  <w16cex:commentExtensible w16cex:durableId="2220671A" w16cex:dateUtc="2020-03-21T03:12:00Z"/>
  <w16cex:commentExtensible w16cex:durableId="22206742" w16cex:dateUtc="2020-03-21T03:13:00Z"/>
  <w16cex:commentExtensible w16cex:durableId="22206789" w16cex:dateUtc="2020-03-21T03:14:00Z"/>
  <w16cex:commentExtensible w16cex:durableId="222067AC" w16cex:dateUtc="2020-03-21T03:15:00Z"/>
  <w16cex:commentExtensible w16cex:durableId="222067DD" w16cex:dateUtc="2020-03-21T03:15:00Z"/>
  <w16cex:commentExtensible w16cex:durableId="222069CE" w16cex:dateUtc="2020-03-21T03:24:00Z"/>
  <w16cex:commentExtensible w16cex:durableId="22206A8C" w16cex:dateUtc="2020-03-21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7D99FE" w16cid:durableId="222064B9"/>
  <w16cid:commentId w16cid:paraId="56BA7577" w16cid:durableId="2220653C"/>
  <w16cid:commentId w16cid:paraId="1C35EDD7" w16cid:durableId="2220658E"/>
  <w16cid:commentId w16cid:paraId="4487C76C" w16cid:durableId="2220660B"/>
  <w16cid:commentId w16cid:paraId="156E2420" w16cid:durableId="2220671A"/>
  <w16cid:commentId w16cid:paraId="3778EDA3" w16cid:durableId="22206742"/>
  <w16cid:commentId w16cid:paraId="209A793D" w16cid:durableId="22206789"/>
  <w16cid:commentId w16cid:paraId="4626A39F" w16cid:durableId="222067AC"/>
  <w16cid:commentId w16cid:paraId="6540831A" w16cid:durableId="222067DD"/>
  <w16cid:commentId w16cid:paraId="6282A439" w16cid:durableId="222069CE"/>
  <w16cid:commentId w16cid:paraId="32C8E80D" w16cid:durableId="22206A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07FE"/>
    <w:multiLevelType w:val="multilevel"/>
    <w:tmpl w:val="AF8E4C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rson w15:author="Mega">
    <w15:presenceInfo w15:providerId="None" w15:userId="M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85739"/>
    <w:rsid w:val="0010337C"/>
    <w:rsid w:val="00120261"/>
    <w:rsid w:val="00126CEC"/>
    <w:rsid w:val="00132BFA"/>
    <w:rsid w:val="00174A18"/>
    <w:rsid w:val="001D4804"/>
    <w:rsid w:val="00210C55"/>
    <w:rsid w:val="00256545"/>
    <w:rsid w:val="0026078C"/>
    <w:rsid w:val="00266E54"/>
    <w:rsid w:val="00344838"/>
    <w:rsid w:val="003F50B2"/>
    <w:rsid w:val="004260C4"/>
    <w:rsid w:val="00442175"/>
    <w:rsid w:val="00442E90"/>
    <w:rsid w:val="004C1C5E"/>
    <w:rsid w:val="00525640"/>
    <w:rsid w:val="005403BE"/>
    <w:rsid w:val="00552BC2"/>
    <w:rsid w:val="0056017E"/>
    <w:rsid w:val="00575DB5"/>
    <w:rsid w:val="005A01D3"/>
    <w:rsid w:val="005C3262"/>
    <w:rsid w:val="0061012D"/>
    <w:rsid w:val="00610892"/>
    <w:rsid w:val="0063134F"/>
    <w:rsid w:val="00645D90"/>
    <w:rsid w:val="006521EA"/>
    <w:rsid w:val="006727F8"/>
    <w:rsid w:val="0067415A"/>
    <w:rsid w:val="006922D1"/>
    <w:rsid w:val="006A3E83"/>
    <w:rsid w:val="006F3BC8"/>
    <w:rsid w:val="00737B7A"/>
    <w:rsid w:val="007A5EC7"/>
    <w:rsid w:val="007B13AB"/>
    <w:rsid w:val="00806F8A"/>
    <w:rsid w:val="008226B3"/>
    <w:rsid w:val="008574A4"/>
    <w:rsid w:val="008641F8"/>
    <w:rsid w:val="008B3B82"/>
    <w:rsid w:val="008F42E0"/>
    <w:rsid w:val="00915B5D"/>
    <w:rsid w:val="00930F07"/>
    <w:rsid w:val="00951FB7"/>
    <w:rsid w:val="00970320"/>
    <w:rsid w:val="009A0044"/>
    <w:rsid w:val="00A13AAD"/>
    <w:rsid w:val="00A22EAB"/>
    <w:rsid w:val="00AA54CD"/>
    <w:rsid w:val="00AA6DDF"/>
    <w:rsid w:val="00AE1421"/>
    <w:rsid w:val="00AE59CA"/>
    <w:rsid w:val="00B04EB2"/>
    <w:rsid w:val="00B56F59"/>
    <w:rsid w:val="00B717BD"/>
    <w:rsid w:val="00BA3856"/>
    <w:rsid w:val="00BE6624"/>
    <w:rsid w:val="00C078EE"/>
    <w:rsid w:val="00C162CD"/>
    <w:rsid w:val="00C1790C"/>
    <w:rsid w:val="00C763D9"/>
    <w:rsid w:val="00CB7FF4"/>
    <w:rsid w:val="00CC7B1C"/>
    <w:rsid w:val="00CD0457"/>
    <w:rsid w:val="00D846BE"/>
    <w:rsid w:val="00E003BC"/>
    <w:rsid w:val="00E158CC"/>
    <w:rsid w:val="00E7222D"/>
    <w:rsid w:val="00E83267"/>
    <w:rsid w:val="00E96D10"/>
    <w:rsid w:val="00EC5420"/>
    <w:rsid w:val="00ED1C40"/>
    <w:rsid w:val="00F4356E"/>
    <w:rsid w:val="00F5641C"/>
    <w:rsid w:val="00F662FB"/>
    <w:rsid w:val="00FA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9A0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004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0" ma:contentTypeDescription="Create a new document." ma:contentTypeScope="" ma:versionID="31b39fad222ab63531a58f6200c9157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1A7699-0084-4A63-AB22-A69E908B0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4.xml><?xml version="1.0" encoding="utf-8"?>
<ds:datastoreItem xmlns:ds="http://schemas.openxmlformats.org/officeDocument/2006/customXml" ds:itemID="{58E88CD7-9CD8-4D2D-A9FD-A4B7C93D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10</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31</cp:revision>
  <dcterms:created xsi:type="dcterms:W3CDTF">2020-03-21T03:04:00Z</dcterms:created>
  <dcterms:modified xsi:type="dcterms:W3CDTF">2020-03-25T18:46:00Z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