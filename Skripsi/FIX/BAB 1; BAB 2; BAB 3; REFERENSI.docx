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D5C40B" w14:textId="77777777" w:rsidR="00D36D50" w:rsidRPr="00054FBB" w:rsidRDefault="00D36D50" w:rsidP="00D36D50">
      <w:pPr>
        <w:pStyle w:val="Heading1"/>
        <w:spacing w:before="0"/>
        <w:rPr>
          <w:rFonts w:cs="Times New Roman"/>
          <w:szCs w:val="24"/>
        </w:rPr>
      </w:pPr>
    </w:p>
    <w:p w14:paraId="1DCEC1B3" w14:textId="77777777" w:rsidR="00D36D50" w:rsidRPr="00054FBB" w:rsidRDefault="00D36D50" w:rsidP="00D36D50">
      <w:pPr>
        <w:spacing w:after="0"/>
        <w:jc w:val="center"/>
        <w:rPr>
          <w:rFonts w:cs="Times New Roman"/>
          <w:b/>
          <w:bCs/>
          <w:szCs w:val="24"/>
        </w:rPr>
      </w:pPr>
      <w:r w:rsidRPr="00054FBB">
        <w:rPr>
          <w:rFonts w:cs="Times New Roman"/>
          <w:b/>
          <w:bCs/>
          <w:szCs w:val="24"/>
        </w:rPr>
        <w:t>PENDAHULUAN</w:t>
      </w:r>
    </w:p>
    <w:p w14:paraId="1FE9B27E" w14:textId="77777777" w:rsidR="00D36D50" w:rsidRPr="00054FBB" w:rsidRDefault="00D36D50" w:rsidP="00D36D50">
      <w:pPr>
        <w:pStyle w:val="Heading2"/>
        <w:spacing w:before="0"/>
        <w:ind w:left="567" w:hanging="567"/>
        <w:jc w:val="both"/>
        <w:rPr>
          <w:rFonts w:cs="Times New Roman"/>
          <w:szCs w:val="24"/>
        </w:rPr>
      </w:pPr>
      <w:proofErr w:type="spellStart"/>
      <w:r w:rsidRPr="00054FBB">
        <w:rPr>
          <w:rFonts w:cs="Times New Roman"/>
          <w:szCs w:val="24"/>
        </w:rPr>
        <w:t>Latar</w:t>
      </w:r>
      <w:proofErr w:type="spellEnd"/>
      <w:r w:rsidRPr="00054FBB">
        <w:rPr>
          <w:rFonts w:cs="Times New Roman"/>
          <w:szCs w:val="24"/>
        </w:rPr>
        <w:t xml:space="preserve"> </w:t>
      </w:r>
      <w:proofErr w:type="spellStart"/>
      <w:r w:rsidRPr="00054FBB">
        <w:rPr>
          <w:rFonts w:cs="Times New Roman"/>
          <w:szCs w:val="24"/>
        </w:rPr>
        <w:t>Belakang</w:t>
      </w:r>
      <w:proofErr w:type="spellEnd"/>
    </w:p>
    <w:p w14:paraId="637143AB" w14:textId="77777777" w:rsidR="00D36D50" w:rsidRPr="00054FBB" w:rsidRDefault="00D36D50" w:rsidP="00D36D50">
      <w:pPr>
        <w:spacing w:after="0"/>
        <w:ind w:firstLine="567"/>
        <w:rPr>
          <w:rFonts w:cs="Times New Roman"/>
          <w:szCs w:val="24"/>
        </w:rPr>
      </w:pP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atau</w:t>
      </w:r>
      <w:proofErr w:type="spellEnd"/>
      <w:r w:rsidRPr="00054FBB">
        <w:rPr>
          <w:rFonts w:cs="Times New Roman"/>
          <w:szCs w:val="24"/>
        </w:rPr>
        <w:t xml:space="preserve"> </w:t>
      </w:r>
      <w:proofErr w:type="spellStart"/>
      <w:r w:rsidRPr="00054FBB">
        <w:rPr>
          <w:rFonts w:cs="Times New Roman"/>
          <w:szCs w:val="24"/>
        </w:rPr>
        <w:t>penyediaan</w:t>
      </w:r>
      <w:proofErr w:type="spellEnd"/>
      <w:r w:rsidRPr="00054FBB">
        <w:rPr>
          <w:rFonts w:cs="Times New Roman"/>
          <w:szCs w:val="24"/>
        </w:rPr>
        <w:t xml:space="preserve"> </w:t>
      </w:r>
      <w:proofErr w:type="spellStart"/>
      <w:r w:rsidRPr="00054FBB">
        <w:rPr>
          <w:rFonts w:cs="Times New Roman"/>
          <w:szCs w:val="24"/>
        </w:rPr>
        <w:t>layanan</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biaya</w:t>
      </w:r>
      <w:proofErr w:type="spellEnd"/>
      <w:r w:rsidRPr="00054FBB">
        <w:rPr>
          <w:rFonts w:cs="Times New Roman"/>
          <w:szCs w:val="24"/>
        </w:rPr>
        <w:t xml:space="preserve"> </w:t>
      </w:r>
      <w:proofErr w:type="spellStart"/>
      <w:r w:rsidRPr="00054FBB">
        <w:rPr>
          <w:rFonts w:cs="Times New Roman"/>
          <w:szCs w:val="24"/>
        </w:rPr>
        <w:t>terjangkau</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masyarakat</w:t>
      </w:r>
      <w:proofErr w:type="spellEnd"/>
      <w:r w:rsidRPr="00054FBB">
        <w:rPr>
          <w:rFonts w:cs="Times New Roman"/>
          <w:szCs w:val="24"/>
        </w:rPr>
        <w:t xml:space="preserve"> yang </w:t>
      </w:r>
      <w:proofErr w:type="spellStart"/>
      <w:r w:rsidRPr="00054FBB">
        <w:rPr>
          <w:rFonts w:cs="Times New Roman"/>
          <w:szCs w:val="24"/>
        </w:rPr>
        <w:t>kurang</w:t>
      </w:r>
      <w:proofErr w:type="spellEnd"/>
      <w:r w:rsidRPr="00054FBB">
        <w:rPr>
          <w:rFonts w:cs="Times New Roman"/>
          <w:szCs w:val="24"/>
        </w:rPr>
        <w:t xml:space="preserve"> </w:t>
      </w:r>
      <w:proofErr w:type="spellStart"/>
      <w:r w:rsidRPr="00054FBB">
        <w:rPr>
          <w:rFonts w:cs="Times New Roman"/>
          <w:szCs w:val="24"/>
        </w:rPr>
        <w:t>beruntung</w:t>
      </w:r>
      <w:proofErr w:type="spellEnd"/>
      <w:r w:rsidRPr="00054FBB">
        <w:rPr>
          <w:rFonts w:cs="Times New Roman"/>
          <w:szCs w:val="24"/>
        </w:rPr>
        <w:t xml:space="preserve"> dan </w:t>
      </w:r>
      <w:proofErr w:type="spellStart"/>
      <w:r w:rsidRPr="00054FBB">
        <w:rPr>
          <w:rFonts w:cs="Times New Roman"/>
          <w:szCs w:val="24"/>
        </w:rPr>
        <w:t>berpenghasilan</w:t>
      </w:r>
      <w:proofErr w:type="spellEnd"/>
      <w:r w:rsidRPr="00054FBB">
        <w:rPr>
          <w:rFonts w:cs="Times New Roman"/>
          <w:szCs w:val="24"/>
        </w:rPr>
        <w:t xml:space="preserve"> </w:t>
      </w:r>
      <w:proofErr w:type="spellStart"/>
      <w:r w:rsidRPr="00054FBB">
        <w:rPr>
          <w:rFonts w:cs="Times New Roman"/>
          <w:szCs w:val="24"/>
        </w:rPr>
        <w:t>rendah</w:t>
      </w:r>
      <w:proofErr w:type="spellEnd"/>
      <w:r w:rsidRPr="00054FBB">
        <w:rPr>
          <w:rFonts w:cs="Times New Roman"/>
          <w:szCs w:val="24"/>
        </w:rPr>
        <w:t xml:space="preserve">, </w:t>
      </w:r>
      <w:proofErr w:type="spellStart"/>
      <w:r w:rsidRPr="00054FBB">
        <w:rPr>
          <w:rFonts w:cs="Times New Roman"/>
          <w:szCs w:val="24"/>
        </w:rPr>
        <w:t>saat</w:t>
      </w:r>
      <w:proofErr w:type="spellEnd"/>
      <w:r w:rsidRPr="00054FBB">
        <w:rPr>
          <w:rFonts w:cs="Times New Roman"/>
          <w:szCs w:val="24"/>
        </w:rPr>
        <w:t xml:space="preserve"> ini </w:t>
      </w:r>
      <w:proofErr w:type="spellStart"/>
      <w:r w:rsidRPr="00054FBB">
        <w:rPr>
          <w:rFonts w:cs="Times New Roman"/>
          <w:szCs w:val="24"/>
        </w:rPr>
        <w:t>dianggap</w:t>
      </w:r>
      <w:proofErr w:type="spellEnd"/>
      <w:r w:rsidRPr="00054FBB">
        <w:rPr>
          <w:rFonts w:cs="Times New Roman"/>
          <w:szCs w:val="24"/>
        </w:rPr>
        <w:t xml:space="preserve"> </w:t>
      </w:r>
      <w:proofErr w:type="spellStart"/>
      <w:r w:rsidRPr="00054FBB">
        <w:rPr>
          <w:rFonts w:cs="Times New Roman"/>
          <w:szCs w:val="24"/>
        </w:rPr>
        <w:t>sebagai</w:t>
      </w:r>
      <w:proofErr w:type="spellEnd"/>
      <w:r w:rsidRPr="00054FBB">
        <w:rPr>
          <w:rFonts w:cs="Times New Roman"/>
          <w:szCs w:val="24"/>
        </w:rPr>
        <w:t xml:space="preserve"> salah </w:t>
      </w:r>
      <w:proofErr w:type="spellStart"/>
      <w:r w:rsidRPr="00054FBB">
        <w:rPr>
          <w:rFonts w:cs="Times New Roman"/>
          <w:szCs w:val="24"/>
        </w:rPr>
        <w:t>satu</w:t>
      </w:r>
      <w:proofErr w:type="spellEnd"/>
      <w:r w:rsidRPr="00054FBB">
        <w:rPr>
          <w:rFonts w:cs="Times New Roman"/>
          <w:szCs w:val="24"/>
        </w:rPr>
        <w:t xml:space="preserve"> </w:t>
      </w:r>
      <w:proofErr w:type="spellStart"/>
      <w:r w:rsidRPr="00054FBB">
        <w:rPr>
          <w:rFonts w:cs="Times New Roman"/>
          <w:szCs w:val="24"/>
        </w:rPr>
        <w:t>pendukung</w:t>
      </w:r>
      <w:proofErr w:type="spellEnd"/>
      <w:r w:rsidRPr="00054FBB">
        <w:rPr>
          <w:rFonts w:cs="Times New Roman"/>
          <w:szCs w:val="24"/>
        </w:rPr>
        <w:t xml:space="preserve"> </w:t>
      </w:r>
      <w:proofErr w:type="spellStart"/>
      <w:r w:rsidRPr="00054FBB">
        <w:rPr>
          <w:rFonts w:cs="Times New Roman"/>
          <w:szCs w:val="24"/>
        </w:rPr>
        <w:t>utama</w:t>
      </w:r>
      <w:proofErr w:type="spellEnd"/>
      <w:r w:rsidRPr="00054FBB">
        <w:rPr>
          <w:rFonts w:cs="Times New Roman"/>
          <w:szCs w:val="24"/>
        </w:rPr>
        <w:t xml:space="preserve"> </w:t>
      </w:r>
      <w:proofErr w:type="spellStart"/>
      <w:r w:rsidRPr="00054FBB">
        <w:rPr>
          <w:rFonts w:cs="Times New Roman"/>
          <w:szCs w:val="24"/>
        </w:rPr>
        <w:t>pembangunan</w:t>
      </w:r>
      <w:proofErr w:type="spellEnd"/>
      <w:r w:rsidRPr="00054FBB">
        <w:rPr>
          <w:rFonts w:cs="Times New Roman"/>
          <w:szCs w:val="24"/>
        </w:rPr>
        <w:t xml:space="preserve"> </w:t>
      </w:r>
      <w:proofErr w:type="spellStart"/>
      <w:r w:rsidRPr="00054FBB">
        <w:rPr>
          <w:rFonts w:cs="Times New Roman"/>
          <w:szCs w:val="24"/>
        </w:rPr>
        <w:t>ekonomi</w:t>
      </w:r>
      <w:proofErr w:type="spellEnd"/>
      <w:r w:rsidRPr="00054FBB">
        <w:rPr>
          <w:rFonts w:cs="Times New Roman"/>
          <w:szCs w:val="24"/>
        </w:rPr>
        <w:t xml:space="preserve"> </w:t>
      </w:r>
      <w:r w:rsidRPr="00054FBB">
        <w:rPr>
          <w:rFonts w:cs="Times New Roman"/>
          <w:szCs w:val="24"/>
        </w:rPr>
        <w:fldChar w:fldCharType="begin" w:fldLock="1"/>
      </w:r>
      <w:r>
        <w:rPr>
          <w:rFonts w:cs="Times New Roman"/>
          <w:szCs w:val="24"/>
        </w:rPr>
        <w:instrText>ADDIN CSL_CITATION {"citationItems":[{"id":"ITEM-1","itemData":{"author":[{"dropping-particle":"","family":"World Bank","given":"","non-dropping-particle":"","parse-names":false,"suffix":""}],"id":"ITEM-1","issued":{"date-parts":[["2018"]]},"title":"Financial Inclusion","type":"article-journal"},"uris":["http://www.mendeley.com/documents/?uuid=4b20208d-bc63-4b8c-bdf5-73d81402fb38"]}],"mendeley":{"formattedCitation":"(World Bank, 2018)","plainTextFormattedCitation":"(World Bank, 2018)","previouslyFormattedCitation":"(World Bank, 2018)"},"properties":{"noteIndex":0},"schema":"https://github.com/citation-style-language/schema/raw/master/csl-citation.json"}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(World Bank, 2018)</w:t>
      </w:r>
      <w:r w:rsidRPr="00054FBB">
        <w:rPr>
          <w:rFonts w:cs="Times New Roman"/>
          <w:szCs w:val="24"/>
        </w:rPr>
        <w:fldChar w:fldCharType="end"/>
      </w:r>
      <w:r w:rsidRPr="00054FBB">
        <w:rPr>
          <w:rFonts w:cs="Times New Roman"/>
          <w:szCs w:val="24"/>
        </w:rPr>
        <w:t xml:space="preserve">. </w:t>
      </w:r>
      <w:proofErr w:type="spellStart"/>
      <w:r w:rsidRPr="00054FBB">
        <w:rPr>
          <w:rFonts w:cs="Times New Roman"/>
          <w:szCs w:val="24"/>
        </w:rPr>
        <w:t>Ekonomi</w:t>
      </w:r>
      <w:proofErr w:type="spellEnd"/>
      <w:r w:rsidRPr="00054FBB">
        <w:rPr>
          <w:rFonts w:cs="Times New Roman"/>
          <w:szCs w:val="24"/>
        </w:rPr>
        <w:t xml:space="preserve"> </w:t>
      </w:r>
      <w:proofErr w:type="spellStart"/>
      <w:r w:rsidRPr="00054FBB">
        <w:rPr>
          <w:rFonts w:cs="Times New Roman"/>
          <w:szCs w:val="24"/>
        </w:rPr>
        <w:t>merupakan</w:t>
      </w:r>
      <w:proofErr w:type="spellEnd"/>
      <w:r w:rsidRPr="00054FBB">
        <w:rPr>
          <w:rFonts w:cs="Times New Roman"/>
          <w:szCs w:val="24"/>
        </w:rPr>
        <w:t xml:space="preserve"> </w:t>
      </w:r>
      <w:proofErr w:type="spellStart"/>
      <w:r w:rsidRPr="00054FBB">
        <w:rPr>
          <w:rFonts w:cs="Times New Roman"/>
          <w:szCs w:val="24"/>
        </w:rPr>
        <w:t>semua</w:t>
      </w:r>
      <w:proofErr w:type="spellEnd"/>
      <w:r w:rsidRPr="00054FBB">
        <w:rPr>
          <w:rFonts w:cs="Times New Roman"/>
          <w:szCs w:val="24"/>
        </w:rPr>
        <w:t xml:space="preserve"> </w:t>
      </w:r>
      <w:proofErr w:type="spellStart"/>
      <w:r w:rsidRPr="00054FBB">
        <w:rPr>
          <w:rFonts w:cs="Times New Roman"/>
          <w:szCs w:val="24"/>
        </w:rPr>
        <w:t>hal</w:t>
      </w:r>
      <w:proofErr w:type="spellEnd"/>
      <w:r w:rsidRPr="00054FBB">
        <w:rPr>
          <w:rFonts w:cs="Times New Roman"/>
          <w:szCs w:val="24"/>
        </w:rPr>
        <w:t xml:space="preserve"> yang </w:t>
      </w:r>
      <w:proofErr w:type="spellStart"/>
      <w:r w:rsidRPr="00054FBB">
        <w:rPr>
          <w:rFonts w:cs="Times New Roman"/>
          <w:szCs w:val="24"/>
        </w:rPr>
        <w:t>menyangkut</w:t>
      </w:r>
      <w:proofErr w:type="spellEnd"/>
      <w:r w:rsidRPr="00054FBB">
        <w:rPr>
          <w:rFonts w:cs="Times New Roman"/>
          <w:szCs w:val="24"/>
        </w:rPr>
        <w:t xml:space="preserve"> </w:t>
      </w:r>
      <w:proofErr w:type="spellStart"/>
      <w:r w:rsidRPr="00054FBB">
        <w:rPr>
          <w:rFonts w:cs="Times New Roman"/>
          <w:szCs w:val="24"/>
        </w:rPr>
        <w:t>kegiatan</w:t>
      </w:r>
      <w:proofErr w:type="spellEnd"/>
      <w:r w:rsidRPr="00054FBB">
        <w:rPr>
          <w:rFonts w:cs="Times New Roman"/>
          <w:szCs w:val="24"/>
        </w:rPr>
        <w:t xml:space="preserve"> </w:t>
      </w:r>
      <w:proofErr w:type="spellStart"/>
      <w:r w:rsidRPr="00054FBB">
        <w:rPr>
          <w:rFonts w:cs="Times New Roman"/>
          <w:szCs w:val="24"/>
        </w:rPr>
        <w:t>manusia</w:t>
      </w:r>
      <w:proofErr w:type="spellEnd"/>
      <w:r w:rsidRPr="00054FBB">
        <w:rPr>
          <w:rFonts w:cs="Times New Roman"/>
          <w:szCs w:val="24"/>
        </w:rPr>
        <w:t xml:space="preserve"> dan </w:t>
      </w:r>
      <w:proofErr w:type="spellStart"/>
      <w:r w:rsidRPr="00054FBB">
        <w:rPr>
          <w:rFonts w:cs="Times New Roman"/>
          <w:szCs w:val="24"/>
        </w:rPr>
        <w:t>melibatkan</w:t>
      </w:r>
      <w:proofErr w:type="spellEnd"/>
      <w:r w:rsidRPr="00054FBB">
        <w:rPr>
          <w:rFonts w:cs="Times New Roman"/>
          <w:szCs w:val="24"/>
        </w:rPr>
        <w:t xml:space="preserve"> </w:t>
      </w:r>
      <w:proofErr w:type="spellStart"/>
      <w:r w:rsidRPr="00054FBB">
        <w:rPr>
          <w:rFonts w:cs="Times New Roman"/>
          <w:szCs w:val="24"/>
        </w:rPr>
        <w:t>banyak</w:t>
      </w:r>
      <w:proofErr w:type="spellEnd"/>
      <w:r w:rsidRPr="00054FBB">
        <w:rPr>
          <w:rFonts w:cs="Times New Roman"/>
          <w:szCs w:val="24"/>
        </w:rPr>
        <w:t xml:space="preserve"> orang </w:t>
      </w:r>
      <w:proofErr w:type="spellStart"/>
      <w:r w:rsidRPr="00054FBB">
        <w:rPr>
          <w:rFonts w:cs="Times New Roman"/>
          <w:szCs w:val="24"/>
        </w:rPr>
        <w:t>guna</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memenuhi</w:t>
      </w:r>
      <w:proofErr w:type="spellEnd"/>
      <w:r w:rsidRPr="00054FBB">
        <w:rPr>
          <w:rFonts w:cs="Times New Roman"/>
          <w:szCs w:val="24"/>
        </w:rPr>
        <w:t xml:space="preserve"> </w:t>
      </w:r>
      <w:proofErr w:type="spellStart"/>
      <w:r w:rsidRPr="00054FBB">
        <w:rPr>
          <w:rFonts w:cs="Times New Roman"/>
          <w:szCs w:val="24"/>
        </w:rPr>
        <w:t>kebutuhannya</w:t>
      </w:r>
      <w:proofErr w:type="spellEnd"/>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w:t>
      </w:r>
      <w:proofErr w:type="spellStart"/>
      <w:r w:rsidRPr="00054FBB">
        <w:rPr>
          <w:rFonts w:cs="Times New Roman"/>
          <w:szCs w:val="24"/>
        </w:rPr>
        <w:t>perkembangannya</w:t>
      </w:r>
      <w:proofErr w:type="spellEnd"/>
      <w:r w:rsidRPr="00054FBB">
        <w:rPr>
          <w:rFonts w:cs="Times New Roman"/>
          <w:szCs w:val="24"/>
        </w:rPr>
        <w:t xml:space="preserve"> </w:t>
      </w:r>
      <w:proofErr w:type="spellStart"/>
      <w:r w:rsidRPr="00054FBB">
        <w:rPr>
          <w:rFonts w:cs="Times New Roman"/>
          <w:szCs w:val="24"/>
        </w:rPr>
        <w:t>perekonomian</w:t>
      </w:r>
      <w:proofErr w:type="spellEnd"/>
      <w:r w:rsidRPr="00054FBB">
        <w:rPr>
          <w:rFonts w:cs="Times New Roman"/>
          <w:szCs w:val="24"/>
        </w:rPr>
        <w:t xml:space="preserve"> </w:t>
      </w:r>
      <w:proofErr w:type="spellStart"/>
      <w:r w:rsidRPr="00054FBB">
        <w:rPr>
          <w:rFonts w:cs="Times New Roman"/>
          <w:szCs w:val="24"/>
        </w:rPr>
        <w:t>mengalami</w:t>
      </w:r>
      <w:proofErr w:type="spellEnd"/>
      <w:r w:rsidRPr="00054FBB">
        <w:rPr>
          <w:rFonts w:cs="Times New Roman"/>
          <w:szCs w:val="24"/>
        </w:rPr>
        <w:t xml:space="preserve"> </w:t>
      </w:r>
      <w:proofErr w:type="spellStart"/>
      <w:r w:rsidRPr="00054FBB">
        <w:rPr>
          <w:rFonts w:cs="Times New Roman"/>
          <w:szCs w:val="24"/>
        </w:rPr>
        <w:t>transformasi</w:t>
      </w:r>
      <w:proofErr w:type="spellEnd"/>
      <w:r w:rsidRPr="00054FBB">
        <w:rPr>
          <w:rFonts w:cs="Times New Roman"/>
          <w:szCs w:val="24"/>
        </w:rPr>
        <w:t xml:space="preserve">, </w:t>
      </w:r>
      <w:proofErr w:type="spellStart"/>
      <w:r w:rsidRPr="00054FBB">
        <w:rPr>
          <w:rFonts w:cs="Times New Roman"/>
          <w:szCs w:val="24"/>
        </w:rPr>
        <w:t>modernisasi</w:t>
      </w:r>
      <w:proofErr w:type="spellEnd"/>
      <w:r w:rsidRPr="00054FBB">
        <w:rPr>
          <w:rFonts w:cs="Times New Roman"/>
          <w:szCs w:val="24"/>
        </w:rPr>
        <w:t xml:space="preserve"> </w:t>
      </w:r>
      <w:proofErr w:type="spellStart"/>
      <w:r w:rsidRPr="00054FBB">
        <w:rPr>
          <w:rFonts w:cs="Times New Roman"/>
          <w:szCs w:val="24"/>
        </w:rPr>
        <w:t>bahkan</w:t>
      </w:r>
      <w:proofErr w:type="spellEnd"/>
      <w:r w:rsidRPr="00054FBB">
        <w:rPr>
          <w:rFonts w:cs="Times New Roman"/>
          <w:szCs w:val="24"/>
        </w:rPr>
        <w:t xml:space="preserve"> </w:t>
      </w:r>
      <w:proofErr w:type="spellStart"/>
      <w:r w:rsidRPr="00054FBB">
        <w:rPr>
          <w:rFonts w:cs="Times New Roman"/>
          <w:szCs w:val="24"/>
        </w:rPr>
        <w:t>inovasi</w:t>
      </w:r>
      <w:proofErr w:type="spellEnd"/>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w:t>
      </w:r>
      <w:proofErr w:type="spellStart"/>
      <w:r w:rsidRPr="00054FBB">
        <w:rPr>
          <w:rFonts w:cs="Times New Roman"/>
          <w:szCs w:val="24"/>
        </w:rPr>
        <w:t>pengaplikasian</w:t>
      </w:r>
      <w:proofErr w:type="spellEnd"/>
      <w:r w:rsidRPr="00054FBB">
        <w:rPr>
          <w:rFonts w:cs="Times New Roman"/>
          <w:szCs w:val="24"/>
        </w:rPr>
        <w:t xml:space="preserve"> </w:t>
      </w:r>
      <w:proofErr w:type="spellStart"/>
      <w:r w:rsidRPr="00054FBB">
        <w:rPr>
          <w:rFonts w:cs="Times New Roman"/>
          <w:szCs w:val="24"/>
        </w:rPr>
        <w:t>penerapannya</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adanya</w:t>
      </w:r>
      <w:proofErr w:type="spellEnd"/>
      <w:r w:rsidRPr="00054FBB">
        <w:rPr>
          <w:rFonts w:cs="Times New Roman"/>
          <w:szCs w:val="24"/>
        </w:rPr>
        <w:t xml:space="preserve"> </w:t>
      </w:r>
      <w:proofErr w:type="spellStart"/>
      <w:r w:rsidRPr="00054FBB">
        <w:rPr>
          <w:rFonts w:cs="Times New Roman"/>
          <w:szCs w:val="24"/>
        </w:rPr>
        <w:t>perkembangan</w:t>
      </w:r>
      <w:proofErr w:type="spellEnd"/>
      <w:r w:rsidRPr="00054FBB">
        <w:rPr>
          <w:rFonts w:cs="Times New Roman"/>
          <w:szCs w:val="24"/>
        </w:rPr>
        <w:t xml:space="preserve"> </w:t>
      </w:r>
      <w:proofErr w:type="spellStart"/>
      <w:r w:rsidRPr="00054FBB">
        <w:rPr>
          <w:rFonts w:cs="Times New Roman"/>
          <w:szCs w:val="24"/>
        </w:rPr>
        <w:t>teknologi</w:t>
      </w:r>
      <w:proofErr w:type="spellEnd"/>
      <w:r w:rsidRPr="00054FBB">
        <w:rPr>
          <w:rFonts w:cs="Times New Roman"/>
          <w:szCs w:val="24"/>
        </w:rPr>
        <w:t xml:space="preserve">, </w:t>
      </w:r>
      <w:proofErr w:type="spellStart"/>
      <w:r w:rsidRPr="00054FBB">
        <w:rPr>
          <w:rFonts w:cs="Times New Roman"/>
          <w:szCs w:val="24"/>
        </w:rPr>
        <w:t>ekonomi</w:t>
      </w:r>
      <w:proofErr w:type="spellEnd"/>
      <w:r w:rsidRPr="00054FBB">
        <w:rPr>
          <w:rFonts w:cs="Times New Roman"/>
          <w:szCs w:val="24"/>
        </w:rPr>
        <w:t xml:space="preserve"> </w:t>
      </w:r>
      <w:proofErr w:type="spellStart"/>
      <w:r w:rsidRPr="00054FBB">
        <w:rPr>
          <w:rFonts w:cs="Times New Roman"/>
          <w:szCs w:val="24"/>
        </w:rPr>
        <w:t>mulai</w:t>
      </w:r>
      <w:proofErr w:type="spellEnd"/>
      <w:r w:rsidRPr="00054FBB">
        <w:rPr>
          <w:rFonts w:cs="Times New Roman"/>
          <w:szCs w:val="24"/>
        </w:rPr>
        <w:t xml:space="preserve"> </w:t>
      </w:r>
      <w:proofErr w:type="spellStart"/>
      <w:r w:rsidRPr="00054FBB">
        <w:rPr>
          <w:rFonts w:cs="Times New Roman"/>
          <w:szCs w:val="24"/>
        </w:rPr>
        <w:t>mengalami</w:t>
      </w:r>
      <w:proofErr w:type="spellEnd"/>
      <w:r w:rsidRPr="00054FBB">
        <w:rPr>
          <w:rFonts w:cs="Times New Roman"/>
          <w:szCs w:val="24"/>
        </w:rPr>
        <w:t xml:space="preserve"> </w:t>
      </w:r>
      <w:proofErr w:type="spellStart"/>
      <w:r w:rsidRPr="00054FBB">
        <w:rPr>
          <w:rFonts w:cs="Times New Roman"/>
          <w:szCs w:val="24"/>
        </w:rPr>
        <w:t>transformasi</w:t>
      </w:r>
      <w:proofErr w:type="spellEnd"/>
      <w:r w:rsidRPr="00054FBB">
        <w:rPr>
          <w:rFonts w:cs="Times New Roman"/>
          <w:szCs w:val="24"/>
        </w:rPr>
        <w:t xml:space="preserve"> </w:t>
      </w:r>
      <w:proofErr w:type="spellStart"/>
      <w:r w:rsidRPr="00054FBB">
        <w:rPr>
          <w:rFonts w:cs="Times New Roman"/>
          <w:szCs w:val="24"/>
        </w:rPr>
        <w:t>ke</w:t>
      </w:r>
      <w:proofErr w:type="spellEnd"/>
      <w:r w:rsidRPr="00054FBB">
        <w:rPr>
          <w:rFonts w:cs="Times New Roman"/>
          <w:szCs w:val="24"/>
        </w:rPr>
        <w:t xml:space="preserve"> </w:t>
      </w:r>
      <w:proofErr w:type="spellStart"/>
      <w:r w:rsidRPr="00054FBB">
        <w:rPr>
          <w:rFonts w:cs="Times New Roman"/>
          <w:szCs w:val="24"/>
        </w:rPr>
        <w:t>ekonomi</w:t>
      </w:r>
      <w:proofErr w:type="spellEnd"/>
      <w:r w:rsidRPr="00054FBB">
        <w:rPr>
          <w:rFonts w:cs="Times New Roman"/>
          <w:szCs w:val="24"/>
        </w:rPr>
        <w:t xml:space="preserve"> digital. </w:t>
      </w:r>
    </w:p>
    <w:p w14:paraId="0B3DE44C" w14:textId="77777777" w:rsidR="00D36D50" w:rsidRPr="00054FBB" w:rsidRDefault="00D36D50" w:rsidP="00D36D50">
      <w:pPr>
        <w:spacing w:after="0"/>
        <w:ind w:firstLine="567"/>
        <w:rPr>
          <w:rFonts w:cs="Times New Roman"/>
          <w:szCs w:val="24"/>
        </w:rPr>
      </w:pPr>
      <w:proofErr w:type="spellStart"/>
      <w:r w:rsidRPr="00054FBB">
        <w:rPr>
          <w:rFonts w:cs="Times New Roman"/>
          <w:szCs w:val="24"/>
        </w:rPr>
        <w:t>Setiap</w:t>
      </w:r>
      <w:proofErr w:type="spellEnd"/>
      <w:r w:rsidRPr="00054FBB">
        <w:rPr>
          <w:rFonts w:cs="Times New Roman"/>
          <w:szCs w:val="24"/>
        </w:rPr>
        <w:t xml:space="preserve"> negara </w:t>
      </w:r>
      <w:proofErr w:type="spellStart"/>
      <w:r w:rsidRPr="00054FBB">
        <w:rPr>
          <w:rFonts w:cs="Times New Roman"/>
          <w:szCs w:val="24"/>
        </w:rPr>
        <w:t>senantiasa</w:t>
      </w:r>
      <w:proofErr w:type="spellEnd"/>
      <w:r w:rsidRPr="00054FBB">
        <w:rPr>
          <w:rFonts w:cs="Times New Roman"/>
          <w:szCs w:val="24"/>
        </w:rPr>
        <w:t xml:space="preserve"> </w:t>
      </w:r>
      <w:proofErr w:type="spellStart"/>
      <w:r w:rsidRPr="00054FBB">
        <w:rPr>
          <w:rFonts w:cs="Times New Roman"/>
          <w:szCs w:val="24"/>
        </w:rPr>
        <w:t>mengharapkan</w:t>
      </w:r>
      <w:proofErr w:type="spellEnd"/>
      <w:r w:rsidRPr="00054FBB">
        <w:rPr>
          <w:rFonts w:cs="Times New Roman"/>
          <w:szCs w:val="24"/>
        </w:rPr>
        <w:t xml:space="preserve"> agar </w:t>
      </w:r>
      <w:proofErr w:type="spellStart"/>
      <w:r w:rsidRPr="00054FBB">
        <w:rPr>
          <w:rFonts w:cs="Times New Roman"/>
          <w:szCs w:val="24"/>
        </w:rPr>
        <w:t>perekonomian</w:t>
      </w:r>
      <w:proofErr w:type="spellEnd"/>
      <w:r w:rsidRPr="00054FBB">
        <w:rPr>
          <w:rFonts w:cs="Times New Roman"/>
          <w:szCs w:val="24"/>
        </w:rPr>
        <w:t xml:space="preserve"> yang </w:t>
      </w:r>
      <w:proofErr w:type="spellStart"/>
      <w:r w:rsidRPr="00054FBB">
        <w:rPr>
          <w:rFonts w:cs="Times New Roman"/>
          <w:szCs w:val="24"/>
        </w:rPr>
        <w:t>dicapai</w:t>
      </w:r>
      <w:proofErr w:type="spellEnd"/>
      <w:r w:rsidRPr="00054FBB">
        <w:rPr>
          <w:rFonts w:cs="Times New Roman"/>
          <w:szCs w:val="24"/>
        </w:rPr>
        <w:t xml:space="preserve"> </w:t>
      </w:r>
      <w:proofErr w:type="spellStart"/>
      <w:r w:rsidRPr="00054FBB">
        <w:rPr>
          <w:rFonts w:cs="Times New Roman"/>
          <w:szCs w:val="24"/>
        </w:rPr>
        <w:t>mengalami</w:t>
      </w:r>
      <w:proofErr w:type="spellEnd"/>
      <w:r w:rsidRPr="00054FBB">
        <w:rPr>
          <w:rFonts w:cs="Times New Roman"/>
          <w:szCs w:val="24"/>
        </w:rPr>
        <w:t xml:space="preserve"> </w:t>
      </w:r>
      <w:proofErr w:type="spellStart"/>
      <w:r w:rsidRPr="00054FBB">
        <w:rPr>
          <w:rFonts w:cs="Times New Roman"/>
          <w:szCs w:val="24"/>
        </w:rPr>
        <w:t>peningkatan</w:t>
      </w:r>
      <w:proofErr w:type="spellEnd"/>
      <w:r w:rsidRPr="00054FBB">
        <w:rPr>
          <w:rFonts w:cs="Times New Roman"/>
          <w:szCs w:val="24"/>
        </w:rPr>
        <w:t xml:space="preserve"> </w:t>
      </w:r>
      <w:proofErr w:type="spellStart"/>
      <w:r w:rsidRPr="00054FBB">
        <w:rPr>
          <w:rFonts w:cs="Times New Roman"/>
          <w:szCs w:val="24"/>
        </w:rPr>
        <w:t>terus-menerus</w:t>
      </w:r>
      <w:proofErr w:type="spellEnd"/>
      <w:r w:rsidRPr="00054FBB">
        <w:rPr>
          <w:rFonts w:cs="Times New Roman"/>
          <w:szCs w:val="24"/>
        </w:rPr>
        <w:t xml:space="preserve">. </w:t>
      </w:r>
      <w:proofErr w:type="spellStart"/>
      <w:r w:rsidRPr="00054FBB">
        <w:rPr>
          <w:rFonts w:cs="Times New Roman"/>
          <w:szCs w:val="24"/>
        </w:rPr>
        <w:t>Peningkatan</w:t>
      </w:r>
      <w:proofErr w:type="spellEnd"/>
      <w:r w:rsidRPr="00054FBB">
        <w:rPr>
          <w:rFonts w:cs="Times New Roman"/>
          <w:szCs w:val="24"/>
        </w:rPr>
        <w:t xml:space="preserve"> </w:t>
      </w:r>
      <w:proofErr w:type="spellStart"/>
      <w:r w:rsidRPr="00054FBB">
        <w:rPr>
          <w:rFonts w:cs="Times New Roman"/>
          <w:szCs w:val="24"/>
        </w:rPr>
        <w:t>perekonomian</w:t>
      </w:r>
      <w:proofErr w:type="spellEnd"/>
      <w:r w:rsidRPr="00054FBB">
        <w:rPr>
          <w:rFonts w:cs="Times New Roman"/>
          <w:szCs w:val="24"/>
        </w:rPr>
        <w:t xml:space="preserve"> </w:t>
      </w:r>
      <w:proofErr w:type="spellStart"/>
      <w:r w:rsidRPr="00054FBB">
        <w:rPr>
          <w:rFonts w:cs="Times New Roman"/>
          <w:szCs w:val="24"/>
        </w:rPr>
        <w:t>tersebut</w:t>
      </w:r>
      <w:proofErr w:type="spellEnd"/>
      <w:r w:rsidRPr="00054FBB">
        <w:rPr>
          <w:rFonts w:cs="Times New Roman"/>
          <w:szCs w:val="24"/>
        </w:rPr>
        <w:t xml:space="preserve"> </w:t>
      </w:r>
      <w:proofErr w:type="spellStart"/>
      <w:r w:rsidRPr="00054FBB">
        <w:rPr>
          <w:rFonts w:cs="Times New Roman"/>
          <w:szCs w:val="24"/>
        </w:rPr>
        <w:t>akan</w:t>
      </w:r>
      <w:proofErr w:type="spellEnd"/>
      <w:r w:rsidRPr="00054FBB">
        <w:rPr>
          <w:rFonts w:cs="Times New Roman"/>
          <w:szCs w:val="24"/>
        </w:rPr>
        <w:t xml:space="preserve"> </w:t>
      </w:r>
      <w:proofErr w:type="spellStart"/>
      <w:r w:rsidRPr="00054FBB">
        <w:rPr>
          <w:rFonts w:cs="Times New Roman"/>
          <w:szCs w:val="24"/>
        </w:rPr>
        <w:t>memupuk</w:t>
      </w:r>
      <w:proofErr w:type="spellEnd"/>
      <w:r w:rsidRPr="00054FBB">
        <w:rPr>
          <w:rFonts w:cs="Times New Roman"/>
          <w:szCs w:val="24"/>
        </w:rPr>
        <w:t xml:space="preserve"> </w:t>
      </w:r>
      <w:proofErr w:type="spellStart"/>
      <w:r w:rsidRPr="00054FBB">
        <w:rPr>
          <w:rFonts w:cs="Times New Roman"/>
          <w:szCs w:val="24"/>
        </w:rPr>
        <w:t>investasi</w:t>
      </w:r>
      <w:proofErr w:type="spellEnd"/>
      <w:r w:rsidRPr="00054FBB">
        <w:rPr>
          <w:rFonts w:cs="Times New Roman"/>
          <w:szCs w:val="24"/>
        </w:rPr>
        <w:t xml:space="preserve"> </w:t>
      </w:r>
      <w:proofErr w:type="spellStart"/>
      <w:r w:rsidRPr="00054FBB">
        <w:rPr>
          <w:rFonts w:cs="Times New Roman"/>
          <w:szCs w:val="24"/>
        </w:rPr>
        <w:t>serta</w:t>
      </w:r>
      <w:proofErr w:type="spellEnd"/>
      <w:r w:rsidRPr="00054FBB">
        <w:rPr>
          <w:rFonts w:cs="Times New Roman"/>
          <w:szCs w:val="24"/>
        </w:rPr>
        <w:t xml:space="preserve"> </w:t>
      </w:r>
      <w:proofErr w:type="spellStart"/>
      <w:r w:rsidRPr="00054FBB">
        <w:rPr>
          <w:rFonts w:cs="Times New Roman"/>
          <w:szCs w:val="24"/>
        </w:rPr>
        <w:t>kemampuan</w:t>
      </w:r>
      <w:proofErr w:type="spellEnd"/>
      <w:r w:rsidRPr="00054FBB">
        <w:rPr>
          <w:rFonts w:cs="Times New Roman"/>
          <w:szCs w:val="24"/>
        </w:rPr>
        <w:t xml:space="preserve"> </w:t>
      </w:r>
      <w:proofErr w:type="spellStart"/>
      <w:r w:rsidRPr="00054FBB">
        <w:rPr>
          <w:rFonts w:cs="Times New Roman"/>
          <w:szCs w:val="24"/>
        </w:rPr>
        <w:t>teknik</w:t>
      </w:r>
      <w:proofErr w:type="spellEnd"/>
      <w:r w:rsidRPr="00054FBB">
        <w:rPr>
          <w:rFonts w:cs="Times New Roman"/>
          <w:szCs w:val="24"/>
        </w:rPr>
        <w:t xml:space="preserve"> </w:t>
      </w:r>
      <w:proofErr w:type="spellStart"/>
      <w:r w:rsidRPr="00054FBB">
        <w:rPr>
          <w:rFonts w:cs="Times New Roman"/>
          <w:szCs w:val="24"/>
        </w:rPr>
        <w:t>produksi</w:t>
      </w:r>
      <w:proofErr w:type="spellEnd"/>
      <w:r w:rsidRPr="00054FBB">
        <w:rPr>
          <w:rFonts w:cs="Times New Roman"/>
          <w:szCs w:val="24"/>
        </w:rPr>
        <w:t xml:space="preserve"> agar </w:t>
      </w:r>
      <w:proofErr w:type="spellStart"/>
      <w:r w:rsidRPr="00054FBB">
        <w:rPr>
          <w:rFonts w:cs="Times New Roman"/>
          <w:szCs w:val="24"/>
        </w:rPr>
        <w:t>hasil</w:t>
      </w:r>
      <w:proofErr w:type="spellEnd"/>
      <w:r w:rsidRPr="00054FBB">
        <w:rPr>
          <w:rFonts w:cs="Times New Roman"/>
          <w:szCs w:val="24"/>
        </w:rPr>
        <w:t xml:space="preserve"> </w:t>
      </w:r>
      <w:proofErr w:type="spellStart"/>
      <w:r w:rsidRPr="00054FBB">
        <w:rPr>
          <w:rFonts w:cs="Times New Roman"/>
          <w:szCs w:val="24"/>
        </w:rPr>
        <w:t>produksi</w:t>
      </w:r>
      <w:proofErr w:type="spellEnd"/>
      <w:r w:rsidRPr="00054FBB">
        <w:rPr>
          <w:rFonts w:cs="Times New Roman"/>
          <w:szCs w:val="24"/>
        </w:rPr>
        <w:t xml:space="preserve"> </w:t>
      </w:r>
      <w:proofErr w:type="spellStart"/>
      <w:r w:rsidRPr="00054FBB">
        <w:rPr>
          <w:rFonts w:cs="Times New Roman"/>
          <w:szCs w:val="24"/>
        </w:rPr>
        <w:t>terus</w:t>
      </w:r>
      <w:proofErr w:type="spellEnd"/>
      <w:r w:rsidRPr="00054FBB">
        <w:rPr>
          <w:rFonts w:cs="Times New Roman"/>
          <w:szCs w:val="24"/>
        </w:rPr>
        <w:t xml:space="preserve"> </w:t>
      </w:r>
      <w:proofErr w:type="spellStart"/>
      <w:r w:rsidRPr="00054FBB">
        <w:rPr>
          <w:rFonts w:cs="Times New Roman"/>
          <w:szCs w:val="24"/>
        </w:rPr>
        <w:t>meningkat</w:t>
      </w:r>
      <w:proofErr w:type="spellEnd"/>
      <w:r w:rsidRPr="00054FBB">
        <w:rPr>
          <w:rFonts w:cs="Times New Roman"/>
          <w:szCs w:val="24"/>
        </w:rPr>
        <w:t xml:space="preserve">. Jika </w:t>
      </w:r>
      <w:proofErr w:type="spellStart"/>
      <w:r w:rsidRPr="00054FBB">
        <w:rPr>
          <w:rFonts w:cs="Times New Roman"/>
          <w:szCs w:val="24"/>
        </w:rPr>
        <w:t>hasil</w:t>
      </w:r>
      <w:proofErr w:type="spellEnd"/>
      <w:r w:rsidRPr="00054FBB">
        <w:rPr>
          <w:rFonts w:cs="Times New Roman"/>
          <w:szCs w:val="24"/>
        </w:rPr>
        <w:t xml:space="preserve"> </w:t>
      </w:r>
      <w:proofErr w:type="spellStart"/>
      <w:r w:rsidRPr="00054FBB">
        <w:rPr>
          <w:rFonts w:cs="Times New Roman"/>
          <w:szCs w:val="24"/>
        </w:rPr>
        <w:t>produksi</w:t>
      </w:r>
      <w:proofErr w:type="spellEnd"/>
      <w:r w:rsidRPr="00054FBB">
        <w:rPr>
          <w:rFonts w:cs="Times New Roman"/>
          <w:szCs w:val="24"/>
        </w:rPr>
        <w:t xml:space="preserve"> </w:t>
      </w:r>
      <w:proofErr w:type="spellStart"/>
      <w:r w:rsidRPr="00054FBB">
        <w:rPr>
          <w:rFonts w:cs="Times New Roman"/>
          <w:szCs w:val="24"/>
        </w:rPr>
        <w:t>meningkat</w:t>
      </w:r>
      <w:proofErr w:type="spellEnd"/>
      <w:r w:rsidRPr="00054FBB">
        <w:rPr>
          <w:rFonts w:cs="Times New Roman"/>
          <w:szCs w:val="24"/>
        </w:rPr>
        <w:t xml:space="preserve">, </w:t>
      </w:r>
      <w:proofErr w:type="spellStart"/>
      <w:r w:rsidRPr="00054FBB">
        <w:rPr>
          <w:rFonts w:cs="Times New Roman"/>
          <w:szCs w:val="24"/>
        </w:rPr>
        <w:t>perekonomian</w:t>
      </w:r>
      <w:proofErr w:type="spellEnd"/>
      <w:r w:rsidRPr="00054FBB">
        <w:rPr>
          <w:rFonts w:cs="Times New Roman"/>
          <w:szCs w:val="24"/>
        </w:rPr>
        <w:t xml:space="preserve"> </w:t>
      </w:r>
      <w:proofErr w:type="spellStart"/>
      <w:r w:rsidRPr="00054FBB">
        <w:rPr>
          <w:rFonts w:cs="Times New Roman"/>
          <w:szCs w:val="24"/>
        </w:rPr>
        <w:t>mengalami</w:t>
      </w:r>
      <w:proofErr w:type="spellEnd"/>
      <w:r w:rsidRPr="00054FBB">
        <w:rPr>
          <w:rFonts w:cs="Times New Roman"/>
          <w:szCs w:val="24"/>
        </w:rPr>
        <w:t xml:space="preserve"> </w:t>
      </w:r>
      <w:proofErr w:type="spellStart"/>
      <w:r w:rsidRPr="00054FBB">
        <w:rPr>
          <w:rFonts w:cs="Times New Roman"/>
          <w:szCs w:val="24"/>
        </w:rPr>
        <w:t>pertumbuhan</w:t>
      </w:r>
      <w:proofErr w:type="spellEnd"/>
      <w:r w:rsidRPr="00054FBB">
        <w:rPr>
          <w:rFonts w:cs="Times New Roman"/>
          <w:szCs w:val="24"/>
        </w:rPr>
        <w:t xml:space="preserve">, </w:t>
      </w:r>
      <w:proofErr w:type="spellStart"/>
      <w:r w:rsidRPr="00054FBB">
        <w:rPr>
          <w:rFonts w:cs="Times New Roman"/>
          <w:szCs w:val="24"/>
        </w:rPr>
        <w:t>serta</w:t>
      </w:r>
      <w:proofErr w:type="spellEnd"/>
      <w:r w:rsidRPr="00054FBB">
        <w:rPr>
          <w:rFonts w:cs="Times New Roman"/>
          <w:szCs w:val="24"/>
        </w:rPr>
        <w:t xml:space="preserve"> </w:t>
      </w:r>
      <w:proofErr w:type="spellStart"/>
      <w:r w:rsidRPr="00054FBB">
        <w:rPr>
          <w:rFonts w:cs="Times New Roman"/>
          <w:szCs w:val="24"/>
        </w:rPr>
        <w:t>memberikan</w:t>
      </w:r>
      <w:proofErr w:type="spellEnd"/>
      <w:r w:rsidRPr="00054FBB">
        <w:rPr>
          <w:rFonts w:cs="Times New Roman"/>
          <w:szCs w:val="24"/>
        </w:rPr>
        <w:t xml:space="preserve"> </w:t>
      </w:r>
      <w:proofErr w:type="spellStart"/>
      <w:r w:rsidRPr="00054FBB">
        <w:rPr>
          <w:rFonts w:cs="Times New Roman"/>
          <w:szCs w:val="24"/>
        </w:rPr>
        <w:t>kesejahteraan</w:t>
      </w:r>
      <w:proofErr w:type="spellEnd"/>
      <w:r w:rsidRPr="00054FBB">
        <w:rPr>
          <w:rFonts w:cs="Times New Roman"/>
          <w:szCs w:val="24"/>
        </w:rPr>
        <w:t xml:space="preserve"> </w:t>
      </w:r>
      <w:proofErr w:type="spellStart"/>
      <w:r w:rsidRPr="00054FBB">
        <w:rPr>
          <w:rFonts w:cs="Times New Roman"/>
          <w:szCs w:val="24"/>
        </w:rPr>
        <w:t>ekonomi</w:t>
      </w:r>
      <w:proofErr w:type="spellEnd"/>
      <w:r w:rsidRPr="00054FBB">
        <w:rPr>
          <w:rFonts w:cs="Times New Roman"/>
          <w:szCs w:val="24"/>
        </w:rPr>
        <w:t xml:space="preserve"> yang </w:t>
      </w:r>
      <w:proofErr w:type="spellStart"/>
      <w:r w:rsidRPr="00054FBB">
        <w:rPr>
          <w:rFonts w:cs="Times New Roman"/>
          <w:szCs w:val="24"/>
        </w:rPr>
        <w:t>lebih</w:t>
      </w:r>
      <w:proofErr w:type="spellEnd"/>
      <w:r w:rsidRPr="00054FBB">
        <w:rPr>
          <w:rFonts w:cs="Times New Roman"/>
          <w:szCs w:val="24"/>
        </w:rPr>
        <w:t xml:space="preserve"> </w:t>
      </w:r>
      <w:proofErr w:type="spellStart"/>
      <w:r w:rsidRPr="00054FBB">
        <w:rPr>
          <w:rFonts w:cs="Times New Roman"/>
          <w:szCs w:val="24"/>
        </w:rPr>
        <w:t>baik</w:t>
      </w:r>
      <w:proofErr w:type="spellEnd"/>
      <w:r w:rsidRPr="00054FBB">
        <w:rPr>
          <w:rFonts w:cs="Times New Roman"/>
          <w:szCs w:val="24"/>
        </w:rPr>
        <w:t xml:space="preserve"> </w:t>
      </w:r>
      <w:proofErr w:type="spellStart"/>
      <w:r w:rsidRPr="00054FBB">
        <w:rPr>
          <w:rFonts w:cs="Times New Roman"/>
          <w:szCs w:val="24"/>
        </w:rPr>
        <w:t>bagi</w:t>
      </w:r>
      <w:proofErr w:type="spellEnd"/>
      <w:r w:rsidRPr="00054FBB">
        <w:rPr>
          <w:rFonts w:cs="Times New Roman"/>
          <w:szCs w:val="24"/>
        </w:rPr>
        <w:t xml:space="preserve"> </w:t>
      </w:r>
      <w:proofErr w:type="spellStart"/>
      <w:r w:rsidRPr="00054FBB">
        <w:rPr>
          <w:rFonts w:cs="Times New Roman"/>
          <w:szCs w:val="24"/>
        </w:rPr>
        <w:t>penduduk</w:t>
      </w:r>
      <w:proofErr w:type="spellEnd"/>
      <w:r w:rsidRPr="00054FBB">
        <w:rPr>
          <w:rFonts w:cs="Times New Roman"/>
          <w:szCs w:val="24"/>
        </w:rPr>
        <w:t xml:space="preserve"> negara </w:t>
      </w:r>
      <w:proofErr w:type="spellStart"/>
      <w:r w:rsidRPr="00054FBB">
        <w:rPr>
          <w:rFonts w:cs="Times New Roman"/>
          <w:szCs w:val="24"/>
        </w:rPr>
        <w:t>tersebut</w:t>
      </w:r>
      <w:proofErr w:type="spellEnd"/>
      <w:r w:rsidRPr="00054FBB">
        <w:rPr>
          <w:rFonts w:cs="Times New Roman"/>
          <w:szCs w:val="24"/>
        </w:rPr>
        <w:t xml:space="preserve">. </w:t>
      </w:r>
      <w:proofErr w:type="spellStart"/>
      <w:r w:rsidRPr="00054FBB">
        <w:rPr>
          <w:rFonts w:cs="Times New Roman"/>
          <w:szCs w:val="24"/>
        </w:rPr>
        <w:t>Pertumbuhan</w:t>
      </w:r>
      <w:proofErr w:type="spellEnd"/>
      <w:r w:rsidRPr="00054FBB">
        <w:rPr>
          <w:rFonts w:cs="Times New Roman"/>
          <w:szCs w:val="24"/>
        </w:rPr>
        <w:t xml:space="preserve"> </w:t>
      </w:r>
      <w:proofErr w:type="spellStart"/>
      <w:r w:rsidRPr="00054FBB">
        <w:rPr>
          <w:rFonts w:cs="Times New Roman"/>
          <w:szCs w:val="24"/>
        </w:rPr>
        <w:t>ekonomi</w:t>
      </w:r>
      <w:proofErr w:type="spellEnd"/>
      <w:r w:rsidRPr="00054FBB">
        <w:rPr>
          <w:rFonts w:cs="Times New Roman"/>
          <w:szCs w:val="24"/>
        </w:rPr>
        <w:t xml:space="preserve"> ini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dilihat</w:t>
      </w:r>
      <w:proofErr w:type="spellEnd"/>
      <w:r w:rsidRPr="00054FBB">
        <w:rPr>
          <w:rFonts w:cs="Times New Roman"/>
          <w:szCs w:val="24"/>
        </w:rPr>
        <w:t xml:space="preserve"> dan </w:t>
      </w:r>
      <w:proofErr w:type="spellStart"/>
      <w:r w:rsidRPr="00054FBB">
        <w:rPr>
          <w:rFonts w:cs="Times New Roman"/>
          <w:szCs w:val="24"/>
        </w:rPr>
        <w:t>diukur</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proofErr w:type="spellStart"/>
      <w:r w:rsidRPr="00054FBB">
        <w:rPr>
          <w:rFonts w:cs="Times New Roman"/>
          <w:szCs w:val="24"/>
        </w:rPr>
        <w:t>Produk</w:t>
      </w:r>
      <w:proofErr w:type="spellEnd"/>
      <w:r w:rsidRPr="00054FBB">
        <w:rPr>
          <w:rFonts w:cs="Times New Roman"/>
          <w:szCs w:val="24"/>
        </w:rPr>
        <w:t xml:space="preserve"> </w:t>
      </w:r>
      <w:proofErr w:type="spellStart"/>
      <w:r w:rsidRPr="00054FBB">
        <w:rPr>
          <w:rFonts w:cs="Times New Roman"/>
          <w:szCs w:val="24"/>
        </w:rPr>
        <w:t>Domestik</w:t>
      </w:r>
      <w:proofErr w:type="spellEnd"/>
      <w:r w:rsidRPr="00054FBB">
        <w:rPr>
          <w:rFonts w:cs="Times New Roman"/>
          <w:szCs w:val="24"/>
        </w:rPr>
        <w:t xml:space="preserve"> </w:t>
      </w:r>
      <w:proofErr w:type="spellStart"/>
      <w:r w:rsidRPr="00054FBB">
        <w:rPr>
          <w:rFonts w:cs="Times New Roman"/>
          <w:szCs w:val="24"/>
        </w:rPr>
        <w:t>Bruto</w:t>
      </w:r>
      <w:proofErr w:type="spellEnd"/>
      <w:r w:rsidRPr="00054FBB">
        <w:rPr>
          <w:rFonts w:cs="Times New Roman"/>
          <w:szCs w:val="24"/>
        </w:rPr>
        <w:t xml:space="preserve"> (PDB) </w:t>
      </w:r>
      <w:proofErr w:type="spellStart"/>
      <w:r w:rsidRPr="00054FBB">
        <w:rPr>
          <w:rFonts w:cs="Times New Roman"/>
          <w:szCs w:val="24"/>
        </w:rPr>
        <w:t>atas</w:t>
      </w:r>
      <w:proofErr w:type="spellEnd"/>
      <w:r w:rsidRPr="00054FBB">
        <w:rPr>
          <w:rFonts w:cs="Times New Roman"/>
          <w:szCs w:val="24"/>
        </w:rPr>
        <w:t xml:space="preserve"> </w:t>
      </w:r>
      <w:proofErr w:type="spellStart"/>
      <w:r w:rsidRPr="00054FBB">
        <w:rPr>
          <w:rFonts w:cs="Times New Roman"/>
          <w:szCs w:val="24"/>
        </w:rPr>
        <w:t>harga</w:t>
      </w:r>
      <w:proofErr w:type="spellEnd"/>
      <w:r w:rsidRPr="00054FBB">
        <w:rPr>
          <w:rFonts w:cs="Times New Roman"/>
          <w:szCs w:val="24"/>
        </w:rPr>
        <w:t xml:space="preserve"> </w:t>
      </w:r>
      <w:proofErr w:type="spellStart"/>
      <w:r w:rsidRPr="00054FBB">
        <w:rPr>
          <w:rFonts w:cs="Times New Roman"/>
          <w:szCs w:val="24"/>
        </w:rPr>
        <w:t>konstan</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proofErr w:type="spellStart"/>
      <w:r w:rsidRPr="00054FBB">
        <w:rPr>
          <w:rFonts w:cs="Times New Roman"/>
          <w:szCs w:val="24"/>
        </w:rPr>
        <w:t>tahun</w:t>
      </w:r>
      <w:proofErr w:type="spellEnd"/>
      <w:r w:rsidRPr="00054FBB">
        <w:rPr>
          <w:rFonts w:cs="Times New Roman"/>
          <w:szCs w:val="24"/>
        </w:rPr>
        <w:t xml:space="preserve"> </w:t>
      </w:r>
      <w:proofErr w:type="spellStart"/>
      <w:r w:rsidRPr="00054FBB">
        <w:rPr>
          <w:rFonts w:cs="Times New Roman"/>
          <w:szCs w:val="24"/>
        </w:rPr>
        <w:t>ke</w:t>
      </w:r>
      <w:proofErr w:type="spellEnd"/>
      <w:r w:rsidRPr="00054FBB">
        <w:rPr>
          <w:rFonts w:cs="Times New Roman"/>
          <w:szCs w:val="24"/>
        </w:rPr>
        <w:t xml:space="preserve"> </w:t>
      </w:r>
      <w:proofErr w:type="spellStart"/>
      <w:r w:rsidRPr="00054FBB">
        <w:rPr>
          <w:rFonts w:cs="Times New Roman"/>
          <w:szCs w:val="24"/>
        </w:rPr>
        <w:t>tahunnya</w:t>
      </w:r>
      <w:proofErr w:type="spellEnd"/>
      <w:r w:rsidRPr="00054FBB">
        <w:rPr>
          <w:rFonts w:cs="Times New Roman"/>
          <w:szCs w:val="24"/>
        </w:rPr>
        <w:t xml:space="preserve">. </w:t>
      </w:r>
      <w:proofErr w:type="spellStart"/>
      <w:r w:rsidRPr="00054FBB">
        <w:rPr>
          <w:rFonts w:cs="Times New Roman"/>
          <w:szCs w:val="24"/>
        </w:rPr>
        <w:t>Semua</w:t>
      </w:r>
      <w:proofErr w:type="spellEnd"/>
      <w:r w:rsidRPr="00054FBB">
        <w:rPr>
          <w:rFonts w:cs="Times New Roman"/>
          <w:szCs w:val="24"/>
        </w:rPr>
        <w:t xml:space="preserve"> negara </w:t>
      </w:r>
      <w:proofErr w:type="spellStart"/>
      <w:r w:rsidRPr="00054FBB">
        <w:rPr>
          <w:rFonts w:cs="Times New Roman"/>
          <w:szCs w:val="24"/>
        </w:rPr>
        <w:t>berusaha</w:t>
      </w:r>
      <w:proofErr w:type="spellEnd"/>
      <w:r w:rsidRPr="00054FBB">
        <w:rPr>
          <w:rFonts w:cs="Times New Roman"/>
          <w:szCs w:val="24"/>
        </w:rPr>
        <w:t xml:space="preserve"> </w:t>
      </w:r>
      <w:proofErr w:type="spellStart"/>
      <w:r w:rsidRPr="00054FBB">
        <w:rPr>
          <w:rFonts w:cs="Times New Roman"/>
          <w:szCs w:val="24"/>
        </w:rPr>
        <w:t>meningkatkan</w:t>
      </w:r>
      <w:proofErr w:type="spellEnd"/>
      <w:r w:rsidRPr="00054FBB">
        <w:rPr>
          <w:rFonts w:cs="Times New Roman"/>
          <w:szCs w:val="24"/>
        </w:rPr>
        <w:t xml:space="preserve"> PDB </w:t>
      </w:r>
      <w:proofErr w:type="spellStart"/>
      <w:r w:rsidRPr="00054FBB">
        <w:rPr>
          <w:rFonts w:cs="Times New Roman"/>
          <w:szCs w:val="24"/>
        </w:rPr>
        <w:t>mereka</w:t>
      </w:r>
      <w:proofErr w:type="spellEnd"/>
      <w:r w:rsidRPr="00054FBB">
        <w:rPr>
          <w:rFonts w:cs="Times New Roman"/>
          <w:szCs w:val="24"/>
        </w:rPr>
        <w:t xml:space="preserve"> per </w:t>
      </w:r>
      <w:proofErr w:type="spellStart"/>
      <w:r w:rsidRPr="00054FBB">
        <w:rPr>
          <w:rFonts w:cs="Times New Roman"/>
          <w:szCs w:val="24"/>
        </w:rPr>
        <w:t>kapita</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berkontribusi</w:t>
      </w:r>
      <w:proofErr w:type="spellEnd"/>
      <w:r w:rsidRPr="00054FBB">
        <w:rPr>
          <w:rFonts w:cs="Times New Roman"/>
          <w:szCs w:val="24"/>
        </w:rPr>
        <w:t xml:space="preserve"> pada </w:t>
      </w:r>
      <w:proofErr w:type="spellStart"/>
      <w:r w:rsidRPr="00054FBB">
        <w:rPr>
          <w:rFonts w:cs="Times New Roman"/>
          <w:szCs w:val="24"/>
        </w:rPr>
        <w:t>kesejahteraan</w:t>
      </w:r>
      <w:proofErr w:type="spellEnd"/>
      <w:r w:rsidRPr="00054FBB">
        <w:rPr>
          <w:rFonts w:cs="Times New Roman"/>
          <w:szCs w:val="24"/>
        </w:rPr>
        <w:t xml:space="preserve"> </w:t>
      </w:r>
      <w:proofErr w:type="spellStart"/>
      <w:r w:rsidRPr="00054FBB">
        <w:rPr>
          <w:rFonts w:cs="Times New Roman"/>
          <w:szCs w:val="24"/>
        </w:rPr>
        <w:t>populasi</w:t>
      </w:r>
      <w:proofErr w:type="spellEnd"/>
      <w:r w:rsidRPr="00054FBB">
        <w:rPr>
          <w:rFonts w:cs="Times New Roman"/>
          <w:szCs w:val="24"/>
        </w:rPr>
        <w:t xml:space="preserve"> </w:t>
      </w:r>
      <w:proofErr w:type="spellStart"/>
      <w:r w:rsidRPr="00054FBB">
        <w:rPr>
          <w:rFonts w:cs="Times New Roman"/>
          <w:szCs w:val="24"/>
        </w:rPr>
        <w:t>mereka</w:t>
      </w:r>
      <w:proofErr w:type="spellEnd"/>
      <w:r>
        <w:rPr>
          <w:rFonts w:cs="Times New Roman"/>
          <w:szCs w:val="24"/>
        </w:rPr>
        <w:t>,</w:t>
      </w:r>
      <w:r w:rsidRPr="00054FBB">
        <w:rPr>
          <w:rFonts w:cs="Times New Roman"/>
          <w:szCs w:val="24"/>
        </w:rPr>
        <w:t xml:space="preserve"> </w:t>
      </w:r>
      <w:proofErr w:type="spellStart"/>
      <w:r w:rsidRPr="00054FBB">
        <w:rPr>
          <w:rFonts w:cs="Times New Roman"/>
          <w:szCs w:val="24"/>
        </w:rPr>
        <w:t>serta</w:t>
      </w:r>
      <w:proofErr w:type="spellEnd"/>
      <w:r w:rsidRPr="00054FBB">
        <w:rPr>
          <w:rFonts w:cs="Times New Roman"/>
          <w:szCs w:val="24"/>
        </w:rPr>
        <w:t xml:space="preserve"> </w:t>
      </w:r>
      <w:proofErr w:type="spellStart"/>
      <w:r w:rsidRPr="00054FBB">
        <w:rPr>
          <w:rFonts w:cs="Times New Roman"/>
          <w:szCs w:val="24"/>
        </w:rPr>
        <w:t>memperkuat</w:t>
      </w:r>
      <w:proofErr w:type="spellEnd"/>
      <w:r w:rsidRPr="00054FBB">
        <w:rPr>
          <w:rFonts w:cs="Times New Roman"/>
          <w:szCs w:val="24"/>
        </w:rPr>
        <w:t xml:space="preserve"> </w:t>
      </w:r>
      <w:proofErr w:type="spellStart"/>
      <w:r w:rsidRPr="00054FBB">
        <w:rPr>
          <w:rFonts w:cs="Times New Roman"/>
          <w:szCs w:val="24"/>
        </w:rPr>
        <w:t>posisi</w:t>
      </w:r>
      <w:proofErr w:type="spellEnd"/>
      <w:r w:rsidRPr="00054FBB">
        <w:rPr>
          <w:rFonts w:cs="Times New Roman"/>
          <w:szCs w:val="24"/>
        </w:rPr>
        <w:t xml:space="preserve"> </w:t>
      </w:r>
      <w:proofErr w:type="spellStart"/>
      <w:r w:rsidRPr="00054FBB">
        <w:rPr>
          <w:rFonts w:cs="Times New Roman"/>
          <w:szCs w:val="24"/>
        </w:rPr>
        <w:t>bangsa</w:t>
      </w:r>
      <w:proofErr w:type="spellEnd"/>
      <w:r w:rsidRPr="00054FBB">
        <w:rPr>
          <w:rFonts w:cs="Times New Roman"/>
          <w:szCs w:val="24"/>
        </w:rPr>
        <w:t xml:space="preserve"> </w:t>
      </w:r>
      <w:proofErr w:type="spellStart"/>
      <w:r w:rsidRPr="00054FBB">
        <w:rPr>
          <w:rFonts w:cs="Times New Roman"/>
          <w:szCs w:val="24"/>
        </w:rPr>
        <w:t>mereka</w:t>
      </w:r>
      <w:proofErr w:type="spellEnd"/>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w:t>
      </w:r>
      <w:proofErr w:type="spellStart"/>
      <w:r w:rsidRPr="00054FBB">
        <w:rPr>
          <w:rFonts w:cs="Times New Roman"/>
          <w:szCs w:val="24"/>
        </w:rPr>
        <w:t>hubungan</w:t>
      </w:r>
      <w:proofErr w:type="spellEnd"/>
      <w:r w:rsidRPr="00054FBB">
        <w:rPr>
          <w:rFonts w:cs="Times New Roman"/>
          <w:szCs w:val="24"/>
        </w:rPr>
        <w:t xml:space="preserve"> </w:t>
      </w:r>
      <w:proofErr w:type="spellStart"/>
      <w:r w:rsidRPr="00054FBB">
        <w:rPr>
          <w:rFonts w:cs="Times New Roman"/>
          <w:szCs w:val="24"/>
        </w:rPr>
        <w:t>internasional</w:t>
      </w:r>
      <w:proofErr w:type="spellEnd"/>
      <w:r w:rsidRPr="00054FBB">
        <w:rPr>
          <w:rFonts w:cs="Times New Roman"/>
          <w:szCs w:val="24"/>
        </w:rPr>
        <w:t xml:space="preserve"> </w:t>
      </w:r>
      <w:r w:rsidRPr="00054FBB">
        <w:rPr>
          <w:rFonts w:cs="Times New Roman"/>
          <w:szCs w:val="24"/>
        </w:rPr>
        <w:fldChar w:fldCharType="begin" w:fldLock="1"/>
      </w:r>
      <w:r w:rsidRPr="00054FBB">
        <w:rPr>
          <w:rFonts w:cs="Times New Roman"/>
          <w:szCs w:val="24"/>
        </w:rPr>
        <w:instrText>ADDIN CSL_CITATION {"citationItems":[{"id":"ITEM-1","itemData":{"DOI":"10.1016/j.physa.2018.08.047","ISSN":"03784371","abstract":"Gross Domestic Product per capita is one of the most important indicators of social welfare. All countries try to increase their Gross Domestic Product per capita to contribute to their population's happiness and well-being, as well as strengthen their nation's standing in international relations. Economic growth is affected by economic parameters such as trade, import, and export. However, Gross Domestic Product may also be affected by non-economic factors. Therefore, for a country to increase its Gross Domestic Product per capita, it is important to employ the correct strategy. The aim of this study is to investigate the predictability of Gross Domestic Product per capita based on non-economic data by using artificial neural network with feed forward back-propagation learning algorithm. For this purpose, neural network models have been developed with different architectures. Education level, number of published academic paper per capita, number of researchers per employed, percentage of Research and Development expenditure in the Gross Domestic Product and number of patents per capita are used as input data in the models. The input data has been collected from variety of resources such as Organisation for Economic Co-operation and Development. A comparison between the model results and actual data give a high correlation coefficient (R2=0.96) and show that the model is able to predict the Gross Domestic Product per capita from non-economic parameters.","author":[{"dropping-particle":"","family":"Tümer","given":"Abdullah Erdal","non-dropping-particle":"","parse-names":false,"suffix":""},{"dropping-particle":"","family":"Akkuş","given":"Aytekin","non-dropping-particle":"","parse-names":false,"suffix":""}],"container-title":"Physica A: Statistical Mechanics and its Applications","id":"ITEM-1","issued":{"date-parts":[["2018"]]},"page":"468-473","title":"Forecasting Gross Domestic Product per Capita Using Artificial Neural Networks with Non-Economical Parameters","type":"article-journal","volume":"512"},"uris":["http://www.mendeley.com/documents/?uuid=bcbb5c62-c465-44d6-8417-615fdf85e0da"]}],"mendeley":{"formattedCitation":"(Tümer &amp; Akkuş, 2018)","plainTextFormattedCitation":"(Tümer &amp; Akkuş, 2018)","previouslyFormattedCitation":"(Tümer &amp; Akkuş, 2018)"},"properties":{"noteIndex":0},"schema":"https://github.com/citation-style-language/schema/raw/master/csl-citation.json"}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(Tümer &amp; Akkuş, 2018)</w:t>
      </w:r>
      <w:r w:rsidRPr="00054FBB">
        <w:rPr>
          <w:rFonts w:cs="Times New Roman"/>
          <w:szCs w:val="24"/>
        </w:rPr>
        <w:fldChar w:fldCharType="end"/>
      </w:r>
      <w:r w:rsidRPr="00054FBB">
        <w:rPr>
          <w:rFonts w:cs="Times New Roman"/>
          <w:szCs w:val="24"/>
        </w:rPr>
        <w:t>.</w:t>
      </w:r>
    </w:p>
    <w:p w14:paraId="606BDDAC" w14:textId="77777777" w:rsidR="00D36D50" w:rsidRPr="00054FBB" w:rsidRDefault="00D36D50" w:rsidP="00D36D50">
      <w:pPr>
        <w:spacing w:after="0"/>
        <w:jc w:val="center"/>
        <w:rPr>
          <w:rFonts w:cs="Times New Roman"/>
          <w:b/>
          <w:bCs/>
          <w:szCs w:val="24"/>
        </w:rPr>
      </w:pPr>
      <w:r w:rsidRPr="00054FBB">
        <w:rPr>
          <w:rFonts w:cs="Times New Roman"/>
          <w:noProof/>
          <w:szCs w:val="24"/>
        </w:rPr>
        <w:drawing>
          <wp:inline distT="0" distB="0" distL="0" distR="0" wp14:anchorId="63075C56" wp14:editId="2C6E47F4">
            <wp:extent cx="5400675" cy="1666875"/>
            <wp:effectExtent l="0" t="0" r="9525"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t="23796" b="55860"/>
                    <a:stretch/>
                  </pic:blipFill>
                  <pic:spPr bwMode="auto">
                    <a:xfrm>
                      <a:off x="0" y="0"/>
                      <a:ext cx="540067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2523F3D1" w14:textId="77777777" w:rsidR="00D36D50" w:rsidRPr="00054FBB" w:rsidRDefault="00D36D50" w:rsidP="00D36D50">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STYLEREF 1 \s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SEQ Gambar \* ARABIC \s 1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Pertumbuhan</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Ekonomi</w:t>
      </w:r>
      <w:proofErr w:type="spellEnd"/>
      <w:r w:rsidRPr="00054FBB">
        <w:rPr>
          <w:rFonts w:ascii="Times New Roman" w:hAnsi="Times New Roman" w:cs="Times New Roman"/>
          <w:i w:val="0"/>
          <w:iCs w:val="0"/>
          <w:color w:val="auto"/>
          <w:sz w:val="24"/>
          <w:szCs w:val="24"/>
        </w:rPr>
        <w:t xml:space="preserve"> di Indonesia</w:t>
      </w:r>
    </w:p>
    <w:p w14:paraId="6F4D54B7" w14:textId="77777777" w:rsidR="00D36D50" w:rsidRPr="00054FBB" w:rsidRDefault="00D36D50" w:rsidP="00D36D50">
      <w:pPr>
        <w:spacing w:after="0"/>
        <w:jc w:val="center"/>
        <w:rPr>
          <w:rFonts w:cs="Times New Roman"/>
          <w:szCs w:val="24"/>
        </w:rPr>
      </w:pPr>
      <w:proofErr w:type="spellStart"/>
      <w:r w:rsidRPr="00054FBB">
        <w:rPr>
          <w:rFonts w:cs="Times New Roman"/>
          <w:szCs w:val="24"/>
        </w:rPr>
        <w:t>Sumber</w:t>
      </w:r>
      <w:proofErr w:type="spellEnd"/>
      <w:r w:rsidRPr="00054FBB">
        <w:rPr>
          <w:rFonts w:cs="Times New Roman"/>
          <w:szCs w:val="24"/>
        </w:rPr>
        <w:t xml:space="preserve">: </w:t>
      </w:r>
      <w:r w:rsidRPr="00054FBB">
        <w:rPr>
          <w:rFonts w:cs="Times New Roman"/>
          <w:szCs w:val="24"/>
        </w:rPr>
        <w:fldChar w:fldCharType="begin" w:fldLock="1"/>
      </w:r>
      <w:r>
        <w:rPr>
          <w:rFonts w:cs="Times New Roman"/>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Badan Pusat Statistik (2020)</w:t>
      </w:r>
      <w:r w:rsidRPr="00054FBB">
        <w:rPr>
          <w:rFonts w:cs="Times New Roman"/>
          <w:szCs w:val="24"/>
        </w:rPr>
        <w:fldChar w:fldCharType="end"/>
      </w:r>
    </w:p>
    <w:p w14:paraId="04B7EEBD" w14:textId="77777777" w:rsidR="00D36D50" w:rsidRPr="00054FBB" w:rsidRDefault="00D36D50" w:rsidP="00D36D50">
      <w:pPr>
        <w:spacing w:after="0"/>
        <w:ind w:firstLine="567"/>
        <w:rPr>
          <w:rFonts w:cs="Times New Roman"/>
          <w:szCs w:val="24"/>
        </w:rPr>
      </w:pPr>
      <w:proofErr w:type="spellStart"/>
      <w:r w:rsidRPr="00054FBB">
        <w:rPr>
          <w:rFonts w:cs="Times New Roman"/>
          <w:szCs w:val="24"/>
        </w:rPr>
        <w:t>Menurut</w:t>
      </w:r>
      <w:proofErr w:type="spellEnd"/>
      <w:r w:rsidRPr="00054FBB">
        <w:rPr>
          <w:rFonts w:cs="Times New Roman"/>
          <w:szCs w:val="24"/>
        </w:rPr>
        <w:t xml:space="preserve"> </w:t>
      </w:r>
      <w:r w:rsidRPr="00054FBB">
        <w:rPr>
          <w:rFonts w:cs="Times New Roman"/>
          <w:szCs w:val="24"/>
        </w:rPr>
        <w:fldChar w:fldCharType="begin" w:fldLock="1"/>
      </w:r>
      <w:r>
        <w:rPr>
          <w:rFonts w:cs="Times New Roman"/>
          <w:szCs w:val="24"/>
        </w:rPr>
        <w:instrText>ADDIN CSL_CITATION {"citationItems":[{"id":"ITEM-1","itemData":{"author":[{"dropping-particle":"","family":"BPS","given":"","non-dropping-particle":"","parse-names":false,"suffix":""}],"id":"ITEM-1","issued":{"date-parts":[["2020"]]},"page":"2020","title":"Berita Resmi Statistik 5 Feb 2020","type":"article-journal"},"uris":["http://www.mendeley.com/documents/?uuid=dfae54c7-88c9-4f18-925e-f5d8146d7e9d"]}],"mendeley":{"formattedCitation":"(BPS, 2020)","manualFormatting":"Badan Pusat Statistik (2020)","plainTextFormattedCitation":"(BPS, 2020)","previouslyFormattedCitation":"(BPS, 2020)"},"properties":{"noteIndex":0},"schema":"https://github.com/citation-style-language/schema/raw/master/csl-citation.json"}</w:instrText>
      </w:r>
      <w:r w:rsidRPr="00054FBB">
        <w:rPr>
          <w:rFonts w:cs="Times New Roman"/>
          <w:szCs w:val="24"/>
        </w:rPr>
        <w:fldChar w:fldCharType="separate"/>
      </w:r>
      <w:r w:rsidRPr="00054FBB">
        <w:rPr>
          <w:rFonts w:cs="Times New Roman"/>
          <w:iCs/>
          <w:noProof/>
          <w:szCs w:val="24"/>
        </w:rPr>
        <w:t>Badan Pusat Statistik</w:t>
      </w:r>
      <w:r w:rsidRPr="00054FBB">
        <w:rPr>
          <w:rFonts w:cs="Times New Roman"/>
          <w:noProof/>
          <w:szCs w:val="24"/>
        </w:rPr>
        <w:t xml:space="preserve"> (2020)</w:t>
      </w:r>
      <w:r w:rsidRPr="00054FBB">
        <w:rPr>
          <w:rFonts w:cs="Times New Roman"/>
          <w:szCs w:val="24"/>
        </w:rPr>
        <w:fldChar w:fldCharType="end"/>
      </w:r>
      <w:r w:rsidRPr="00054FBB">
        <w:rPr>
          <w:rFonts w:cs="Times New Roman"/>
          <w:szCs w:val="24"/>
        </w:rPr>
        <w:t xml:space="preserve"> </w:t>
      </w:r>
      <w:proofErr w:type="spellStart"/>
      <w:r w:rsidRPr="00054FBB">
        <w:rPr>
          <w:rFonts w:cs="Times New Roman"/>
          <w:szCs w:val="24"/>
        </w:rPr>
        <w:t>ekonomi</w:t>
      </w:r>
      <w:proofErr w:type="spellEnd"/>
      <w:r w:rsidRPr="00054FBB">
        <w:rPr>
          <w:rFonts w:cs="Times New Roman"/>
          <w:szCs w:val="24"/>
        </w:rPr>
        <w:t xml:space="preserve"> di Indonesia pada </w:t>
      </w:r>
      <w:proofErr w:type="spellStart"/>
      <w:r w:rsidRPr="00054FBB">
        <w:rPr>
          <w:rFonts w:cs="Times New Roman"/>
          <w:szCs w:val="24"/>
        </w:rPr>
        <w:t>tahun</w:t>
      </w:r>
      <w:proofErr w:type="spellEnd"/>
      <w:r w:rsidRPr="00054FBB">
        <w:rPr>
          <w:rFonts w:cs="Times New Roman"/>
          <w:szCs w:val="24"/>
        </w:rPr>
        <w:t xml:space="preserve"> 2019 </w:t>
      </w:r>
      <w:proofErr w:type="spellStart"/>
      <w:r w:rsidRPr="00054FBB">
        <w:rPr>
          <w:rFonts w:cs="Times New Roman"/>
          <w:szCs w:val="24"/>
        </w:rPr>
        <w:t>tumbuh</w:t>
      </w:r>
      <w:proofErr w:type="spellEnd"/>
      <w:r w:rsidRPr="00054FBB">
        <w:rPr>
          <w:rFonts w:cs="Times New Roman"/>
          <w:szCs w:val="24"/>
        </w:rPr>
        <w:t xml:space="preserve"> 5,02 </w:t>
      </w:r>
      <w:proofErr w:type="spellStart"/>
      <w:r w:rsidRPr="00054FBB">
        <w:rPr>
          <w:rFonts w:cs="Times New Roman"/>
          <w:szCs w:val="24"/>
        </w:rPr>
        <w:t>persen</w:t>
      </w:r>
      <w:proofErr w:type="spellEnd"/>
      <w:r w:rsidRPr="00054FBB">
        <w:rPr>
          <w:rFonts w:cs="Times New Roman"/>
          <w:szCs w:val="24"/>
        </w:rPr>
        <w:t xml:space="preserve">, </w:t>
      </w:r>
      <w:proofErr w:type="spellStart"/>
      <w:r w:rsidRPr="00054FBB">
        <w:rPr>
          <w:rFonts w:cs="Times New Roman"/>
          <w:szCs w:val="24"/>
        </w:rPr>
        <w:t>lebih</w:t>
      </w:r>
      <w:proofErr w:type="spellEnd"/>
      <w:r w:rsidRPr="00054FBB">
        <w:rPr>
          <w:rFonts w:cs="Times New Roman"/>
          <w:szCs w:val="24"/>
        </w:rPr>
        <w:t xml:space="preserve"> </w:t>
      </w:r>
      <w:proofErr w:type="spellStart"/>
      <w:r w:rsidRPr="00054FBB">
        <w:rPr>
          <w:rFonts w:cs="Times New Roman"/>
          <w:szCs w:val="24"/>
        </w:rPr>
        <w:t>rendah</w:t>
      </w:r>
      <w:proofErr w:type="spellEnd"/>
      <w:r w:rsidRPr="00054FBB">
        <w:rPr>
          <w:rFonts w:cs="Times New Roman"/>
          <w:szCs w:val="24"/>
        </w:rPr>
        <w:t xml:space="preserve"> </w:t>
      </w:r>
      <w:proofErr w:type="spellStart"/>
      <w:r w:rsidRPr="00054FBB">
        <w:rPr>
          <w:rFonts w:cs="Times New Roman"/>
          <w:szCs w:val="24"/>
        </w:rPr>
        <w:t>dibandingkan</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tahun</w:t>
      </w:r>
      <w:proofErr w:type="spellEnd"/>
      <w:r w:rsidRPr="00054FBB">
        <w:rPr>
          <w:rFonts w:cs="Times New Roman"/>
          <w:szCs w:val="24"/>
        </w:rPr>
        <w:t xml:space="preserve"> 2018 yang </w:t>
      </w:r>
      <w:proofErr w:type="spellStart"/>
      <w:r w:rsidRPr="00054FBB">
        <w:rPr>
          <w:rFonts w:cs="Times New Roman"/>
          <w:szCs w:val="24"/>
        </w:rPr>
        <w:t>tumbuh</w:t>
      </w:r>
      <w:proofErr w:type="spellEnd"/>
      <w:r w:rsidRPr="00054FBB">
        <w:rPr>
          <w:rFonts w:cs="Times New Roman"/>
          <w:szCs w:val="24"/>
        </w:rPr>
        <w:t xml:space="preserve"> 5,17 </w:t>
      </w:r>
      <w:proofErr w:type="spellStart"/>
      <w:r w:rsidRPr="00054FBB">
        <w:rPr>
          <w:rFonts w:cs="Times New Roman"/>
          <w:szCs w:val="24"/>
        </w:rPr>
        <w:t>persen</w:t>
      </w:r>
      <w:proofErr w:type="spellEnd"/>
      <w:r w:rsidRPr="00054FBB">
        <w:rPr>
          <w:rFonts w:cs="Times New Roman"/>
          <w:szCs w:val="24"/>
        </w:rPr>
        <w:t xml:space="preserve">. </w:t>
      </w:r>
      <w:proofErr w:type="spellStart"/>
      <w:r w:rsidRPr="00054FBB">
        <w:rPr>
          <w:rFonts w:cs="Times New Roman"/>
          <w:szCs w:val="24"/>
        </w:rPr>
        <w:t>Meskipun</w:t>
      </w:r>
      <w:proofErr w:type="spellEnd"/>
      <w:r w:rsidRPr="00054FBB">
        <w:rPr>
          <w:rFonts w:cs="Times New Roman"/>
          <w:szCs w:val="24"/>
        </w:rPr>
        <w:t xml:space="preserve"> </w:t>
      </w:r>
      <w:proofErr w:type="spellStart"/>
      <w:r w:rsidRPr="00054FBB">
        <w:rPr>
          <w:rFonts w:cs="Times New Roman"/>
          <w:szCs w:val="24"/>
        </w:rPr>
        <w:t>demikian</w:t>
      </w:r>
      <w:proofErr w:type="spellEnd"/>
      <w:r w:rsidRPr="00054FBB">
        <w:rPr>
          <w:rFonts w:cs="Times New Roman"/>
          <w:szCs w:val="24"/>
        </w:rPr>
        <w:t xml:space="preserve"> Indonesia </w:t>
      </w:r>
      <w:proofErr w:type="spellStart"/>
      <w:r w:rsidRPr="00054FBB">
        <w:rPr>
          <w:rFonts w:cs="Times New Roman"/>
          <w:szCs w:val="24"/>
        </w:rPr>
        <w:t>masih</w:t>
      </w:r>
      <w:proofErr w:type="spellEnd"/>
      <w:r w:rsidRPr="00054FBB">
        <w:rPr>
          <w:rFonts w:cs="Times New Roman"/>
          <w:szCs w:val="24"/>
        </w:rPr>
        <w:t xml:space="preserve"> </w:t>
      </w:r>
      <w:proofErr w:type="spellStart"/>
      <w:r w:rsidRPr="00054FBB">
        <w:rPr>
          <w:rFonts w:cs="Times New Roman"/>
          <w:szCs w:val="24"/>
        </w:rPr>
        <w:t>dianggap</w:t>
      </w:r>
      <w:proofErr w:type="spellEnd"/>
      <w:r w:rsidRPr="00054FBB">
        <w:rPr>
          <w:rFonts w:cs="Times New Roman"/>
          <w:szCs w:val="24"/>
        </w:rPr>
        <w:t xml:space="preserve"> </w:t>
      </w:r>
      <w:proofErr w:type="spellStart"/>
      <w:r w:rsidRPr="00054FBB">
        <w:rPr>
          <w:rFonts w:cs="Times New Roman"/>
          <w:szCs w:val="24"/>
        </w:rPr>
        <w:t>bertumbuh</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baik</w:t>
      </w:r>
      <w:proofErr w:type="spellEnd"/>
      <w:r w:rsidRPr="00054FBB">
        <w:rPr>
          <w:rFonts w:cs="Times New Roman"/>
          <w:szCs w:val="24"/>
        </w:rPr>
        <w:t xml:space="preserve"> dan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bersaing</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negara lain. </w:t>
      </w:r>
      <w:proofErr w:type="spellStart"/>
      <w:r w:rsidRPr="00054FBB">
        <w:rPr>
          <w:rFonts w:cs="Times New Roman"/>
          <w:szCs w:val="24"/>
        </w:rPr>
        <w:t>Peningkatan</w:t>
      </w:r>
      <w:proofErr w:type="spellEnd"/>
      <w:r w:rsidRPr="00054FBB">
        <w:rPr>
          <w:rFonts w:cs="Times New Roman"/>
          <w:szCs w:val="24"/>
        </w:rPr>
        <w:t xml:space="preserve"> </w:t>
      </w:r>
      <w:proofErr w:type="spellStart"/>
      <w:r w:rsidRPr="00054FBB">
        <w:rPr>
          <w:rFonts w:cs="Times New Roman"/>
          <w:szCs w:val="24"/>
        </w:rPr>
        <w:t>kegiatan</w:t>
      </w:r>
      <w:proofErr w:type="spellEnd"/>
      <w:r w:rsidRPr="00054FBB">
        <w:rPr>
          <w:rFonts w:cs="Times New Roman"/>
          <w:szCs w:val="24"/>
        </w:rPr>
        <w:t xml:space="preserve"> </w:t>
      </w:r>
      <w:proofErr w:type="spellStart"/>
      <w:r w:rsidRPr="00054FBB">
        <w:rPr>
          <w:rFonts w:cs="Times New Roman"/>
          <w:szCs w:val="24"/>
        </w:rPr>
        <w:t>perekonomian</w:t>
      </w:r>
      <w:proofErr w:type="spellEnd"/>
      <w:r w:rsidRPr="00054FBB">
        <w:rPr>
          <w:rFonts w:cs="Times New Roman"/>
          <w:szCs w:val="24"/>
        </w:rPr>
        <w:t xml:space="preserve"> </w:t>
      </w:r>
      <w:proofErr w:type="spellStart"/>
      <w:r w:rsidRPr="00054FBB">
        <w:rPr>
          <w:rFonts w:cs="Times New Roman"/>
          <w:szCs w:val="24"/>
        </w:rPr>
        <w:t>harus</w:t>
      </w:r>
      <w:proofErr w:type="spellEnd"/>
      <w:r w:rsidRPr="00054FBB">
        <w:rPr>
          <w:rFonts w:cs="Times New Roman"/>
          <w:szCs w:val="24"/>
        </w:rPr>
        <w:t xml:space="preserve"> </w:t>
      </w:r>
      <w:proofErr w:type="spellStart"/>
      <w:r w:rsidRPr="00054FBB">
        <w:rPr>
          <w:rFonts w:cs="Times New Roman"/>
          <w:szCs w:val="24"/>
        </w:rPr>
        <w:lastRenderedPageBreak/>
        <w:t>didukung</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proofErr w:type="spellStart"/>
      <w:r w:rsidRPr="00054FBB">
        <w:rPr>
          <w:rFonts w:cs="Times New Roman"/>
          <w:szCs w:val="24"/>
        </w:rPr>
        <w:t>berbagai</w:t>
      </w:r>
      <w:proofErr w:type="spellEnd"/>
      <w:r w:rsidRPr="00054FBB">
        <w:rPr>
          <w:rFonts w:cs="Times New Roman"/>
          <w:szCs w:val="24"/>
        </w:rPr>
        <w:t xml:space="preserve"> </w:t>
      </w:r>
      <w:proofErr w:type="spellStart"/>
      <w:r w:rsidRPr="00054FBB">
        <w:rPr>
          <w:rFonts w:cs="Times New Roman"/>
          <w:szCs w:val="24"/>
        </w:rPr>
        <w:t>aspek</w:t>
      </w:r>
      <w:proofErr w:type="spellEnd"/>
      <w:r w:rsidRPr="00054FBB">
        <w:rPr>
          <w:rFonts w:cs="Times New Roman"/>
          <w:szCs w:val="24"/>
        </w:rPr>
        <w:t xml:space="preserve">, salah </w:t>
      </w:r>
      <w:proofErr w:type="spellStart"/>
      <w:r w:rsidRPr="00054FBB">
        <w:rPr>
          <w:rFonts w:cs="Times New Roman"/>
          <w:szCs w:val="24"/>
        </w:rPr>
        <w:t>satunya</w:t>
      </w:r>
      <w:proofErr w:type="spellEnd"/>
      <w:r w:rsidRPr="00054FBB">
        <w:rPr>
          <w:rFonts w:cs="Times New Roman"/>
          <w:szCs w:val="24"/>
        </w:rPr>
        <w:t xml:space="preserve"> </w:t>
      </w:r>
      <w:proofErr w:type="spellStart"/>
      <w:r w:rsidRPr="00054FBB">
        <w:rPr>
          <w:rFonts w:cs="Times New Roman"/>
          <w:szCs w:val="24"/>
        </w:rPr>
        <w:t>yaitu</w:t>
      </w:r>
      <w:proofErr w:type="spellEnd"/>
      <w:r w:rsidRPr="00054FBB">
        <w:rPr>
          <w:rFonts w:cs="Times New Roman"/>
          <w:szCs w:val="24"/>
        </w:rPr>
        <w:t xml:space="preserve"> </w:t>
      </w:r>
      <w:proofErr w:type="spellStart"/>
      <w:r w:rsidRPr="00054FBB">
        <w:rPr>
          <w:rFonts w:cs="Times New Roman"/>
          <w:szCs w:val="24"/>
        </w:rPr>
        <w:t>sisi</w:t>
      </w:r>
      <w:proofErr w:type="spellEnd"/>
      <w:r w:rsidRPr="00054FBB">
        <w:rPr>
          <w:rFonts w:cs="Times New Roman"/>
          <w:szCs w:val="24"/>
        </w:rPr>
        <w:t xml:space="preserve"> </w:t>
      </w:r>
      <w:proofErr w:type="spellStart"/>
      <w:r w:rsidRPr="00054FBB">
        <w:rPr>
          <w:rFonts w:cs="Times New Roman"/>
          <w:szCs w:val="24"/>
        </w:rPr>
        <w:t>pendanaan</w:t>
      </w:r>
      <w:proofErr w:type="spellEnd"/>
      <w:r w:rsidRPr="00054FBB">
        <w:rPr>
          <w:rFonts w:cs="Times New Roman"/>
          <w:szCs w:val="24"/>
        </w:rPr>
        <w:t xml:space="preserve"> </w:t>
      </w:r>
      <w:proofErr w:type="spellStart"/>
      <w:r w:rsidRPr="00054FBB">
        <w:rPr>
          <w:rFonts w:cs="Times New Roman"/>
          <w:szCs w:val="24"/>
        </w:rPr>
        <w:t>guna</w:t>
      </w:r>
      <w:proofErr w:type="spellEnd"/>
      <w:r w:rsidRPr="00054FBB">
        <w:rPr>
          <w:rFonts w:cs="Times New Roman"/>
          <w:szCs w:val="24"/>
        </w:rPr>
        <w:t xml:space="preserve"> </w:t>
      </w:r>
      <w:proofErr w:type="spellStart"/>
      <w:r w:rsidRPr="00054FBB">
        <w:rPr>
          <w:rFonts w:cs="Times New Roman"/>
          <w:szCs w:val="24"/>
        </w:rPr>
        <w:t>meningkatkan</w:t>
      </w:r>
      <w:proofErr w:type="spellEnd"/>
      <w:r w:rsidRPr="00054FBB">
        <w:rPr>
          <w:rFonts w:cs="Times New Roman"/>
          <w:szCs w:val="24"/>
        </w:rPr>
        <w:t xml:space="preserve"> </w:t>
      </w:r>
      <w:proofErr w:type="spellStart"/>
      <w:r w:rsidRPr="00054FBB">
        <w:rPr>
          <w:rFonts w:cs="Times New Roman"/>
          <w:szCs w:val="24"/>
        </w:rPr>
        <w:t>kuantitas</w:t>
      </w:r>
      <w:proofErr w:type="spellEnd"/>
      <w:r w:rsidRPr="00054FBB">
        <w:rPr>
          <w:rFonts w:cs="Times New Roman"/>
          <w:szCs w:val="24"/>
        </w:rPr>
        <w:t xml:space="preserve"> dan </w:t>
      </w:r>
      <w:proofErr w:type="spellStart"/>
      <w:r w:rsidRPr="00054FBB">
        <w:rPr>
          <w:rFonts w:cs="Times New Roman"/>
          <w:szCs w:val="24"/>
        </w:rPr>
        <w:t>kualitas</w:t>
      </w:r>
      <w:proofErr w:type="spellEnd"/>
      <w:r w:rsidRPr="00054FBB">
        <w:rPr>
          <w:rFonts w:cs="Times New Roman"/>
          <w:szCs w:val="24"/>
        </w:rPr>
        <w:t xml:space="preserve"> </w:t>
      </w:r>
      <w:proofErr w:type="spellStart"/>
      <w:r w:rsidRPr="00054FBB">
        <w:rPr>
          <w:rFonts w:cs="Times New Roman"/>
          <w:szCs w:val="24"/>
        </w:rPr>
        <w:t>produk</w:t>
      </w:r>
      <w:proofErr w:type="spellEnd"/>
      <w:r w:rsidRPr="00054FBB">
        <w:rPr>
          <w:rFonts w:cs="Times New Roman"/>
          <w:szCs w:val="24"/>
        </w:rPr>
        <w:t xml:space="preserve"> yang </w:t>
      </w:r>
      <w:proofErr w:type="spellStart"/>
      <w:r w:rsidRPr="00054FBB">
        <w:rPr>
          <w:rFonts w:cs="Times New Roman"/>
          <w:szCs w:val="24"/>
        </w:rPr>
        <w:t>dihasilkan</w:t>
      </w:r>
      <w:proofErr w:type="spellEnd"/>
      <w:r w:rsidRPr="00054FBB">
        <w:rPr>
          <w:rFonts w:cs="Times New Roman"/>
          <w:szCs w:val="24"/>
        </w:rPr>
        <w:t xml:space="preserve"> </w:t>
      </w:r>
      <w:r w:rsidRPr="00054FBB">
        <w:rPr>
          <w:rFonts w:cs="Times New Roman"/>
          <w:szCs w:val="24"/>
        </w:rPr>
        <w:fldChar w:fldCharType="begin" w:fldLock="1"/>
      </w:r>
      <w:r w:rsidRPr="00054FBB">
        <w:rPr>
          <w:rFonts w:cs="Times New Roman"/>
          <w:szCs w:val="24"/>
        </w:rPr>
        <w:instrText>ADDIN CSL_CITATION {"citationItems":[{"id":"ITEM-1","itemData":{"author":[{"dropping-particle":"","family":"Bank Indonesia","given":"","non-dropping-particle":"","parse-names":false,"suffix":""}],"id":"ITEM-1","issued":{"date-parts":[["2018"]]},"title":"BAB 10 Prospek Perekonomian dan Arah Kebijakan Prospek","type":"book"},"uris":["http://www.mendeley.com/documents/?uuid=585d37c1-faf4-4d5b-b6bb-34b1b1d040a8"]}],"mendeley":{"formattedCitation":"(Bank Indonesia, 2018)","plainTextFormattedCitation":"(Bank Indonesia, 2018)","previouslyFormattedCitation":"(Bank Indonesia, 2018)"},"properties":{"noteIndex":0},"schema":"https://github.com/citation-style-language/schema/raw/master/csl-citation.json"}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(Bank Indonesia, 2018)</w:t>
      </w:r>
      <w:r w:rsidRPr="00054FBB">
        <w:rPr>
          <w:rFonts w:cs="Times New Roman"/>
          <w:szCs w:val="24"/>
        </w:rPr>
        <w:fldChar w:fldCharType="end"/>
      </w:r>
      <w:r w:rsidRPr="00054FBB">
        <w:rPr>
          <w:rFonts w:cs="Times New Roman"/>
          <w:szCs w:val="24"/>
        </w:rPr>
        <w:t xml:space="preserve">. Salah </w:t>
      </w:r>
      <w:proofErr w:type="spellStart"/>
      <w:r w:rsidRPr="00054FBB">
        <w:rPr>
          <w:rFonts w:cs="Times New Roman"/>
          <w:szCs w:val="24"/>
        </w:rPr>
        <w:t>satu</w:t>
      </w:r>
      <w:proofErr w:type="spellEnd"/>
      <w:r w:rsidRPr="00054FBB">
        <w:rPr>
          <w:rFonts w:cs="Times New Roman"/>
          <w:szCs w:val="24"/>
        </w:rPr>
        <w:t xml:space="preserve"> </w:t>
      </w:r>
      <w:proofErr w:type="spellStart"/>
      <w:r w:rsidRPr="00054FBB">
        <w:rPr>
          <w:rFonts w:cs="Times New Roman"/>
          <w:szCs w:val="24"/>
        </w:rPr>
        <w:t>sumber</w:t>
      </w:r>
      <w:proofErr w:type="spellEnd"/>
      <w:r w:rsidRPr="00054FBB">
        <w:rPr>
          <w:rFonts w:cs="Times New Roman"/>
          <w:szCs w:val="24"/>
        </w:rPr>
        <w:t xml:space="preserve"> </w:t>
      </w:r>
      <w:proofErr w:type="spellStart"/>
      <w:r w:rsidRPr="00054FBB">
        <w:rPr>
          <w:rFonts w:cs="Times New Roman"/>
          <w:szCs w:val="24"/>
        </w:rPr>
        <w:t>pendanaan</w:t>
      </w:r>
      <w:proofErr w:type="spellEnd"/>
      <w:r w:rsidRPr="00054FBB">
        <w:rPr>
          <w:rFonts w:cs="Times New Roman"/>
          <w:szCs w:val="24"/>
        </w:rPr>
        <w:t xml:space="preserve"> yang </w:t>
      </w:r>
      <w:proofErr w:type="spellStart"/>
      <w:r w:rsidRPr="00054FBB">
        <w:rPr>
          <w:rFonts w:cs="Times New Roman"/>
          <w:szCs w:val="24"/>
        </w:rPr>
        <w:t>dikenal</w:t>
      </w:r>
      <w:proofErr w:type="spellEnd"/>
      <w:r w:rsidRPr="00054FBB">
        <w:rPr>
          <w:rFonts w:cs="Times New Roman"/>
          <w:szCs w:val="24"/>
        </w:rPr>
        <w:t xml:space="preserve"> dan </w:t>
      </w:r>
      <w:proofErr w:type="spellStart"/>
      <w:r w:rsidRPr="00054FBB">
        <w:rPr>
          <w:rFonts w:cs="Times New Roman"/>
          <w:szCs w:val="24"/>
        </w:rPr>
        <w:t>dimanfaatkan</w:t>
      </w:r>
      <w:proofErr w:type="spellEnd"/>
      <w:r w:rsidRPr="00054FBB">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sidRPr="00054FBB">
        <w:rPr>
          <w:rFonts w:cs="Times New Roman"/>
          <w:szCs w:val="24"/>
        </w:rPr>
        <w:t>menunjang</w:t>
      </w:r>
      <w:proofErr w:type="spellEnd"/>
      <w:r w:rsidRPr="00054FBB">
        <w:rPr>
          <w:rFonts w:cs="Times New Roman"/>
          <w:szCs w:val="24"/>
        </w:rPr>
        <w:t xml:space="preserve"> </w:t>
      </w:r>
      <w:proofErr w:type="spellStart"/>
      <w:r w:rsidRPr="00054FBB">
        <w:rPr>
          <w:rFonts w:cs="Times New Roman"/>
          <w:szCs w:val="24"/>
        </w:rPr>
        <w:t>perekonomian</w:t>
      </w:r>
      <w:proofErr w:type="spellEnd"/>
      <w:r w:rsidRPr="00054FBB">
        <w:rPr>
          <w:rFonts w:cs="Times New Roman"/>
          <w:szCs w:val="24"/>
        </w:rPr>
        <w:t xml:space="preserve"> </w:t>
      </w:r>
      <w:proofErr w:type="spellStart"/>
      <w:r w:rsidRPr="00054FBB">
        <w:rPr>
          <w:rFonts w:cs="Times New Roman"/>
          <w:szCs w:val="24"/>
        </w:rPr>
        <w:t>yaitu</w:t>
      </w:r>
      <w:proofErr w:type="spellEnd"/>
      <w:r w:rsidRPr="00054FBB">
        <w:rPr>
          <w:rFonts w:cs="Times New Roman"/>
          <w:szCs w:val="24"/>
        </w:rPr>
        <w:t xml:space="preserve"> </w:t>
      </w:r>
      <w:proofErr w:type="spellStart"/>
      <w:r w:rsidRPr="00054FBB">
        <w:rPr>
          <w:rFonts w:cs="Times New Roman"/>
          <w:szCs w:val="24"/>
        </w:rPr>
        <w:t>sektor</w:t>
      </w:r>
      <w:proofErr w:type="spellEnd"/>
      <w:r w:rsidRPr="00054FBB">
        <w:rPr>
          <w:rFonts w:cs="Times New Roman"/>
          <w:szCs w:val="24"/>
        </w:rPr>
        <w:t xml:space="preserve"> </w:t>
      </w:r>
      <w:proofErr w:type="spellStart"/>
      <w:r w:rsidRPr="00054FBB">
        <w:rPr>
          <w:rFonts w:cs="Times New Roman"/>
          <w:szCs w:val="24"/>
        </w:rPr>
        <w:t>perbankan</w:t>
      </w:r>
      <w:proofErr w:type="spellEnd"/>
      <w:r w:rsidRPr="00054FBB">
        <w:rPr>
          <w:rFonts w:cs="Times New Roman"/>
          <w:szCs w:val="24"/>
        </w:rPr>
        <w:t xml:space="preserve">. </w:t>
      </w:r>
    </w:p>
    <w:p w14:paraId="1F4E7EB0" w14:textId="77777777" w:rsidR="00D36D50" w:rsidRPr="00054FBB" w:rsidRDefault="00D36D50" w:rsidP="00D36D50">
      <w:pPr>
        <w:spacing w:after="0"/>
        <w:ind w:firstLine="567"/>
        <w:rPr>
          <w:rFonts w:cs="Times New Roman"/>
          <w:szCs w:val="24"/>
        </w:rPr>
      </w:pPr>
      <w:proofErr w:type="spellStart"/>
      <w:r w:rsidRPr="00054FBB">
        <w:rPr>
          <w:rFonts w:cs="Times New Roman"/>
          <w:szCs w:val="24"/>
        </w:rPr>
        <w:t>Perbankan</w:t>
      </w:r>
      <w:proofErr w:type="spellEnd"/>
      <w:r w:rsidRPr="00054FBB">
        <w:rPr>
          <w:rFonts w:cs="Times New Roman"/>
          <w:szCs w:val="24"/>
        </w:rPr>
        <w:t xml:space="preserve"> </w:t>
      </w:r>
      <w:proofErr w:type="spellStart"/>
      <w:r w:rsidRPr="00054FBB">
        <w:rPr>
          <w:rFonts w:cs="Times New Roman"/>
          <w:szCs w:val="24"/>
        </w:rPr>
        <w:t>adalah</w:t>
      </w:r>
      <w:proofErr w:type="spellEnd"/>
      <w:r w:rsidRPr="00054FBB">
        <w:rPr>
          <w:rFonts w:cs="Times New Roman"/>
          <w:szCs w:val="24"/>
        </w:rPr>
        <w:t xml:space="preserve"> </w:t>
      </w:r>
      <w:proofErr w:type="spellStart"/>
      <w:r w:rsidRPr="00054FBB">
        <w:rPr>
          <w:rFonts w:cs="Times New Roman"/>
          <w:szCs w:val="24"/>
        </w:rPr>
        <w:t>segala</w:t>
      </w:r>
      <w:proofErr w:type="spellEnd"/>
      <w:r w:rsidRPr="00054FBB">
        <w:rPr>
          <w:rFonts w:cs="Times New Roman"/>
          <w:szCs w:val="24"/>
        </w:rPr>
        <w:t xml:space="preserve"> </w:t>
      </w:r>
      <w:proofErr w:type="spellStart"/>
      <w:r w:rsidRPr="00054FBB">
        <w:rPr>
          <w:rFonts w:cs="Times New Roman"/>
          <w:szCs w:val="24"/>
        </w:rPr>
        <w:t>sesuatu</w:t>
      </w:r>
      <w:proofErr w:type="spellEnd"/>
      <w:r w:rsidRPr="00054FBB">
        <w:rPr>
          <w:rFonts w:cs="Times New Roman"/>
          <w:szCs w:val="24"/>
        </w:rPr>
        <w:t xml:space="preserve"> yang </w:t>
      </w:r>
      <w:proofErr w:type="spellStart"/>
      <w:r w:rsidRPr="00054FBB">
        <w:rPr>
          <w:rFonts w:cs="Times New Roman"/>
          <w:szCs w:val="24"/>
        </w:rPr>
        <w:t>berkaitan</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bank, </w:t>
      </w:r>
      <w:proofErr w:type="spellStart"/>
      <w:r w:rsidRPr="00054FBB">
        <w:rPr>
          <w:rFonts w:cs="Times New Roman"/>
          <w:szCs w:val="24"/>
        </w:rPr>
        <w:t>mencakup</w:t>
      </w:r>
      <w:proofErr w:type="spellEnd"/>
      <w:r w:rsidRPr="00054FBB">
        <w:rPr>
          <w:rFonts w:cs="Times New Roman"/>
          <w:szCs w:val="24"/>
        </w:rPr>
        <w:t xml:space="preserve"> </w:t>
      </w:r>
      <w:proofErr w:type="spellStart"/>
      <w:r w:rsidRPr="00054FBB">
        <w:rPr>
          <w:rFonts w:cs="Times New Roman"/>
          <w:szCs w:val="24"/>
        </w:rPr>
        <w:t>kelembagaan</w:t>
      </w:r>
      <w:proofErr w:type="spellEnd"/>
      <w:r w:rsidRPr="00054FBB">
        <w:rPr>
          <w:rFonts w:cs="Times New Roman"/>
          <w:szCs w:val="24"/>
        </w:rPr>
        <w:t xml:space="preserve">, </w:t>
      </w:r>
      <w:proofErr w:type="spellStart"/>
      <w:r w:rsidRPr="00054FBB">
        <w:rPr>
          <w:rFonts w:cs="Times New Roman"/>
          <w:szCs w:val="24"/>
        </w:rPr>
        <w:t>kegiatan</w:t>
      </w:r>
      <w:proofErr w:type="spellEnd"/>
      <w:r w:rsidRPr="00054FBB">
        <w:rPr>
          <w:rFonts w:cs="Times New Roman"/>
          <w:szCs w:val="24"/>
        </w:rPr>
        <w:t xml:space="preserve"> </w:t>
      </w:r>
      <w:proofErr w:type="spellStart"/>
      <w:r w:rsidRPr="00054FBB">
        <w:rPr>
          <w:rFonts w:cs="Times New Roman"/>
          <w:szCs w:val="24"/>
        </w:rPr>
        <w:t>usaha</w:t>
      </w:r>
      <w:proofErr w:type="spellEnd"/>
      <w:r w:rsidRPr="00054FBB">
        <w:rPr>
          <w:rFonts w:cs="Times New Roman"/>
          <w:szCs w:val="24"/>
        </w:rPr>
        <w:t xml:space="preserve">, </w:t>
      </w:r>
      <w:proofErr w:type="spellStart"/>
      <w:r w:rsidRPr="00054FBB">
        <w:rPr>
          <w:rFonts w:cs="Times New Roman"/>
          <w:szCs w:val="24"/>
        </w:rPr>
        <w:t>serta</w:t>
      </w:r>
      <w:proofErr w:type="spellEnd"/>
      <w:r w:rsidRPr="00054FBB">
        <w:rPr>
          <w:rFonts w:cs="Times New Roman"/>
          <w:szCs w:val="24"/>
        </w:rPr>
        <w:t xml:space="preserve"> </w:t>
      </w:r>
      <w:proofErr w:type="spellStart"/>
      <w:r w:rsidRPr="00054FBB">
        <w:rPr>
          <w:rFonts w:cs="Times New Roman"/>
          <w:szCs w:val="24"/>
        </w:rPr>
        <w:t>cara</w:t>
      </w:r>
      <w:proofErr w:type="spellEnd"/>
      <w:r w:rsidRPr="00054FBB">
        <w:rPr>
          <w:rFonts w:cs="Times New Roman"/>
          <w:szCs w:val="24"/>
        </w:rPr>
        <w:t xml:space="preserve"> dan proses </w:t>
      </w:r>
      <w:proofErr w:type="spellStart"/>
      <w:r w:rsidRPr="00054FBB">
        <w:rPr>
          <w:rFonts w:cs="Times New Roman"/>
          <w:szCs w:val="24"/>
        </w:rPr>
        <w:t>dalam</w:t>
      </w:r>
      <w:proofErr w:type="spellEnd"/>
      <w:r w:rsidRPr="00054FBB">
        <w:rPr>
          <w:rFonts w:cs="Times New Roman"/>
          <w:szCs w:val="24"/>
        </w:rPr>
        <w:t xml:space="preserve"> </w:t>
      </w:r>
      <w:proofErr w:type="spellStart"/>
      <w:r w:rsidRPr="00054FBB">
        <w:rPr>
          <w:rFonts w:cs="Times New Roman"/>
          <w:szCs w:val="24"/>
        </w:rPr>
        <w:t>melaksanakan</w:t>
      </w:r>
      <w:proofErr w:type="spellEnd"/>
      <w:r w:rsidRPr="00054FBB">
        <w:rPr>
          <w:rFonts w:cs="Times New Roman"/>
          <w:szCs w:val="24"/>
        </w:rPr>
        <w:t xml:space="preserve"> </w:t>
      </w:r>
      <w:proofErr w:type="spellStart"/>
      <w:r w:rsidRPr="00054FBB">
        <w:rPr>
          <w:rFonts w:cs="Times New Roman"/>
          <w:szCs w:val="24"/>
        </w:rPr>
        <w:t>kegiatan</w:t>
      </w:r>
      <w:proofErr w:type="spellEnd"/>
      <w:r w:rsidRPr="00054FBB">
        <w:rPr>
          <w:rFonts w:cs="Times New Roman"/>
          <w:szCs w:val="24"/>
        </w:rPr>
        <w:t xml:space="preserve"> </w:t>
      </w:r>
      <w:proofErr w:type="spellStart"/>
      <w:r w:rsidRPr="00054FBB">
        <w:rPr>
          <w:rFonts w:cs="Times New Roman"/>
          <w:szCs w:val="24"/>
        </w:rPr>
        <w:t>usahanya</w:t>
      </w:r>
      <w:proofErr w:type="spellEnd"/>
      <w:r w:rsidRPr="00054FBB">
        <w:rPr>
          <w:rFonts w:cs="Times New Roman"/>
          <w:szCs w:val="24"/>
        </w:rPr>
        <w:t xml:space="preserve"> </w:t>
      </w:r>
      <w:r w:rsidRPr="00054FBB">
        <w:rPr>
          <w:rFonts w:cs="Times New Roman"/>
          <w:szCs w:val="24"/>
        </w:rPr>
        <w:fldChar w:fldCharType="begin" w:fldLock="1"/>
      </w:r>
      <w:r>
        <w:rPr>
          <w:rFonts w:cs="Times New Roman"/>
          <w:szCs w:val="24"/>
        </w:rPr>
        <w:instrText>ADDIN CSL_CITATION {"citationItems":[{"id":"ITEM-1","itemData":{"DOI":"10.15625/1813-9663/1/1/6666","ISSN":"1813-9663","abstract":"-","author":[{"dropping-particle":"","family":"OJK","given":"","non-dropping-particle":"","parse-names":false,"suffix":""}],"id":"ITEM-1","issued":{"date-parts":[["2018"]]},"title":"Booklet Perbankan Indonesia","type":"article-journal"},"uris":["http://www.mendeley.com/documents/?uuid=7c28e6f5-eb80-43af-88e8-9608f12bc1a2"]}],"mendeley":{"formattedCitation":"(OJK, 2018)","manualFormatting":"(OJK, 2018)","plainTextFormattedCitation":"(OJK, 2018)","previouslyFormattedCitation":"(OJK, 2018)"},"properties":{"noteIndex":0},"schema":"https://github.com/citation-style-language/schema/raw/master/csl-citation.json"}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2018)</w:t>
      </w:r>
      <w:r w:rsidRPr="00054FBB">
        <w:rPr>
          <w:rFonts w:cs="Times New Roman"/>
          <w:szCs w:val="24"/>
        </w:rPr>
        <w:fldChar w:fldCharType="end"/>
      </w:r>
      <w:r w:rsidRPr="00054FBB">
        <w:rPr>
          <w:rFonts w:cs="Times New Roman"/>
          <w:szCs w:val="24"/>
        </w:rPr>
        <w:t xml:space="preserve">. Di </w:t>
      </w:r>
      <w:proofErr w:type="spellStart"/>
      <w:r w:rsidRPr="00054FBB">
        <w:rPr>
          <w:rFonts w:cs="Times New Roman"/>
          <w:szCs w:val="24"/>
        </w:rPr>
        <w:t>seluruh</w:t>
      </w:r>
      <w:proofErr w:type="spellEnd"/>
      <w:r w:rsidRPr="00054FBB">
        <w:rPr>
          <w:rFonts w:cs="Times New Roman"/>
          <w:szCs w:val="24"/>
        </w:rPr>
        <w:t xml:space="preserve"> negara</w:t>
      </w:r>
      <w:r>
        <w:rPr>
          <w:rFonts w:cs="Times New Roman"/>
          <w:szCs w:val="24"/>
        </w:rPr>
        <w:t>,</w:t>
      </w:r>
      <w:r w:rsidRPr="00054FBB">
        <w:rPr>
          <w:rFonts w:cs="Times New Roman"/>
          <w:szCs w:val="24"/>
        </w:rPr>
        <w:t xml:space="preserve"> </w:t>
      </w:r>
      <w:proofErr w:type="spellStart"/>
      <w:r w:rsidRPr="00054FBB">
        <w:rPr>
          <w:rFonts w:cs="Times New Roman"/>
          <w:szCs w:val="24"/>
        </w:rPr>
        <w:t>perbankan</w:t>
      </w:r>
      <w:proofErr w:type="spellEnd"/>
      <w:r w:rsidRPr="00054FBB">
        <w:rPr>
          <w:rFonts w:cs="Times New Roman"/>
          <w:szCs w:val="24"/>
        </w:rPr>
        <w:t xml:space="preserve"> </w:t>
      </w:r>
      <w:proofErr w:type="spellStart"/>
      <w:r w:rsidRPr="00054FBB">
        <w:rPr>
          <w:rFonts w:cs="Times New Roman"/>
          <w:szCs w:val="24"/>
        </w:rPr>
        <w:t>merupakan</w:t>
      </w:r>
      <w:proofErr w:type="spellEnd"/>
      <w:r w:rsidRPr="00054FBB">
        <w:rPr>
          <w:rFonts w:cs="Times New Roman"/>
          <w:szCs w:val="24"/>
        </w:rPr>
        <w:t xml:space="preserve"> </w:t>
      </w:r>
      <w:proofErr w:type="spellStart"/>
      <w:r w:rsidRPr="00054FBB">
        <w:rPr>
          <w:rFonts w:cs="Times New Roman"/>
          <w:szCs w:val="24"/>
        </w:rPr>
        <w:t>urat</w:t>
      </w:r>
      <w:proofErr w:type="spellEnd"/>
      <w:r w:rsidRPr="00054FBB">
        <w:rPr>
          <w:rFonts w:cs="Times New Roman"/>
          <w:szCs w:val="24"/>
        </w:rPr>
        <w:t xml:space="preserve"> </w:t>
      </w:r>
      <w:proofErr w:type="spellStart"/>
      <w:r w:rsidRPr="00054FBB">
        <w:rPr>
          <w:rFonts w:cs="Times New Roman"/>
          <w:szCs w:val="24"/>
        </w:rPr>
        <w:t>nadi</w:t>
      </w:r>
      <w:proofErr w:type="spellEnd"/>
      <w:r w:rsidRPr="00054FBB">
        <w:rPr>
          <w:rFonts w:cs="Times New Roman"/>
          <w:szCs w:val="24"/>
        </w:rPr>
        <w:t xml:space="preserve"> </w:t>
      </w:r>
      <w:proofErr w:type="spellStart"/>
      <w:r w:rsidRPr="00054FBB">
        <w:rPr>
          <w:rFonts w:cs="Times New Roman"/>
          <w:szCs w:val="24"/>
        </w:rPr>
        <w:t>perekonomian</w:t>
      </w:r>
      <w:proofErr w:type="spellEnd"/>
      <w:r>
        <w:rPr>
          <w:rFonts w:cs="Times New Roman"/>
          <w:szCs w:val="24"/>
        </w:rPr>
        <w:t>.</w:t>
      </w:r>
      <w:r w:rsidRPr="00054FBB">
        <w:rPr>
          <w:rFonts w:cs="Times New Roman"/>
          <w:szCs w:val="24"/>
        </w:rPr>
        <w:t xml:space="preserve"> </w:t>
      </w:r>
      <w:r>
        <w:rPr>
          <w:rFonts w:cs="Times New Roman"/>
          <w:szCs w:val="24"/>
        </w:rPr>
        <w:t>B</w:t>
      </w:r>
      <w:r w:rsidRPr="00054FBB">
        <w:rPr>
          <w:rFonts w:cs="Times New Roman"/>
          <w:szCs w:val="24"/>
        </w:rPr>
        <w:t xml:space="preserve">anyak </w:t>
      </w:r>
      <w:proofErr w:type="spellStart"/>
      <w:r w:rsidRPr="00054FBB">
        <w:rPr>
          <w:rFonts w:cs="Times New Roman"/>
          <w:szCs w:val="24"/>
        </w:rPr>
        <w:t>roda-roda</w:t>
      </w:r>
      <w:proofErr w:type="spellEnd"/>
      <w:r w:rsidRPr="00054FBB">
        <w:rPr>
          <w:rFonts w:cs="Times New Roman"/>
          <w:szCs w:val="24"/>
        </w:rPr>
        <w:t xml:space="preserve"> </w:t>
      </w:r>
      <w:proofErr w:type="spellStart"/>
      <w:r w:rsidRPr="00054FBB">
        <w:rPr>
          <w:rFonts w:cs="Times New Roman"/>
          <w:szCs w:val="24"/>
        </w:rPr>
        <w:t>perekonomian</w:t>
      </w:r>
      <w:proofErr w:type="spellEnd"/>
      <w:r w:rsidRPr="00054FBB">
        <w:rPr>
          <w:rFonts w:cs="Times New Roman"/>
          <w:szCs w:val="24"/>
        </w:rPr>
        <w:t xml:space="preserve"> di </w:t>
      </w:r>
      <w:proofErr w:type="spellStart"/>
      <w:r w:rsidRPr="00054FBB">
        <w:rPr>
          <w:rFonts w:cs="Times New Roman"/>
          <w:szCs w:val="24"/>
        </w:rPr>
        <w:t>gerakkan</w:t>
      </w:r>
      <w:proofErr w:type="spellEnd"/>
      <w:r w:rsidRPr="00054FBB">
        <w:rPr>
          <w:rFonts w:cs="Times New Roman"/>
          <w:szCs w:val="24"/>
        </w:rPr>
        <w:t xml:space="preserve"> oleh </w:t>
      </w:r>
      <w:proofErr w:type="spellStart"/>
      <w:r w:rsidRPr="00054FBB">
        <w:rPr>
          <w:rFonts w:cs="Times New Roman"/>
          <w:szCs w:val="24"/>
        </w:rPr>
        <w:t>perbankan</w:t>
      </w:r>
      <w:proofErr w:type="spellEnd"/>
      <w:r>
        <w:rPr>
          <w:rFonts w:cs="Times New Roman"/>
          <w:szCs w:val="24"/>
        </w:rPr>
        <w:t>,</w:t>
      </w:r>
      <w:r w:rsidRPr="00054FBB">
        <w:rPr>
          <w:rFonts w:cs="Times New Roman"/>
          <w:szCs w:val="24"/>
        </w:rPr>
        <w:t xml:space="preserve"> </w:t>
      </w:r>
      <w:proofErr w:type="spellStart"/>
      <w:r w:rsidRPr="00054FBB">
        <w:rPr>
          <w:rFonts w:cs="Times New Roman"/>
          <w:szCs w:val="24"/>
        </w:rPr>
        <w:t>baik</w:t>
      </w:r>
      <w:proofErr w:type="spellEnd"/>
      <w:r w:rsidRPr="00054FBB">
        <w:rPr>
          <w:rFonts w:cs="Times New Roman"/>
          <w:szCs w:val="24"/>
        </w:rPr>
        <w:t xml:space="preserve"> </w:t>
      </w:r>
      <w:proofErr w:type="spellStart"/>
      <w:r w:rsidRPr="00054FBB">
        <w:rPr>
          <w:rFonts w:cs="Times New Roman"/>
          <w:szCs w:val="24"/>
        </w:rPr>
        <w:t>secara</w:t>
      </w:r>
      <w:proofErr w:type="spellEnd"/>
      <w:r w:rsidRPr="00054FBB">
        <w:rPr>
          <w:rFonts w:cs="Times New Roman"/>
          <w:szCs w:val="24"/>
        </w:rPr>
        <w:t xml:space="preserve"> </w:t>
      </w:r>
      <w:proofErr w:type="spellStart"/>
      <w:r w:rsidRPr="00054FBB">
        <w:rPr>
          <w:rFonts w:cs="Times New Roman"/>
          <w:szCs w:val="24"/>
        </w:rPr>
        <w:t>langsung</w:t>
      </w:r>
      <w:proofErr w:type="spellEnd"/>
      <w:r w:rsidRPr="00054FBB">
        <w:rPr>
          <w:rFonts w:cs="Times New Roman"/>
          <w:szCs w:val="24"/>
        </w:rPr>
        <w:t xml:space="preserve"> </w:t>
      </w:r>
      <w:proofErr w:type="spellStart"/>
      <w:r w:rsidRPr="00054FBB">
        <w:rPr>
          <w:rFonts w:cs="Times New Roman"/>
          <w:szCs w:val="24"/>
        </w:rPr>
        <w:t>maupun</w:t>
      </w:r>
      <w:proofErr w:type="spellEnd"/>
      <w:r w:rsidRPr="00054FBB">
        <w:rPr>
          <w:rFonts w:cs="Times New Roman"/>
          <w:szCs w:val="24"/>
        </w:rPr>
        <w:t xml:space="preserve"> </w:t>
      </w:r>
      <w:proofErr w:type="spellStart"/>
      <w:r w:rsidRPr="00054FBB">
        <w:rPr>
          <w:rFonts w:cs="Times New Roman"/>
          <w:szCs w:val="24"/>
        </w:rPr>
        <w:t>tidak</w:t>
      </w:r>
      <w:proofErr w:type="spellEnd"/>
      <w:r w:rsidRPr="00054FBB">
        <w:rPr>
          <w:rFonts w:cs="Times New Roman"/>
          <w:szCs w:val="24"/>
        </w:rPr>
        <w:t xml:space="preserve"> </w:t>
      </w:r>
      <w:proofErr w:type="spellStart"/>
      <w:r w:rsidRPr="00054FBB">
        <w:rPr>
          <w:rFonts w:cs="Times New Roman"/>
          <w:szCs w:val="24"/>
        </w:rPr>
        <w:t>langsung</w:t>
      </w:r>
      <w:proofErr w:type="spellEnd"/>
      <w:r w:rsidRPr="00054FBB">
        <w:rPr>
          <w:rFonts w:cs="Times New Roman"/>
          <w:szCs w:val="24"/>
        </w:rPr>
        <w:t xml:space="preserve">. Di Indonesia, </w:t>
      </w:r>
      <w:proofErr w:type="spellStart"/>
      <w:r w:rsidRPr="00054FBB">
        <w:rPr>
          <w:rFonts w:cs="Times New Roman"/>
          <w:szCs w:val="24"/>
        </w:rPr>
        <w:t>perbankan</w:t>
      </w:r>
      <w:proofErr w:type="spellEnd"/>
      <w:r w:rsidRPr="00054FBB">
        <w:rPr>
          <w:rFonts w:cs="Times New Roman"/>
          <w:szCs w:val="24"/>
        </w:rPr>
        <w:t xml:space="preserve"> </w:t>
      </w:r>
      <w:proofErr w:type="spellStart"/>
      <w:r w:rsidRPr="00054FBB">
        <w:rPr>
          <w:rFonts w:cs="Times New Roman"/>
          <w:szCs w:val="24"/>
        </w:rPr>
        <w:t>sendiri</w:t>
      </w:r>
      <w:proofErr w:type="spellEnd"/>
      <w:r w:rsidRPr="00054FBB">
        <w:rPr>
          <w:rFonts w:cs="Times New Roman"/>
          <w:szCs w:val="24"/>
        </w:rPr>
        <w:t xml:space="preserve"> </w:t>
      </w:r>
      <w:proofErr w:type="spellStart"/>
      <w:r w:rsidRPr="00054FBB">
        <w:rPr>
          <w:rFonts w:cs="Times New Roman"/>
          <w:szCs w:val="24"/>
        </w:rPr>
        <w:t>memegang</w:t>
      </w:r>
      <w:proofErr w:type="spellEnd"/>
      <w:r w:rsidRPr="00054FBB">
        <w:rPr>
          <w:rFonts w:cs="Times New Roman"/>
          <w:szCs w:val="24"/>
        </w:rPr>
        <w:t xml:space="preserve"> </w:t>
      </w:r>
      <w:proofErr w:type="spellStart"/>
      <w:r w:rsidRPr="00054FBB">
        <w:rPr>
          <w:rFonts w:cs="Times New Roman"/>
          <w:szCs w:val="24"/>
        </w:rPr>
        <w:t>peranan</w:t>
      </w:r>
      <w:proofErr w:type="spellEnd"/>
      <w:r w:rsidRPr="00054FBB">
        <w:rPr>
          <w:rFonts w:cs="Times New Roman"/>
          <w:szCs w:val="24"/>
        </w:rPr>
        <w:t xml:space="preserve"> yang </w:t>
      </w:r>
      <w:proofErr w:type="spellStart"/>
      <w:r w:rsidRPr="00054FBB">
        <w:rPr>
          <w:rFonts w:cs="Times New Roman"/>
          <w:szCs w:val="24"/>
        </w:rPr>
        <w:t>teramat</w:t>
      </w:r>
      <w:proofErr w:type="spellEnd"/>
      <w:r w:rsidRPr="00054FBB">
        <w:rPr>
          <w:rFonts w:cs="Times New Roman"/>
          <w:szCs w:val="24"/>
        </w:rPr>
        <w:t xml:space="preserve"> </w:t>
      </w:r>
      <w:proofErr w:type="spellStart"/>
      <w:r w:rsidRPr="00054FBB">
        <w:rPr>
          <w:rFonts w:cs="Times New Roman"/>
          <w:szCs w:val="24"/>
        </w:rPr>
        <w:t>penting</w:t>
      </w:r>
      <w:proofErr w:type="spellEnd"/>
      <w:r w:rsidRPr="00054FBB">
        <w:rPr>
          <w:rFonts w:cs="Times New Roman"/>
          <w:szCs w:val="24"/>
        </w:rPr>
        <w:t xml:space="preserve">, </w:t>
      </w:r>
      <w:proofErr w:type="spellStart"/>
      <w:r w:rsidRPr="00054FBB">
        <w:rPr>
          <w:rFonts w:cs="Times New Roman"/>
          <w:szCs w:val="24"/>
        </w:rPr>
        <w:t>terlebih</w:t>
      </w:r>
      <w:proofErr w:type="spellEnd"/>
      <w:r w:rsidRPr="00054FBB">
        <w:rPr>
          <w:rFonts w:cs="Times New Roman"/>
          <w:szCs w:val="24"/>
        </w:rPr>
        <w:t xml:space="preserve"> negara Indonesia </w:t>
      </w:r>
      <w:proofErr w:type="spellStart"/>
      <w:r w:rsidRPr="00054FBB">
        <w:rPr>
          <w:rFonts w:cs="Times New Roman"/>
          <w:szCs w:val="24"/>
        </w:rPr>
        <w:t>termasuk</w:t>
      </w:r>
      <w:proofErr w:type="spellEnd"/>
      <w:r w:rsidRPr="00054FBB">
        <w:rPr>
          <w:rFonts w:cs="Times New Roman"/>
          <w:szCs w:val="24"/>
        </w:rPr>
        <w:t xml:space="preserve"> negara yang </w:t>
      </w:r>
      <w:proofErr w:type="spellStart"/>
      <w:r w:rsidRPr="00054FBB">
        <w:rPr>
          <w:rFonts w:cs="Times New Roman"/>
          <w:szCs w:val="24"/>
        </w:rPr>
        <w:t>sedang</w:t>
      </w:r>
      <w:proofErr w:type="spellEnd"/>
      <w:r w:rsidRPr="00054FBB">
        <w:rPr>
          <w:rFonts w:cs="Times New Roman"/>
          <w:szCs w:val="24"/>
        </w:rPr>
        <w:t xml:space="preserve"> </w:t>
      </w:r>
      <w:proofErr w:type="spellStart"/>
      <w:r w:rsidRPr="00054FBB">
        <w:rPr>
          <w:rFonts w:cs="Times New Roman"/>
          <w:szCs w:val="24"/>
        </w:rPr>
        <w:t>membangun</w:t>
      </w:r>
      <w:proofErr w:type="spellEnd"/>
      <w:r w:rsidRPr="00054FBB">
        <w:rPr>
          <w:rFonts w:cs="Times New Roman"/>
          <w:szCs w:val="24"/>
        </w:rPr>
        <w:t xml:space="preserve"> di </w:t>
      </w:r>
      <w:proofErr w:type="spellStart"/>
      <w:r w:rsidRPr="00054FBB">
        <w:rPr>
          <w:rFonts w:cs="Times New Roman"/>
          <w:szCs w:val="24"/>
        </w:rPr>
        <w:t>segala</w:t>
      </w:r>
      <w:proofErr w:type="spellEnd"/>
      <w:r w:rsidRPr="00054FBB">
        <w:rPr>
          <w:rFonts w:cs="Times New Roman"/>
          <w:szCs w:val="24"/>
        </w:rPr>
        <w:t xml:space="preserve"> </w:t>
      </w:r>
      <w:proofErr w:type="spellStart"/>
      <w:r w:rsidRPr="00054FBB">
        <w:rPr>
          <w:rFonts w:cs="Times New Roman"/>
          <w:szCs w:val="24"/>
        </w:rPr>
        <w:t>sektor</w:t>
      </w:r>
      <w:proofErr w:type="spellEnd"/>
      <w:r w:rsidRPr="00054FBB">
        <w:rPr>
          <w:rFonts w:cs="Times New Roman"/>
          <w:szCs w:val="24"/>
        </w:rPr>
        <w:t xml:space="preserve">. </w:t>
      </w:r>
      <w:proofErr w:type="spellStart"/>
      <w:r w:rsidRPr="00054FBB">
        <w:rPr>
          <w:rFonts w:cs="Times New Roman"/>
          <w:szCs w:val="24"/>
        </w:rPr>
        <w:t>Perkembangan</w:t>
      </w:r>
      <w:proofErr w:type="spellEnd"/>
      <w:r w:rsidRPr="00054FBB">
        <w:rPr>
          <w:rFonts w:cs="Times New Roman"/>
          <w:szCs w:val="24"/>
        </w:rPr>
        <w:t xml:space="preserve"> </w:t>
      </w:r>
      <w:proofErr w:type="spellStart"/>
      <w:r w:rsidRPr="00054FBB">
        <w:rPr>
          <w:rFonts w:cs="Times New Roman"/>
          <w:szCs w:val="24"/>
        </w:rPr>
        <w:t>perbankan</w:t>
      </w:r>
      <w:proofErr w:type="spellEnd"/>
      <w:r w:rsidRPr="00054FBB">
        <w:rPr>
          <w:rFonts w:cs="Times New Roman"/>
          <w:szCs w:val="24"/>
        </w:rPr>
        <w:t xml:space="preserve"> </w:t>
      </w:r>
      <w:proofErr w:type="spellStart"/>
      <w:r w:rsidRPr="00054FBB">
        <w:rPr>
          <w:rFonts w:cs="Times New Roman"/>
          <w:szCs w:val="24"/>
        </w:rPr>
        <w:t>saat</w:t>
      </w:r>
      <w:proofErr w:type="spellEnd"/>
      <w:r w:rsidRPr="00054FBB">
        <w:rPr>
          <w:rFonts w:cs="Times New Roman"/>
          <w:szCs w:val="24"/>
        </w:rPr>
        <w:t xml:space="preserve"> ini </w:t>
      </w:r>
      <w:proofErr w:type="spellStart"/>
      <w:r w:rsidRPr="00054FBB">
        <w:rPr>
          <w:rFonts w:cs="Times New Roman"/>
          <w:szCs w:val="24"/>
        </w:rPr>
        <w:t>sudah</w:t>
      </w:r>
      <w:proofErr w:type="spellEnd"/>
      <w:r w:rsidRPr="00054FBB">
        <w:rPr>
          <w:rFonts w:cs="Times New Roman"/>
          <w:szCs w:val="24"/>
        </w:rPr>
        <w:t xml:space="preserve"> </w:t>
      </w:r>
      <w:proofErr w:type="spellStart"/>
      <w:r w:rsidRPr="00054FBB">
        <w:rPr>
          <w:rFonts w:cs="Times New Roman"/>
          <w:szCs w:val="24"/>
        </w:rPr>
        <w:t>semakin</w:t>
      </w:r>
      <w:proofErr w:type="spellEnd"/>
      <w:r w:rsidRPr="00054FBB">
        <w:rPr>
          <w:rFonts w:cs="Times New Roman"/>
          <w:szCs w:val="24"/>
        </w:rPr>
        <w:t xml:space="preserve"> </w:t>
      </w:r>
      <w:proofErr w:type="spellStart"/>
      <w:r w:rsidRPr="00054FBB">
        <w:rPr>
          <w:rFonts w:cs="Times New Roman"/>
          <w:szCs w:val="24"/>
        </w:rPr>
        <w:t>luas</w:t>
      </w:r>
      <w:proofErr w:type="spellEnd"/>
      <w:r w:rsidRPr="00054FBB">
        <w:rPr>
          <w:rFonts w:cs="Times New Roman"/>
          <w:szCs w:val="24"/>
        </w:rPr>
        <w:t xml:space="preserve"> dan </w:t>
      </w:r>
      <w:proofErr w:type="spellStart"/>
      <w:r w:rsidRPr="00054FBB">
        <w:rPr>
          <w:rFonts w:cs="Times New Roman"/>
          <w:szCs w:val="24"/>
        </w:rPr>
        <w:t>tidak</w:t>
      </w:r>
      <w:proofErr w:type="spellEnd"/>
      <w:r w:rsidRPr="00054FBB">
        <w:rPr>
          <w:rFonts w:cs="Times New Roman"/>
          <w:szCs w:val="24"/>
        </w:rPr>
        <w:t xml:space="preserve"> </w:t>
      </w:r>
      <w:proofErr w:type="spellStart"/>
      <w:r w:rsidRPr="00054FBB">
        <w:rPr>
          <w:rFonts w:cs="Times New Roman"/>
          <w:szCs w:val="24"/>
        </w:rPr>
        <w:t>asing</w:t>
      </w:r>
      <w:proofErr w:type="spellEnd"/>
      <w:r w:rsidRPr="00054FBB">
        <w:rPr>
          <w:rFonts w:cs="Times New Roman"/>
          <w:szCs w:val="24"/>
        </w:rPr>
        <w:t xml:space="preserve"> </w:t>
      </w:r>
      <w:proofErr w:type="spellStart"/>
      <w:r w:rsidRPr="00054FBB">
        <w:rPr>
          <w:rFonts w:cs="Times New Roman"/>
          <w:szCs w:val="24"/>
        </w:rPr>
        <w:t>lagi</w:t>
      </w:r>
      <w:proofErr w:type="spellEnd"/>
      <w:r w:rsidRPr="00054FBB">
        <w:rPr>
          <w:rFonts w:cs="Times New Roman"/>
          <w:szCs w:val="24"/>
        </w:rPr>
        <w:t xml:space="preserve"> di </w:t>
      </w:r>
      <w:proofErr w:type="spellStart"/>
      <w:r w:rsidRPr="00054FBB">
        <w:rPr>
          <w:rFonts w:cs="Times New Roman"/>
          <w:szCs w:val="24"/>
        </w:rPr>
        <w:t>seluruh</w:t>
      </w:r>
      <w:proofErr w:type="spellEnd"/>
      <w:r w:rsidRPr="00054FBB">
        <w:rPr>
          <w:rFonts w:cs="Times New Roman"/>
          <w:szCs w:val="24"/>
        </w:rPr>
        <w:t xml:space="preserve"> </w:t>
      </w:r>
      <w:proofErr w:type="spellStart"/>
      <w:r w:rsidRPr="00054FBB">
        <w:rPr>
          <w:rFonts w:cs="Times New Roman"/>
          <w:szCs w:val="24"/>
        </w:rPr>
        <w:t>lapisan</w:t>
      </w:r>
      <w:proofErr w:type="spellEnd"/>
      <w:r w:rsidRPr="00054FBB">
        <w:rPr>
          <w:rFonts w:cs="Times New Roman"/>
          <w:szCs w:val="24"/>
        </w:rPr>
        <w:t xml:space="preserve"> </w:t>
      </w:r>
      <w:proofErr w:type="spellStart"/>
      <w:r w:rsidRPr="00054FBB">
        <w:rPr>
          <w:rFonts w:cs="Times New Roman"/>
          <w:szCs w:val="24"/>
        </w:rPr>
        <w:t>masyarakat</w:t>
      </w:r>
      <w:proofErr w:type="spellEnd"/>
      <w:r w:rsidRPr="00054FBB">
        <w:rPr>
          <w:rFonts w:cs="Times New Roman"/>
          <w:szCs w:val="24"/>
        </w:rPr>
        <w:t xml:space="preserve">. </w:t>
      </w:r>
      <w:proofErr w:type="spellStart"/>
      <w:r w:rsidRPr="00054FBB">
        <w:rPr>
          <w:rFonts w:cs="Times New Roman"/>
          <w:szCs w:val="24"/>
        </w:rPr>
        <w:t>Perkembangan</w:t>
      </w:r>
      <w:proofErr w:type="spellEnd"/>
      <w:r w:rsidRPr="00054FBB">
        <w:rPr>
          <w:rFonts w:cs="Times New Roman"/>
          <w:szCs w:val="24"/>
        </w:rPr>
        <w:t xml:space="preserve"> </w:t>
      </w:r>
      <w:proofErr w:type="spellStart"/>
      <w:r w:rsidRPr="00054FBB">
        <w:rPr>
          <w:rFonts w:cs="Times New Roman"/>
          <w:szCs w:val="24"/>
        </w:rPr>
        <w:t>perbankan</w:t>
      </w:r>
      <w:proofErr w:type="spellEnd"/>
      <w:r w:rsidRPr="00054FBB">
        <w:rPr>
          <w:rFonts w:cs="Times New Roman"/>
          <w:szCs w:val="24"/>
        </w:rPr>
        <w:t xml:space="preserve"> </w:t>
      </w:r>
      <w:proofErr w:type="spellStart"/>
      <w:r w:rsidRPr="00054FBB">
        <w:rPr>
          <w:rFonts w:cs="Times New Roman"/>
          <w:szCs w:val="24"/>
        </w:rPr>
        <w:t>mempengaruhi</w:t>
      </w:r>
      <w:proofErr w:type="spellEnd"/>
      <w:r w:rsidRPr="00054FBB">
        <w:rPr>
          <w:rFonts w:cs="Times New Roman"/>
          <w:szCs w:val="24"/>
        </w:rPr>
        <w:t xml:space="preserve"> </w:t>
      </w:r>
      <w:proofErr w:type="spellStart"/>
      <w:r w:rsidRPr="00054FBB">
        <w:rPr>
          <w:rFonts w:cs="Times New Roman"/>
          <w:szCs w:val="24"/>
        </w:rPr>
        <w:t>seluruh</w:t>
      </w:r>
      <w:proofErr w:type="spellEnd"/>
      <w:r w:rsidRPr="00054FBB">
        <w:rPr>
          <w:rFonts w:cs="Times New Roman"/>
          <w:szCs w:val="24"/>
        </w:rPr>
        <w:t xml:space="preserve"> </w:t>
      </w:r>
      <w:proofErr w:type="spellStart"/>
      <w:r w:rsidRPr="00054FBB">
        <w:rPr>
          <w:rFonts w:cs="Times New Roman"/>
          <w:szCs w:val="24"/>
        </w:rPr>
        <w:t>produk</w:t>
      </w:r>
      <w:proofErr w:type="spellEnd"/>
      <w:r w:rsidRPr="00054FBB">
        <w:rPr>
          <w:rFonts w:cs="Times New Roman"/>
          <w:szCs w:val="24"/>
        </w:rPr>
        <w:t xml:space="preserve"> dan </w:t>
      </w:r>
      <w:proofErr w:type="spellStart"/>
      <w:r w:rsidRPr="00054FBB">
        <w:rPr>
          <w:rFonts w:cs="Times New Roman"/>
          <w:szCs w:val="24"/>
        </w:rPr>
        <w:t>jasa</w:t>
      </w:r>
      <w:proofErr w:type="spellEnd"/>
      <w:r w:rsidRPr="00054FBB">
        <w:rPr>
          <w:rFonts w:cs="Times New Roman"/>
          <w:szCs w:val="24"/>
        </w:rPr>
        <w:t xml:space="preserve"> bank </w:t>
      </w:r>
      <w:proofErr w:type="spellStart"/>
      <w:r w:rsidRPr="00054FBB">
        <w:rPr>
          <w:rFonts w:cs="Times New Roman"/>
          <w:szCs w:val="24"/>
        </w:rPr>
        <w:t>ke</w:t>
      </w:r>
      <w:proofErr w:type="spellEnd"/>
      <w:r w:rsidRPr="00054FBB">
        <w:rPr>
          <w:rFonts w:cs="Times New Roman"/>
          <w:szCs w:val="24"/>
        </w:rPr>
        <w:t xml:space="preserve"> </w:t>
      </w:r>
      <w:proofErr w:type="spellStart"/>
      <w:r w:rsidRPr="00054FBB">
        <w:rPr>
          <w:rFonts w:cs="Times New Roman"/>
          <w:szCs w:val="24"/>
        </w:rPr>
        <w:t>setiap</w:t>
      </w:r>
      <w:proofErr w:type="spellEnd"/>
      <w:r w:rsidRPr="00054FBB">
        <w:rPr>
          <w:rFonts w:cs="Times New Roman"/>
          <w:szCs w:val="24"/>
        </w:rPr>
        <w:t xml:space="preserve"> </w:t>
      </w:r>
      <w:proofErr w:type="spellStart"/>
      <w:r w:rsidRPr="00054FBB">
        <w:rPr>
          <w:rFonts w:cs="Times New Roman"/>
          <w:szCs w:val="24"/>
        </w:rPr>
        <w:t>lapisan</w:t>
      </w:r>
      <w:proofErr w:type="spellEnd"/>
      <w:r w:rsidRPr="00054FBB">
        <w:rPr>
          <w:rFonts w:cs="Times New Roman"/>
          <w:szCs w:val="24"/>
        </w:rPr>
        <w:t xml:space="preserve"> </w:t>
      </w:r>
      <w:proofErr w:type="spellStart"/>
      <w:r w:rsidRPr="00054FBB">
        <w:rPr>
          <w:rFonts w:cs="Times New Roman"/>
          <w:szCs w:val="24"/>
        </w:rPr>
        <w:t>masyarakat</w:t>
      </w:r>
      <w:proofErr w:type="spellEnd"/>
      <w:r w:rsidRPr="00054FBB">
        <w:rPr>
          <w:rFonts w:cs="Times New Roman"/>
          <w:szCs w:val="24"/>
        </w:rPr>
        <w:t xml:space="preserve"> di Indonesia. </w:t>
      </w:r>
      <w:proofErr w:type="spellStart"/>
      <w:r w:rsidRPr="00054FBB">
        <w:rPr>
          <w:rFonts w:cs="Times New Roman"/>
          <w:szCs w:val="24"/>
        </w:rPr>
        <w:t>Setiap</w:t>
      </w:r>
      <w:proofErr w:type="spellEnd"/>
      <w:r w:rsidRPr="00054FBB">
        <w:rPr>
          <w:rFonts w:cs="Times New Roman"/>
          <w:szCs w:val="24"/>
        </w:rPr>
        <w:t xml:space="preserve"> </w:t>
      </w:r>
      <w:proofErr w:type="spellStart"/>
      <w:r w:rsidRPr="00054FBB">
        <w:rPr>
          <w:rFonts w:cs="Times New Roman"/>
          <w:szCs w:val="24"/>
        </w:rPr>
        <w:t>harinya</w:t>
      </w:r>
      <w:proofErr w:type="spellEnd"/>
      <w:r w:rsidRPr="00054FBB">
        <w:rPr>
          <w:rFonts w:cs="Times New Roman"/>
          <w:szCs w:val="24"/>
        </w:rPr>
        <w:t xml:space="preserve"> </w:t>
      </w:r>
      <w:proofErr w:type="spellStart"/>
      <w:r w:rsidRPr="00054FBB">
        <w:rPr>
          <w:rFonts w:cs="Times New Roman"/>
          <w:szCs w:val="24"/>
        </w:rPr>
        <w:t>kita</w:t>
      </w:r>
      <w:proofErr w:type="spellEnd"/>
      <w:r w:rsidRPr="00054FBB">
        <w:rPr>
          <w:rFonts w:cs="Times New Roman"/>
          <w:szCs w:val="24"/>
        </w:rPr>
        <w:t xml:space="preserve"> </w:t>
      </w:r>
      <w:proofErr w:type="spellStart"/>
      <w:r w:rsidRPr="00054FBB">
        <w:rPr>
          <w:rFonts w:cs="Times New Roman"/>
          <w:szCs w:val="24"/>
        </w:rPr>
        <w:t>menggunakan</w:t>
      </w:r>
      <w:proofErr w:type="spellEnd"/>
      <w:r w:rsidRPr="00054FBB">
        <w:rPr>
          <w:rFonts w:cs="Times New Roman"/>
          <w:szCs w:val="24"/>
        </w:rPr>
        <w:t xml:space="preserve"> </w:t>
      </w:r>
      <w:proofErr w:type="spellStart"/>
      <w:r w:rsidRPr="00054FBB">
        <w:rPr>
          <w:rFonts w:cs="Times New Roman"/>
          <w:szCs w:val="24"/>
        </w:rPr>
        <w:t>produk-produk</w:t>
      </w:r>
      <w:proofErr w:type="spellEnd"/>
      <w:r w:rsidRPr="00054FBB">
        <w:rPr>
          <w:rFonts w:cs="Times New Roman"/>
          <w:szCs w:val="24"/>
        </w:rPr>
        <w:t xml:space="preserve"> </w:t>
      </w:r>
      <w:proofErr w:type="spellStart"/>
      <w:r w:rsidRPr="00054FBB">
        <w:rPr>
          <w:rFonts w:cs="Times New Roman"/>
          <w:szCs w:val="24"/>
        </w:rPr>
        <w:t>perbankan</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melakukan</w:t>
      </w:r>
      <w:proofErr w:type="spellEnd"/>
      <w:r w:rsidRPr="00054FBB">
        <w:rPr>
          <w:rFonts w:cs="Times New Roman"/>
          <w:szCs w:val="24"/>
        </w:rPr>
        <w:t xml:space="preserve"> </w:t>
      </w:r>
      <w:proofErr w:type="spellStart"/>
      <w:r w:rsidRPr="00054FBB">
        <w:rPr>
          <w:rFonts w:cs="Times New Roman"/>
          <w:szCs w:val="24"/>
        </w:rPr>
        <w:t>transaksi</w:t>
      </w:r>
      <w:proofErr w:type="spellEnd"/>
      <w:r w:rsidRPr="00054FBB">
        <w:rPr>
          <w:rFonts w:cs="Times New Roman"/>
          <w:szCs w:val="24"/>
        </w:rPr>
        <w:t xml:space="preserve"> </w:t>
      </w:r>
      <w:proofErr w:type="spellStart"/>
      <w:r w:rsidRPr="00054FBB">
        <w:rPr>
          <w:rFonts w:cs="Times New Roman"/>
          <w:szCs w:val="24"/>
        </w:rPr>
        <w:t>mulai</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proofErr w:type="spellStart"/>
      <w:r w:rsidRPr="00054FBB">
        <w:rPr>
          <w:rFonts w:cs="Times New Roman"/>
          <w:szCs w:val="24"/>
        </w:rPr>
        <w:t>mengirim</w:t>
      </w:r>
      <w:proofErr w:type="spellEnd"/>
      <w:r w:rsidRPr="00054FBB">
        <w:rPr>
          <w:rFonts w:cs="Times New Roman"/>
          <w:szCs w:val="24"/>
        </w:rPr>
        <w:t xml:space="preserve"> </w:t>
      </w:r>
      <w:proofErr w:type="spellStart"/>
      <w:r w:rsidRPr="00054FBB">
        <w:rPr>
          <w:rFonts w:cs="Times New Roman"/>
          <w:szCs w:val="24"/>
        </w:rPr>
        <w:t>uang</w:t>
      </w:r>
      <w:proofErr w:type="spellEnd"/>
      <w:r w:rsidRPr="00054FBB">
        <w:rPr>
          <w:rFonts w:cs="Times New Roman"/>
          <w:szCs w:val="24"/>
        </w:rPr>
        <w:t xml:space="preserve">, </w:t>
      </w:r>
      <w:proofErr w:type="spellStart"/>
      <w:r w:rsidRPr="00054FBB">
        <w:rPr>
          <w:rFonts w:cs="Times New Roman"/>
          <w:szCs w:val="24"/>
        </w:rPr>
        <w:t>menabung</w:t>
      </w:r>
      <w:proofErr w:type="spellEnd"/>
      <w:r w:rsidRPr="00054FBB">
        <w:rPr>
          <w:rFonts w:cs="Times New Roman"/>
          <w:szCs w:val="24"/>
        </w:rPr>
        <w:t xml:space="preserve">, </w:t>
      </w:r>
      <w:proofErr w:type="spellStart"/>
      <w:r w:rsidRPr="00054FBB">
        <w:rPr>
          <w:rFonts w:cs="Times New Roman"/>
          <w:szCs w:val="24"/>
        </w:rPr>
        <w:t>bahkan</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membayar</w:t>
      </w:r>
      <w:proofErr w:type="spellEnd"/>
      <w:r w:rsidRPr="00054FBB">
        <w:rPr>
          <w:rFonts w:cs="Times New Roman"/>
          <w:szCs w:val="24"/>
        </w:rPr>
        <w:t xml:space="preserve"> </w:t>
      </w:r>
      <w:proofErr w:type="spellStart"/>
      <w:r w:rsidRPr="00054FBB">
        <w:rPr>
          <w:rFonts w:cs="Times New Roman"/>
          <w:szCs w:val="24"/>
        </w:rPr>
        <w:t>biaya</w:t>
      </w:r>
      <w:proofErr w:type="spellEnd"/>
      <w:r w:rsidRPr="00054FBB">
        <w:rPr>
          <w:rFonts w:cs="Times New Roman"/>
          <w:szCs w:val="24"/>
        </w:rPr>
        <w:t xml:space="preserve"> </w:t>
      </w:r>
      <w:proofErr w:type="spellStart"/>
      <w:r w:rsidRPr="00054FBB">
        <w:rPr>
          <w:rFonts w:cs="Times New Roman"/>
          <w:szCs w:val="24"/>
        </w:rPr>
        <w:t>kebutuhan</w:t>
      </w:r>
      <w:proofErr w:type="spellEnd"/>
      <w:r w:rsidRPr="00054FBB">
        <w:rPr>
          <w:rFonts w:cs="Times New Roman"/>
          <w:szCs w:val="24"/>
        </w:rPr>
        <w:t xml:space="preserve"> </w:t>
      </w:r>
      <w:proofErr w:type="spellStart"/>
      <w:r w:rsidRPr="00054FBB">
        <w:rPr>
          <w:rFonts w:cs="Times New Roman"/>
          <w:szCs w:val="24"/>
        </w:rPr>
        <w:t>hidup</w:t>
      </w:r>
      <w:proofErr w:type="spellEnd"/>
      <w:r w:rsidRPr="00054FBB">
        <w:rPr>
          <w:rFonts w:cs="Times New Roman"/>
          <w:szCs w:val="24"/>
        </w:rPr>
        <w:t xml:space="preserve"> </w:t>
      </w:r>
      <w:proofErr w:type="spellStart"/>
      <w:r w:rsidRPr="00054FBB">
        <w:rPr>
          <w:rFonts w:cs="Times New Roman"/>
          <w:szCs w:val="24"/>
        </w:rPr>
        <w:t>kita</w:t>
      </w:r>
      <w:proofErr w:type="spellEnd"/>
      <w:r w:rsidRPr="00054FBB">
        <w:rPr>
          <w:rFonts w:cs="Times New Roman"/>
          <w:szCs w:val="24"/>
        </w:rPr>
        <w:t xml:space="preserve"> </w:t>
      </w:r>
      <w:proofErr w:type="spellStart"/>
      <w:r w:rsidRPr="00054FBB">
        <w:rPr>
          <w:rFonts w:cs="Times New Roman"/>
          <w:szCs w:val="24"/>
        </w:rPr>
        <w:t>sehari-hari</w:t>
      </w:r>
      <w:proofErr w:type="spellEnd"/>
      <w:r w:rsidRPr="00054FBB">
        <w:rPr>
          <w:rFonts w:cs="Times New Roman"/>
          <w:szCs w:val="24"/>
        </w:rPr>
        <w:t xml:space="preserve">. </w:t>
      </w:r>
    </w:p>
    <w:p w14:paraId="215ED7FE" w14:textId="77777777" w:rsidR="00D36D50" w:rsidRPr="00054FBB" w:rsidRDefault="00D36D50" w:rsidP="00D36D50">
      <w:pPr>
        <w:pStyle w:val="Caption"/>
        <w:spacing w:after="0" w:line="360" w:lineRule="auto"/>
        <w:jc w:val="center"/>
        <w:rPr>
          <w:rFonts w:ascii="Times New Roman" w:hAnsi="Times New Roman" w:cs="Times New Roman"/>
          <w:i w:val="0"/>
          <w:iCs w:val="0"/>
          <w:color w:val="auto"/>
          <w:sz w:val="24"/>
          <w:szCs w:val="24"/>
        </w:rPr>
      </w:pPr>
      <w:proofErr w:type="spellStart"/>
      <w:r w:rsidRPr="00054FBB">
        <w:rPr>
          <w:rFonts w:ascii="Times New Roman" w:hAnsi="Times New Roman" w:cs="Times New Roman"/>
          <w:i w:val="0"/>
          <w:iCs w:val="0"/>
          <w:color w:val="auto"/>
          <w:sz w:val="24"/>
          <w:szCs w:val="24"/>
        </w:rPr>
        <w:t>Tabel</w:t>
      </w:r>
      <w:proofErr w:type="spellEnd"/>
      <w:r w:rsidRPr="00054FBB">
        <w:rPr>
          <w:rFonts w:ascii="Times New Roman" w:hAnsi="Times New Roman" w:cs="Times New Roman"/>
          <w:i w:val="0"/>
          <w:iCs w:val="0"/>
          <w:color w:val="auto"/>
          <w:sz w:val="24"/>
          <w:szCs w:val="24"/>
        </w:rPr>
        <w:t xml:space="preserve"> </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STYLEREF 1 \s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SEQ Tabel \* ARABIC \s 1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Kegiatan</w:t>
      </w:r>
      <w:proofErr w:type="spellEnd"/>
      <w:r w:rsidRPr="00054FBB">
        <w:rPr>
          <w:rFonts w:ascii="Times New Roman" w:hAnsi="Times New Roman" w:cs="Times New Roman"/>
          <w:i w:val="0"/>
          <w:iCs w:val="0"/>
          <w:color w:val="auto"/>
          <w:sz w:val="24"/>
          <w:szCs w:val="24"/>
        </w:rPr>
        <w:t xml:space="preserve"> Usaha </w:t>
      </w:r>
      <w:proofErr w:type="spellStart"/>
      <w:r w:rsidRPr="00054FBB">
        <w:rPr>
          <w:rFonts w:ascii="Times New Roman" w:hAnsi="Times New Roman" w:cs="Times New Roman"/>
          <w:i w:val="0"/>
          <w:iCs w:val="0"/>
          <w:color w:val="auto"/>
          <w:sz w:val="24"/>
          <w:szCs w:val="24"/>
        </w:rPr>
        <w:t>Perbankan</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dalam</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Miliar</w:t>
      </w:r>
      <w:proofErr w:type="spellEnd"/>
      <w:r w:rsidRPr="00054FBB">
        <w:rPr>
          <w:rFonts w:ascii="Times New Roman" w:hAnsi="Times New Roman" w:cs="Times New Roman"/>
          <w:i w:val="0"/>
          <w:iCs w:val="0"/>
          <w:color w:val="auto"/>
          <w:sz w:val="24"/>
          <w:szCs w:val="24"/>
        </w:rPr>
        <w:t xml:space="preserve"> Rp)</w:t>
      </w:r>
    </w:p>
    <w:tbl>
      <w:tblPr>
        <w:tblW w:w="7864" w:type="dxa"/>
        <w:jc w:val="center"/>
        <w:tblLook w:val="04A0" w:firstRow="1" w:lastRow="0" w:firstColumn="1" w:lastColumn="0" w:noHBand="0" w:noVBand="1"/>
      </w:tblPr>
      <w:tblGrid>
        <w:gridCol w:w="1984"/>
        <w:gridCol w:w="1176"/>
        <w:gridCol w:w="1176"/>
        <w:gridCol w:w="1176"/>
        <w:gridCol w:w="1176"/>
        <w:gridCol w:w="1176"/>
      </w:tblGrid>
      <w:tr w:rsidR="00D36D50" w:rsidRPr="00054FBB" w14:paraId="7C185BDB" w14:textId="77777777" w:rsidTr="00D36D50">
        <w:trPr>
          <w:trHeight w:val="383"/>
          <w:jc w:val="center"/>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90EBA3" w14:textId="77777777" w:rsidR="00D36D50" w:rsidRPr="00054FBB" w:rsidRDefault="00D36D50" w:rsidP="00D36D50">
            <w:pPr>
              <w:spacing w:after="0"/>
              <w:jc w:val="center"/>
              <w:rPr>
                <w:rFonts w:eastAsia="Times New Roman" w:cs="Times New Roman"/>
                <w:b/>
                <w:bCs/>
                <w:szCs w:val="24"/>
              </w:rPr>
            </w:pPr>
            <w:proofErr w:type="spellStart"/>
            <w:r w:rsidRPr="00054FBB">
              <w:rPr>
                <w:rFonts w:eastAsia="Times New Roman" w:cs="Times New Roman"/>
                <w:b/>
                <w:bCs/>
                <w:szCs w:val="24"/>
              </w:rPr>
              <w:t>Indikator</w:t>
            </w:r>
            <w:proofErr w:type="spellEnd"/>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28ACA72E" w14:textId="77777777" w:rsidR="00D36D50" w:rsidRPr="00054FBB" w:rsidRDefault="00D36D50" w:rsidP="00D36D50">
            <w:pPr>
              <w:spacing w:after="0"/>
              <w:jc w:val="center"/>
              <w:rPr>
                <w:rFonts w:eastAsia="Times New Roman" w:cs="Times New Roman"/>
                <w:b/>
                <w:bCs/>
                <w:szCs w:val="24"/>
              </w:rPr>
            </w:pPr>
            <w:r w:rsidRPr="00054FBB">
              <w:rPr>
                <w:rFonts w:eastAsia="Times New Roman" w:cs="Times New Roman"/>
                <w:b/>
                <w:bCs/>
                <w:szCs w:val="24"/>
              </w:rPr>
              <w:t>2015</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029656D2" w14:textId="77777777" w:rsidR="00D36D50" w:rsidRPr="00054FBB" w:rsidRDefault="00D36D50" w:rsidP="00D36D50">
            <w:pPr>
              <w:spacing w:after="0"/>
              <w:jc w:val="center"/>
              <w:rPr>
                <w:rFonts w:eastAsia="Times New Roman" w:cs="Times New Roman"/>
                <w:b/>
                <w:bCs/>
                <w:szCs w:val="24"/>
              </w:rPr>
            </w:pPr>
            <w:r w:rsidRPr="00054FBB">
              <w:rPr>
                <w:rFonts w:eastAsia="Times New Roman" w:cs="Times New Roman"/>
                <w:b/>
                <w:bCs/>
                <w:szCs w:val="24"/>
              </w:rPr>
              <w:t>2016</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5C8D7839" w14:textId="77777777" w:rsidR="00D36D50" w:rsidRPr="00054FBB" w:rsidRDefault="00D36D50" w:rsidP="00D36D50">
            <w:pPr>
              <w:spacing w:after="0"/>
              <w:jc w:val="center"/>
              <w:rPr>
                <w:rFonts w:eastAsia="Times New Roman" w:cs="Times New Roman"/>
                <w:b/>
                <w:bCs/>
                <w:szCs w:val="24"/>
              </w:rPr>
            </w:pPr>
            <w:r w:rsidRPr="00054FBB">
              <w:rPr>
                <w:rFonts w:eastAsia="Times New Roman" w:cs="Times New Roman"/>
                <w:b/>
                <w:bCs/>
                <w:szCs w:val="24"/>
              </w:rPr>
              <w:t>2017</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3A4A1CEB" w14:textId="77777777" w:rsidR="00D36D50" w:rsidRPr="00054FBB" w:rsidRDefault="00D36D50" w:rsidP="00D36D50">
            <w:pPr>
              <w:spacing w:after="0"/>
              <w:jc w:val="center"/>
              <w:rPr>
                <w:rFonts w:eastAsia="Times New Roman" w:cs="Times New Roman"/>
                <w:b/>
                <w:bCs/>
                <w:szCs w:val="24"/>
              </w:rPr>
            </w:pPr>
            <w:r w:rsidRPr="00054FBB">
              <w:rPr>
                <w:rFonts w:eastAsia="Times New Roman" w:cs="Times New Roman"/>
                <w:b/>
                <w:bCs/>
                <w:szCs w:val="24"/>
              </w:rPr>
              <w:t>2018</w:t>
            </w:r>
          </w:p>
        </w:tc>
        <w:tc>
          <w:tcPr>
            <w:tcW w:w="1176" w:type="dxa"/>
            <w:tcBorders>
              <w:top w:val="single" w:sz="4" w:space="0" w:color="auto"/>
              <w:left w:val="nil"/>
              <w:bottom w:val="single" w:sz="4" w:space="0" w:color="auto"/>
              <w:right w:val="single" w:sz="4" w:space="0" w:color="auto"/>
            </w:tcBorders>
            <w:shd w:val="clear" w:color="auto" w:fill="auto"/>
            <w:noWrap/>
            <w:vAlign w:val="center"/>
            <w:hideMark/>
          </w:tcPr>
          <w:p w14:paraId="484437AA" w14:textId="77777777" w:rsidR="00D36D50" w:rsidRPr="00054FBB" w:rsidRDefault="00D36D50" w:rsidP="00D36D50">
            <w:pPr>
              <w:spacing w:after="0"/>
              <w:jc w:val="center"/>
              <w:rPr>
                <w:rFonts w:eastAsia="Times New Roman" w:cs="Times New Roman"/>
                <w:b/>
                <w:bCs/>
                <w:szCs w:val="24"/>
              </w:rPr>
            </w:pPr>
            <w:r w:rsidRPr="00054FBB">
              <w:rPr>
                <w:rFonts w:eastAsia="Times New Roman" w:cs="Times New Roman"/>
                <w:b/>
                <w:bCs/>
                <w:szCs w:val="24"/>
              </w:rPr>
              <w:t>2019</w:t>
            </w:r>
          </w:p>
        </w:tc>
      </w:tr>
      <w:tr w:rsidR="00D36D50" w:rsidRPr="00054FBB" w14:paraId="72331324" w14:textId="77777777" w:rsidTr="00D36D50">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4D88DE5D" w14:textId="77777777" w:rsidR="00D36D50" w:rsidRPr="00054FBB" w:rsidRDefault="00D36D50" w:rsidP="00D36D50">
            <w:pPr>
              <w:spacing w:after="0"/>
              <w:rPr>
                <w:rFonts w:eastAsia="Times New Roman" w:cs="Times New Roman"/>
                <w:szCs w:val="24"/>
              </w:rPr>
            </w:pPr>
            <w:proofErr w:type="spellStart"/>
            <w:r w:rsidRPr="00054FBB">
              <w:rPr>
                <w:rFonts w:eastAsia="Times New Roman" w:cs="Times New Roman"/>
                <w:szCs w:val="24"/>
              </w:rPr>
              <w:t>Penyaluran</w:t>
            </w:r>
            <w:proofErr w:type="spellEnd"/>
            <w:r w:rsidRPr="00054FBB">
              <w:rPr>
                <w:rFonts w:eastAsia="Times New Roman" w:cs="Times New Roman"/>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16C76EBA"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5.952.279</w:t>
            </w:r>
          </w:p>
        </w:tc>
        <w:tc>
          <w:tcPr>
            <w:tcW w:w="1176" w:type="dxa"/>
            <w:tcBorders>
              <w:top w:val="nil"/>
              <w:left w:val="nil"/>
              <w:bottom w:val="single" w:sz="4" w:space="0" w:color="auto"/>
              <w:right w:val="single" w:sz="4" w:space="0" w:color="auto"/>
            </w:tcBorders>
            <w:shd w:val="clear" w:color="auto" w:fill="auto"/>
            <w:noWrap/>
            <w:vAlign w:val="center"/>
            <w:hideMark/>
          </w:tcPr>
          <w:p w14:paraId="7BEFA058"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6.570.903</w:t>
            </w:r>
          </w:p>
        </w:tc>
        <w:tc>
          <w:tcPr>
            <w:tcW w:w="1176" w:type="dxa"/>
            <w:tcBorders>
              <w:top w:val="nil"/>
              <w:left w:val="nil"/>
              <w:bottom w:val="single" w:sz="4" w:space="0" w:color="auto"/>
              <w:right w:val="single" w:sz="4" w:space="0" w:color="auto"/>
            </w:tcBorders>
            <w:shd w:val="clear" w:color="auto" w:fill="auto"/>
            <w:noWrap/>
            <w:vAlign w:val="center"/>
            <w:hideMark/>
          </w:tcPr>
          <w:p w14:paraId="32E75AD0"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7.177.549</w:t>
            </w:r>
          </w:p>
        </w:tc>
        <w:tc>
          <w:tcPr>
            <w:tcW w:w="1176" w:type="dxa"/>
            <w:tcBorders>
              <w:top w:val="nil"/>
              <w:left w:val="nil"/>
              <w:bottom w:val="single" w:sz="4" w:space="0" w:color="auto"/>
              <w:right w:val="single" w:sz="4" w:space="0" w:color="auto"/>
            </w:tcBorders>
            <w:shd w:val="clear" w:color="auto" w:fill="auto"/>
            <w:noWrap/>
            <w:vAlign w:val="center"/>
            <w:hideMark/>
          </w:tcPr>
          <w:p w14:paraId="7093A75D"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7.667.803</w:t>
            </w:r>
          </w:p>
        </w:tc>
        <w:tc>
          <w:tcPr>
            <w:tcW w:w="1176" w:type="dxa"/>
            <w:tcBorders>
              <w:top w:val="nil"/>
              <w:left w:val="nil"/>
              <w:bottom w:val="single" w:sz="4" w:space="0" w:color="auto"/>
              <w:right w:val="single" w:sz="4" w:space="0" w:color="auto"/>
            </w:tcBorders>
            <w:shd w:val="clear" w:color="auto" w:fill="auto"/>
            <w:noWrap/>
            <w:vAlign w:val="center"/>
            <w:hideMark/>
          </w:tcPr>
          <w:p w14:paraId="6B8897C3"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8.280.812</w:t>
            </w:r>
          </w:p>
        </w:tc>
      </w:tr>
      <w:tr w:rsidR="00D36D50" w:rsidRPr="00054FBB" w14:paraId="028F1F4C" w14:textId="77777777" w:rsidTr="00D36D50">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2C723D4C" w14:textId="77777777" w:rsidR="00D36D50" w:rsidRPr="00054FBB" w:rsidRDefault="00D36D50" w:rsidP="00D36D50">
            <w:pPr>
              <w:spacing w:after="0"/>
              <w:rPr>
                <w:rFonts w:eastAsia="Times New Roman" w:cs="Times New Roman"/>
                <w:szCs w:val="24"/>
              </w:rPr>
            </w:pPr>
            <w:proofErr w:type="spellStart"/>
            <w:r w:rsidRPr="00054FBB">
              <w:rPr>
                <w:rFonts w:eastAsia="Times New Roman" w:cs="Times New Roman"/>
                <w:szCs w:val="24"/>
              </w:rPr>
              <w:t>Sumber</w:t>
            </w:r>
            <w:proofErr w:type="spellEnd"/>
            <w:r w:rsidRPr="00054FBB">
              <w:rPr>
                <w:rFonts w:eastAsia="Times New Roman" w:cs="Times New Roman"/>
                <w:szCs w:val="24"/>
              </w:rPr>
              <w:t xml:space="preserve"> Dana</w:t>
            </w:r>
          </w:p>
        </w:tc>
        <w:tc>
          <w:tcPr>
            <w:tcW w:w="1176" w:type="dxa"/>
            <w:tcBorders>
              <w:top w:val="nil"/>
              <w:left w:val="nil"/>
              <w:bottom w:val="single" w:sz="4" w:space="0" w:color="auto"/>
              <w:right w:val="single" w:sz="4" w:space="0" w:color="auto"/>
            </w:tcBorders>
            <w:shd w:val="clear" w:color="auto" w:fill="auto"/>
            <w:noWrap/>
            <w:vAlign w:val="center"/>
            <w:hideMark/>
          </w:tcPr>
          <w:p w14:paraId="35A651C5"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4.909.707</w:t>
            </w:r>
          </w:p>
        </w:tc>
        <w:tc>
          <w:tcPr>
            <w:tcW w:w="1176" w:type="dxa"/>
            <w:tcBorders>
              <w:top w:val="nil"/>
              <w:left w:val="nil"/>
              <w:bottom w:val="single" w:sz="4" w:space="0" w:color="auto"/>
              <w:right w:val="single" w:sz="4" w:space="0" w:color="auto"/>
            </w:tcBorders>
            <w:shd w:val="clear" w:color="auto" w:fill="auto"/>
            <w:noWrap/>
            <w:vAlign w:val="center"/>
            <w:hideMark/>
          </w:tcPr>
          <w:p w14:paraId="489BBF25"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5.399.210</w:t>
            </w:r>
          </w:p>
        </w:tc>
        <w:tc>
          <w:tcPr>
            <w:tcW w:w="1176" w:type="dxa"/>
            <w:tcBorders>
              <w:top w:val="nil"/>
              <w:left w:val="nil"/>
              <w:bottom w:val="single" w:sz="4" w:space="0" w:color="auto"/>
              <w:right w:val="single" w:sz="4" w:space="0" w:color="auto"/>
            </w:tcBorders>
            <w:shd w:val="clear" w:color="auto" w:fill="auto"/>
            <w:noWrap/>
            <w:vAlign w:val="center"/>
            <w:hideMark/>
          </w:tcPr>
          <w:p w14:paraId="1A00BA59"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5.921.039</w:t>
            </w:r>
          </w:p>
        </w:tc>
        <w:tc>
          <w:tcPr>
            <w:tcW w:w="1176" w:type="dxa"/>
            <w:tcBorders>
              <w:top w:val="nil"/>
              <w:left w:val="nil"/>
              <w:bottom w:val="single" w:sz="4" w:space="0" w:color="auto"/>
              <w:right w:val="single" w:sz="4" w:space="0" w:color="auto"/>
            </w:tcBorders>
            <w:shd w:val="clear" w:color="auto" w:fill="auto"/>
            <w:noWrap/>
            <w:vAlign w:val="center"/>
            <w:hideMark/>
          </w:tcPr>
          <w:p w14:paraId="28F99BE2"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6.308.824</w:t>
            </w:r>
          </w:p>
        </w:tc>
        <w:tc>
          <w:tcPr>
            <w:tcW w:w="1176" w:type="dxa"/>
            <w:tcBorders>
              <w:top w:val="nil"/>
              <w:left w:val="nil"/>
              <w:bottom w:val="single" w:sz="4" w:space="0" w:color="auto"/>
              <w:right w:val="single" w:sz="4" w:space="0" w:color="auto"/>
            </w:tcBorders>
            <w:shd w:val="clear" w:color="auto" w:fill="auto"/>
            <w:noWrap/>
            <w:vAlign w:val="center"/>
            <w:hideMark/>
          </w:tcPr>
          <w:p w14:paraId="0ADE05BF"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6.839.563</w:t>
            </w:r>
          </w:p>
        </w:tc>
      </w:tr>
      <w:tr w:rsidR="00D36D50" w:rsidRPr="00054FBB" w14:paraId="1F656382" w14:textId="77777777" w:rsidTr="00D36D50">
        <w:trPr>
          <w:trHeight w:val="383"/>
          <w:jc w:val="center"/>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14:paraId="47B04ED9" w14:textId="77777777" w:rsidR="00D36D50" w:rsidRPr="00054FBB" w:rsidRDefault="00D36D50" w:rsidP="00D36D50">
            <w:pPr>
              <w:spacing w:after="0"/>
              <w:rPr>
                <w:rFonts w:eastAsia="Times New Roman" w:cs="Times New Roman"/>
                <w:szCs w:val="24"/>
              </w:rPr>
            </w:pPr>
            <w:proofErr w:type="spellStart"/>
            <w:r w:rsidRPr="00054FBB">
              <w:rPr>
                <w:rFonts w:eastAsia="Times New Roman" w:cs="Times New Roman"/>
                <w:szCs w:val="24"/>
              </w:rPr>
              <w:t>Jumlah</w:t>
            </w:r>
            <w:proofErr w:type="spellEnd"/>
            <w:r w:rsidRPr="00054FBB">
              <w:rPr>
                <w:rFonts w:eastAsia="Times New Roman" w:cs="Times New Roman"/>
                <w:szCs w:val="24"/>
              </w:rPr>
              <w:t xml:space="preserve"> </w:t>
            </w:r>
            <w:proofErr w:type="spellStart"/>
            <w:r w:rsidRPr="00054FBB">
              <w:rPr>
                <w:rFonts w:eastAsia="Times New Roman" w:cs="Times New Roman"/>
                <w:szCs w:val="24"/>
              </w:rPr>
              <w:t>Aset</w:t>
            </w:r>
            <w:proofErr w:type="spellEnd"/>
          </w:p>
        </w:tc>
        <w:tc>
          <w:tcPr>
            <w:tcW w:w="1176" w:type="dxa"/>
            <w:tcBorders>
              <w:top w:val="nil"/>
              <w:left w:val="nil"/>
              <w:bottom w:val="single" w:sz="4" w:space="0" w:color="auto"/>
              <w:right w:val="single" w:sz="4" w:space="0" w:color="auto"/>
            </w:tcBorders>
            <w:shd w:val="clear" w:color="auto" w:fill="auto"/>
            <w:noWrap/>
            <w:vAlign w:val="center"/>
            <w:hideMark/>
          </w:tcPr>
          <w:p w14:paraId="51CDA311"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6.095.908</w:t>
            </w:r>
          </w:p>
        </w:tc>
        <w:tc>
          <w:tcPr>
            <w:tcW w:w="1176" w:type="dxa"/>
            <w:tcBorders>
              <w:top w:val="nil"/>
              <w:left w:val="nil"/>
              <w:bottom w:val="single" w:sz="4" w:space="0" w:color="auto"/>
              <w:right w:val="single" w:sz="4" w:space="0" w:color="auto"/>
            </w:tcBorders>
            <w:shd w:val="clear" w:color="auto" w:fill="auto"/>
            <w:noWrap/>
            <w:vAlign w:val="center"/>
            <w:hideMark/>
          </w:tcPr>
          <w:p w14:paraId="58F5918D"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6.729.799</w:t>
            </w:r>
          </w:p>
        </w:tc>
        <w:tc>
          <w:tcPr>
            <w:tcW w:w="1176" w:type="dxa"/>
            <w:tcBorders>
              <w:top w:val="nil"/>
              <w:left w:val="nil"/>
              <w:bottom w:val="single" w:sz="4" w:space="0" w:color="auto"/>
              <w:right w:val="single" w:sz="4" w:space="0" w:color="auto"/>
            </w:tcBorders>
            <w:shd w:val="clear" w:color="auto" w:fill="auto"/>
            <w:noWrap/>
            <w:vAlign w:val="center"/>
            <w:hideMark/>
          </w:tcPr>
          <w:p w14:paraId="5FDDA7E9"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7.387.634</w:t>
            </w:r>
          </w:p>
        </w:tc>
        <w:tc>
          <w:tcPr>
            <w:tcW w:w="1176" w:type="dxa"/>
            <w:tcBorders>
              <w:top w:val="nil"/>
              <w:left w:val="nil"/>
              <w:bottom w:val="single" w:sz="4" w:space="0" w:color="auto"/>
              <w:right w:val="single" w:sz="4" w:space="0" w:color="auto"/>
            </w:tcBorders>
            <w:shd w:val="clear" w:color="auto" w:fill="auto"/>
            <w:noWrap/>
            <w:vAlign w:val="center"/>
            <w:hideMark/>
          </w:tcPr>
          <w:p w14:paraId="557F7FBE"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7.913.491</w:t>
            </w:r>
          </w:p>
        </w:tc>
        <w:tc>
          <w:tcPr>
            <w:tcW w:w="1176" w:type="dxa"/>
            <w:tcBorders>
              <w:top w:val="nil"/>
              <w:left w:val="nil"/>
              <w:bottom w:val="single" w:sz="4" w:space="0" w:color="auto"/>
              <w:right w:val="single" w:sz="4" w:space="0" w:color="auto"/>
            </w:tcBorders>
            <w:shd w:val="clear" w:color="auto" w:fill="auto"/>
            <w:noWrap/>
            <w:vAlign w:val="center"/>
            <w:hideMark/>
          </w:tcPr>
          <w:p w14:paraId="17547DA8" w14:textId="77777777" w:rsidR="00D36D50" w:rsidRPr="00054FBB" w:rsidRDefault="00D36D50" w:rsidP="00D36D50">
            <w:pPr>
              <w:spacing w:after="0"/>
              <w:jc w:val="center"/>
              <w:rPr>
                <w:rFonts w:eastAsia="Times New Roman" w:cs="Times New Roman"/>
                <w:szCs w:val="24"/>
              </w:rPr>
            </w:pPr>
            <w:r w:rsidRPr="00054FBB">
              <w:rPr>
                <w:rFonts w:eastAsia="Times New Roman" w:cs="Times New Roman"/>
                <w:szCs w:val="24"/>
              </w:rPr>
              <w:t>8.562.974</w:t>
            </w:r>
          </w:p>
        </w:tc>
      </w:tr>
    </w:tbl>
    <w:p w14:paraId="0FA74507" w14:textId="77777777" w:rsidR="00D36D50" w:rsidRPr="00054FBB" w:rsidRDefault="00D36D50" w:rsidP="00D36D50">
      <w:pPr>
        <w:spacing w:after="0"/>
        <w:jc w:val="center"/>
        <w:rPr>
          <w:rFonts w:cs="Times New Roman"/>
          <w:szCs w:val="24"/>
        </w:rPr>
      </w:pPr>
      <w:proofErr w:type="spellStart"/>
      <w:r w:rsidRPr="00054FBB">
        <w:rPr>
          <w:rFonts w:cs="Times New Roman"/>
          <w:szCs w:val="24"/>
        </w:rPr>
        <w:t>Sumber</w:t>
      </w:r>
      <w:proofErr w:type="spellEnd"/>
      <w:r w:rsidRPr="00054FBB">
        <w:rPr>
          <w:rFonts w:cs="Times New Roman"/>
          <w:szCs w:val="24"/>
        </w:rPr>
        <w:t xml:space="preserve">: </w:t>
      </w:r>
      <w:r w:rsidRPr="00054FBB">
        <w:rPr>
          <w:rFonts w:cs="Times New Roman"/>
          <w:szCs w:val="24"/>
        </w:rPr>
        <w:fldChar w:fldCharType="begin" w:fldLock="1"/>
      </w:r>
      <w:r>
        <w:rPr>
          <w:rFonts w:cs="Times New Roman"/>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(2019)</w:t>
      </w:r>
      <w:r w:rsidRPr="00054FBB">
        <w:rPr>
          <w:rFonts w:cs="Times New Roman"/>
          <w:szCs w:val="24"/>
        </w:rPr>
        <w:fldChar w:fldCharType="end"/>
      </w:r>
      <w:r w:rsidRPr="00054FBB">
        <w:rPr>
          <w:rFonts w:cs="Times New Roman"/>
          <w:szCs w:val="24"/>
        </w:rPr>
        <w:t xml:space="preserve"> </w:t>
      </w:r>
      <w:proofErr w:type="spellStart"/>
      <w:r w:rsidRPr="00054FBB">
        <w:rPr>
          <w:rFonts w:cs="Times New Roman"/>
          <w:szCs w:val="24"/>
        </w:rPr>
        <w:t>diolah</w:t>
      </w:r>
      <w:proofErr w:type="spellEnd"/>
      <w:r w:rsidRPr="00054FBB">
        <w:rPr>
          <w:rFonts w:cs="Times New Roman"/>
          <w:szCs w:val="24"/>
        </w:rPr>
        <w:t xml:space="preserve"> oleh </w:t>
      </w:r>
      <w:proofErr w:type="spellStart"/>
      <w:r w:rsidRPr="00054FBB">
        <w:rPr>
          <w:rFonts w:cs="Times New Roman"/>
          <w:szCs w:val="24"/>
        </w:rPr>
        <w:t>penulis</w:t>
      </w:r>
      <w:proofErr w:type="spellEnd"/>
    </w:p>
    <w:p w14:paraId="1F0FC602" w14:textId="77777777" w:rsidR="00D36D50" w:rsidRPr="00054FBB" w:rsidRDefault="00D36D50" w:rsidP="00D36D50">
      <w:pPr>
        <w:spacing w:after="0"/>
        <w:ind w:firstLine="567"/>
        <w:rPr>
          <w:rFonts w:cs="Times New Roman"/>
          <w:szCs w:val="24"/>
        </w:rPr>
      </w:pPr>
      <w:proofErr w:type="spellStart"/>
      <w:r w:rsidRPr="00054FBB">
        <w:rPr>
          <w:rFonts w:cs="Times New Roman"/>
          <w:szCs w:val="24"/>
        </w:rPr>
        <w:t>Perbankan</w:t>
      </w:r>
      <w:proofErr w:type="spellEnd"/>
      <w:r w:rsidRPr="00054FBB">
        <w:rPr>
          <w:rFonts w:cs="Times New Roman"/>
          <w:szCs w:val="24"/>
        </w:rPr>
        <w:t xml:space="preserve"> </w:t>
      </w:r>
      <w:proofErr w:type="spellStart"/>
      <w:r w:rsidRPr="00054FBB">
        <w:rPr>
          <w:rFonts w:cs="Times New Roman"/>
          <w:szCs w:val="24"/>
        </w:rPr>
        <w:t>kerap</w:t>
      </w:r>
      <w:proofErr w:type="spellEnd"/>
      <w:r w:rsidRPr="00054FBB">
        <w:rPr>
          <w:rFonts w:cs="Times New Roman"/>
          <w:szCs w:val="24"/>
        </w:rPr>
        <w:t xml:space="preserve"> </w:t>
      </w:r>
      <w:proofErr w:type="spellStart"/>
      <w:r w:rsidRPr="00054FBB">
        <w:rPr>
          <w:rFonts w:cs="Times New Roman"/>
          <w:szCs w:val="24"/>
        </w:rPr>
        <w:t>berkembang</w:t>
      </w:r>
      <w:proofErr w:type="spellEnd"/>
      <w:r w:rsidRPr="00054FBB">
        <w:rPr>
          <w:rFonts w:cs="Times New Roman"/>
          <w:szCs w:val="24"/>
        </w:rPr>
        <w:t xml:space="preserve"> di Indonesia </w:t>
      </w:r>
      <w:proofErr w:type="spellStart"/>
      <w:r w:rsidRPr="00054FBB">
        <w:rPr>
          <w:rFonts w:cs="Times New Roman"/>
          <w:szCs w:val="24"/>
        </w:rPr>
        <w:t>dibuktikan</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meningkatnya</w:t>
      </w:r>
      <w:proofErr w:type="spellEnd"/>
      <w:r w:rsidRPr="00054FBB">
        <w:rPr>
          <w:rFonts w:cs="Times New Roman"/>
          <w:szCs w:val="24"/>
        </w:rPr>
        <w:t xml:space="preserve"> </w:t>
      </w:r>
      <w:proofErr w:type="spellStart"/>
      <w:r w:rsidRPr="00054FBB">
        <w:rPr>
          <w:rFonts w:cs="Times New Roman"/>
          <w:szCs w:val="24"/>
        </w:rPr>
        <w:t>angka</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proofErr w:type="spellStart"/>
      <w:r w:rsidRPr="00054FBB">
        <w:rPr>
          <w:rFonts w:cs="Times New Roman"/>
          <w:szCs w:val="24"/>
        </w:rPr>
        <w:t>tahun</w:t>
      </w:r>
      <w:proofErr w:type="spellEnd"/>
      <w:r w:rsidRPr="00054FBB">
        <w:rPr>
          <w:rFonts w:cs="Times New Roman"/>
          <w:szCs w:val="24"/>
        </w:rPr>
        <w:t xml:space="preserve"> </w:t>
      </w:r>
      <w:proofErr w:type="spellStart"/>
      <w:r w:rsidRPr="00054FBB">
        <w:rPr>
          <w:rFonts w:cs="Times New Roman"/>
          <w:szCs w:val="24"/>
        </w:rPr>
        <w:t>ke</w:t>
      </w:r>
      <w:proofErr w:type="spellEnd"/>
      <w:r w:rsidRPr="00054FBB">
        <w:rPr>
          <w:rFonts w:cs="Times New Roman"/>
          <w:szCs w:val="24"/>
        </w:rPr>
        <w:t xml:space="preserve"> </w:t>
      </w:r>
      <w:proofErr w:type="spellStart"/>
      <w:r w:rsidRPr="00054FBB">
        <w:rPr>
          <w:rFonts w:cs="Times New Roman"/>
          <w:szCs w:val="24"/>
        </w:rPr>
        <w:t>tahun</w:t>
      </w:r>
      <w:proofErr w:type="spellEnd"/>
      <w:r w:rsidRPr="00054FBB">
        <w:rPr>
          <w:rFonts w:cs="Times New Roman"/>
          <w:szCs w:val="24"/>
        </w:rPr>
        <w:t xml:space="preserve">. </w:t>
      </w:r>
      <w:proofErr w:type="spellStart"/>
      <w:r w:rsidRPr="00054FBB">
        <w:rPr>
          <w:rFonts w:cs="Times New Roman"/>
          <w:szCs w:val="24"/>
        </w:rPr>
        <w:t>Perkembangan</w:t>
      </w:r>
      <w:proofErr w:type="spellEnd"/>
      <w:r w:rsidRPr="00054FBB">
        <w:rPr>
          <w:rFonts w:cs="Times New Roman"/>
          <w:szCs w:val="24"/>
        </w:rPr>
        <w:t xml:space="preserve"> </w:t>
      </w:r>
      <w:proofErr w:type="spellStart"/>
      <w:r w:rsidRPr="00054FBB">
        <w:rPr>
          <w:rFonts w:cs="Times New Roman"/>
          <w:szCs w:val="24"/>
        </w:rPr>
        <w:t>tidak</w:t>
      </w:r>
      <w:proofErr w:type="spellEnd"/>
      <w:r w:rsidRPr="00054FBB">
        <w:rPr>
          <w:rFonts w:cs="Times New Roman"/>
          <w:szCs w:val="24"/>
        </w:rPr>
        <w:t xml:space="preserve"> </w:t>
      </w:r>
      <w:proofErr w:type="spellStart"/>
      <w:r w:rsidRPr="00054FBB">
        <w:rPr>
          <w:rFonts w:cs="Times New Roman"/>
          <w:szCs w:val="24"/>
        </w:rPr>
        <w:t>hanya</w:t>
      </w:r>
      <w:proofErr w:type="spellEnd"/>
      <w:r w:rsidRPr="00054FBB">
        <w:rPr>
          <w:rFonts w:cs="Times New Roman"/>
          <w:szCs w:val="24"/>
        </w:rPr>
        <w:t xml:space="preserve"> </w:t>
      </w:r>
      <w:proofErr w:type="spellStart"/>
      <w:r w:rsidRPr="00054FBB">
        <w:rPr>
          <w:rFonts w:cs="Times New Roman"/>
          <w:szCs w:val="24"/>
        </w:rPr>
        <w:t>terjadi</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proofErr w:type="spellStart"/>
      <w:r w:rsidRPr="00054FBB">
        <w:rPr>
          <w:rFonts w:cs="Times New Roman"/>
          <w:szCs w:val="24"/>
        </w:rPr>
        <w:t>sisi</w:t>
      </w:r>
      <w:proofErr w:type="spellEnd"/>
      <w:r w:rsidRPr="00054FBB">
        <w:rPr>
          <w:rFonts w:cs="Times New Roman"/>
          <w:szCs w:val="24"/>
        </w:rPr>
        <w:t xml:space="preserve"> </w:t>
      </w:r>
      <w:proofErr w:type="spellStart"/>
      <w:r w:rsidRPr="00054FBB">
        <w:rPr>
          <w:rFonts w:cs="Times New Roman"/>
          <w:szCs w:val="24"/>
        </w:rPr>
        <w:t>kegiatan</w:t>
      </w:r>
      <w:proofErr w:type="spellEnd"/>
      <w:r w:rsidRPr="00054FBB">
        <w:rPr>
          <w:rFonts w:cs="Times New Roman"/>
          <w:szCs w:val="24"/>
        </w:rPr>
        <w:t xml:space="preserve"> </w:t>
      </w:r>
      <w:proofErr w:type="spellStart"/>
      <w:r w:rsidRPr="00054FBB">
        <w:rPr>
          <w:rFonts w:cs="Times New Roman"/>
          <w:szCs w:val="24"/>
        </w:rPr>
        <w:t>penyaluran</w:t>
      </w:r>
      <w:proofErr w:type="spellEnd"/>
      <w:r w:rsidRPr="00054FBB">
        <w:rPr>
          <w:rFonts w:cs="Times New Roman"/>
          <w:szCs w:val="24"/>
        </w:rPr>
        <w:t xml:space="preserve"> dana </w:t>
      </w:r>
      <w:proofErr w:type="spellStart"/>
      <w:r w:rsidRPr="00054FBB">
        <w:rPr>
          <w:rFonts w:cs="Times New Roman"/>
          <w:szCs w:val="24"/>
        </w:rPr>
        <w:t>tetapi</w:t>
      </w:r>
      <w:proofErr w:type="spellEnd"/>
      <w:r w:rsidRPr="00054FBB">
        <w:rPr>
          <w:rFonts w:cs="Times New Roman"/>
          <w:szCs w:val="24"/>
        </w:rPr>
        <w:t xml:space="preserve"> juga </w:t>
      </w:r>
      <w:proofErr w:type="spellStart"/>
      <w:r w:rsidRPr="00054FBB">
        <w:rPr>
          <w:rFonts w:cs="Times New Roman"/>
          <w:szCs w:val="24"/>
        </w:rPr>
        <w:t>dari</w:t>
      </w:r>
      <w:proofErr w:type="spellEnd"/>
      <w:r w:rsidRPr="00054FBB">
        <w:rPr>
          <w:rFonts w:cs="Times New Roman"/>
          <w:szCs w:val="24"/>
        </w:rPr>
        <w:t xml:space="preserve"> </w:t>
      </w:r>
      <w:proofErr w:type="spellStart"/>
      <w:r w:rsidRPr="00054FBB">
        <w:rPr>
          <w:rFonts w:cs="Times New Roman"/>
          <w:szCs w:val="24"/>
        </w:rPr>
        <w:t>jumlah</w:t>
      </w:r>
      <w:proofErr w:type="spellEnd"/>
      <w:r w:rsidRPr="00054FBB">
        <w:rPr>
          <w:rFonts w:cs="Times New Roman"/>
          <w:szCs w:val="24"/>
        </w:rPr>
        <w:t xml:space="preserve"> </w:t>
      </w:r>
      <w:proofErr w:type="spellStart"/>
      <w:r w:rsidRPr="00054FBB">
        <w:rPr>
          <w:rFonts w:cs="Times New Roman"/>
          <w:szCs w:val="24"/>
        </w:rPr>
        <w:t>aset</w:t>
      </w:r>
      <w:proofErr w:type="spellEnd"/>
      <w:r w:rsidRPr="00054FBB">
        <w:rPr>
          <w:rFonts w:cs="Times New Roman"/>
          <w:szCs w:val="24"/>
        </w:rPr>
        <w:t xml:space="preserve"> dan bank yang </w:t>
      </w:r>
      <w:proofErr w:type="spellStart"/>
      <w:r w:rsidRPr="00054FBB">
        <w:rPr>
          <w:rFonts w:cs="Times New Roman"/>
          <w:szCs w:val="24"/>
        </w:rPr>
        <w:t>terus</w:t>
      </w:r>
      <w:proofErr w:type="spellEnd"/>
      <w:r w:rsidRPr="00054FBB">
        <w:rPr>
          <w:rFonts w:cs="Times New Roman"/>
          <w:szCs w:val="24"/>
        </w:rPr>
        <w:t xml:space="preserve"> </w:t>
      </w:r>
      <w:proofErr w:type="spellStart"/>
      <w:r w:rsidRPr="00054FBB">
        <w:rPr>
          <w:rFonts w:cs="Times New Roman"/>
          <w:szCs w:val="24"/>
        </w:rPr>
        <w:t>bertambah</w:t>
      </w:r>
      <w:proofErr w:type="spellEnd"/>
      <w:r w:rsidRPr="00054FBB">
        <w:rPr>
          <w:rFonts w:cs="Times New Roman"/>
          <w:szCs w:val="24"/>
        </w:rPr>
        <w:t xml:space="preserve">. </w:t>
      </w:r>
      <w:proofErr w:type="spellStart"/>
      <w:r w:rsidRPr="00054FBB">
        <w:rPr>
          <w:rFonts w:cs="Times New Roman"/>
          <w:szCs w:val="24"/>
        </w:rPr>
        <w:t>Berdasarkan</w:t>
      </w:r>
      <w:proofErr w:type="spellEnd"/>
      <w:r w:rsidRPr="00054FBB">
        <w:rPr>
          <w:rFonts w:cs="Times New Roman"/>
          <w:szCs w:val="24"/>
        </w:rPr>
        <w:t xml:space="preserve"> data yang </w:t>
      </w:r>
      <w:proofErr w:type="spellStart"/>
      <w:r w:rsidRPr="00054FBB">
        <w:rPr>
          <w:rFonts w:cs="Times New Roman"/>
          <w:szCs w:val="24"/>
        </w:rPr>
        <w:t>didapat</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r w:rsidRPr="00054FBB">
        <w:rPr>
          <w:rFonts w:cs="Times New Roman"/>
          <w:szCs w:val="24"/>
        </w:rPr>
        <w:fldChar w:fldCharType="begin" w:fldLock="1"/>
      </w:r>
      <w:r>
        <w:rPr>
          <w:rFonts w:cs="Times New Roman"/>
          <w:szCs w:val="24"/>
        </w:rPr>
        <w:instrText>ADDIN CSL_CITATION {"citationItems":[{"id":"ITEM-1","itemData":{"author":[{"dropping-particle":"","family":"OJK","given":"","non-dropping-particle":"","parse-names":false,"suffix":""}],"id":"ITEM-1","issue":"6","issued":{"date-parts":[["2019"]]},"page":"14-21","title":"Statistik Perbankan Indonesia Januari 2019","type":"article-journal","volume":"67"},"uris":["http://www.mendeley.com/documents/?uuid=db32aee4-3b1e-42de-ba88-d2d476855ced"]}],"mendeley":{"formattedCitation":"(OJK, 2019)","manualFormatting":"OJK (2019)","plainTextFormattedCitation":"(OJK, 2019)","previouslyFormattedCitation":"(OJK, 2019)"},"properties":{"noteIndex":0},"schema":"https://github.com/citation-style-language/schema/raw/master/csl-citation.json"}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(2019)</w:t>
      </w:r>
      <w:r w:rsidRPr="00054FBB">
        <w:rPr>
          <w:rFonts w:cs="Times New Roman"/>
          <w:szCs w:val="24"/>
        </w:rPr>
        <w:fldChar w:fldCharType="end"/>
      </w:r>
      <w:r w:rsidRPr="00054FBB">
        <w:rPr>
          <w:rFonts w:cs="Times New Roman"/>
          <w:szCs w:val="24"/>
        </w:rPr>
        <w:t xml:space="preserve">, pada </w:t>
      </w:r>
      <w:proofErr w:type="spellStart"/>
      <w:r w:rsidRPr="00054FBB">
        <w:rPr>
          <w:rFonts w:cs="Times New Roman"/>
          <w:szCs w:val="24"/>
        </w:rPr>
        <w:t>akhir</w:t>
      </w:r>
      <w:proofErr w:type="spellEnd"/>
      <w:r w:rsidRPr="00054FBB">
        <w:rPr>
          <w:rFonts w:cs="Times New Roman"/>
          <w:szCs w:val="24"/>
        </w:rPr>
        <w:t xml:space="preserve"> </w:t>
      </w:r>
      <w:proofErr w:type="spellStart"/>
      <w:r w:rsidRPr="00054FBB">
        <w:rPr>
          <w:rFonts w:cs="Times New Roman"/>
          <w:szCs w:val="24"/>
        </w:rPr>
        <w:t>tahun</w:t>
      </w:r>
      <w:proofErr w:type="spellEnd"/>
      <w:r w:rsidRPr="00054FBB">
        <w:rPr>
          <w:rFonts w:cs="Times New Roman"/>
          <w:szCs w:val="24"/>
        </w:rPr>
        <w:t xml:space="preserve"> 2015 </w:t>
      </w:r>
      <w:proofErr w:type="spellStart"/>
      <w:r w:rsidRPr="00054FBB">
        <w:rPr>
          <w:rFonts w:cs="Times New Roman"/>
          <w:szCs w:val="24"/>
        </w:rPr>
        <w:t>jumlah</w:t>
      </w:r>
      <w:proofErr w:type="spellEnd"/>
      <w:r w:rsidRPr="00054FBB">
        <w:rPr>
          <w:rFonts w:cs="Times New Roman"/>
          <w:szCs w:val="24"/>
        </w:rPr>
        <w:t xml:space="preserve"> </w:t>
      </w:r>
      <w:proofErr w:type="spellStart"/>
      <w:r w:rsidRPr="00054FBB">
        <w:rPr>
          <w:rFonts w:cs="Times New Roman"/>
          <w:szCs w:val="24"/>
        </w:rPr>
        <w:t>penyaluran</w:t>
      </w:r>
      <w:proofErr w:type="spellEnd"/>
      <w:r w:rsidRPr="00054FBB">
        <w:rPr>
          <w:rFonts w:cs="Times New Roman"/>
          <w:szCs w:val="24"/>
        </w:rPr>
        <w:t xml:space="preserve"> dana bank </w:t>
      </w:r>
      <w:proofErr w:type="spellStart"/>
      <w:r w:rsidRPr="00054FBB">
        <w:rPr>
          <w:rFonts w:cs="Times New Roman"/>
          <w:szCs w:val="24"/>
        </w:rPr>
        <w:t>umum</w:t>
      </w:r>
      <w:proofErr w:type="spellEnd"/>
      <w:r w:rsidRPr="00054FBB">
        <w:rPr>
          <w:rFonts w:cs="Times New Roman"/>
          <w:szCs w:val="24"/>
        </w:rPr>
        <w:t xml:space="preserve"> </w:t>
      </w:r>
      <w:proofErr w:type="spellStart"/>
      <w:r w:rsidRPr="00054FBB">
        <w:rPr>
          <w:rFonts w:cs="Times New Roman"/>
          <w:szCs w:val="24"/>
        </w:rPr>
        <w:t>hanya</w:t>
      </w:r>
      <w:proofErr w:type="spellEnd"/>
      <w:r w:rsidRPr="00054FBB">
        <w:rPr>
          <w:rFonts w:cs="Times New Roman"/>
          <w:szCs w:val="24"/>
        </w:rPr>
        <w:t xml:space="preserve"> </w:t>
      </w:r>
      <w:proofErr w:type="spellStart"/>
      <w:r w:rsidRPr="00054FBB">
        <w:rPr>
          <w:rFonts w:cs="Times New Roman"/>
          <w:szCs w:val="24"/>
        </w:rPr>
        <w:t>sebesar</w:t>
      </w:r>
      <w:proofErr w:type="spellEnd"/>
      <w:r w:rsidRPr="00054FBB">
        <w:rPr>
          <w:rFonts w:cs="Times New Roman"/>
          <w:szCs w:val="24"/>
        </w:rPr>
        <w:t xml:space="preserve"> 5,95 </w:t>
      </w:r>
      <w:proofErr w:type="spellStart"/>
      <w:r w:rsidRPr="00054FBB">
        <w:rPr>
          <w:rFonts w:cs="Times New Roman"/>
          <w:szCs w:val="24"/>
        </w:rPr>
        <w:t>Miliar</w:t>
      </w:r>
      <w:proofErr w:type="spellEnd"/>
      <w:r w:rsidRPr="00054FBB">
        <w:rPr>
          <w:rFonts w:cs="Times New Roman"/>
          <w:szCs w:val="24"/>
        </w:rPr>
        <w:t xml:space="preserve"> Rupiah dan pada </w:t>
      </w:r>
      <w:proofErr w:type="spellStart"/>
      <w:r w:rsidRPr="00054FBB">
        <w:rPr>
          <w:rFonts w:cs="Times New Roman"/>
          <w:szCs w:val="24"/>
        </w:rPr>
        <w:t>akhir</w:t>
      </w:r>
      <w:proofErr w:type="spellEnd"/>
      <w:r w:rsidRPr="00054FBB">
        <w:rPr>
          <w:rFonts w:cs="Times New Roman"/>
          <w:szCs w:val="24"/>
        </w:rPr>
        <w:t xml:space="preserve"> </w:t>
      </w:r>
      <w:proofErr w:type="spellStart"/>
      <w:r w:rsidRPr="00054FBB">
        <w:rPr>
          <w:rFonts w:cs="Times New Roman"/>
          <w:szCs w:val="24"/>
        </w:rPr>
        <w:t>tahun</w:t>
      </w:r>
      <w:proofErr w:type="spellEnd"/>
      <w:r w:rsidRPr="00054FBB">
        <w:rPr>
          <w:rFonts w:cs="Times New Roman"/>
          <w:szCs w:val="24"/>
        </w:rPr>
        <w:t xml:space="preserve"> 2019 </w:t>
      </w:r>
      <w:proofErr w:type="spellStart"/>
      <w:r w:rsidRPr="00054FBB">
        <w:rPr>
          <w:rFonts w:cs="Times New Roman"/>
          <w:szCs w:val="24"/>
        </w:rPr>
        <w:t>sudah</w:t>
      </w:r>
      <w:proofErr w:type="spellEnd"/>
      <w:r w:rsidRPr="00054FBB">
        <w:rPr>
          <w:rFonts w:cs="Times New Roman"/>
          <w:szCs w:val="24"/>
        </w:rPr>
        <w:t xml:space="preserve"> </w:t>
      </w:r>
      <w:proofErr w:type="spellStart"/>
      <w:r w:rsidRPr="00054FBB">
        <w:rPr>
          <w:rFonts w:cs="Times New Roman"/>
          <w:szCs w:val="24"/>
        </w:rPr>
        <w:t>mencapai</w:t>
      </w:r>
      <w:proofErr w:type="spellEnd"/>
      <w:r w:rsidRPr="00054FBB">
        <w:rPr>
          <w:rFonts w:cs="Times New Roman"/>
          <w:szCs w:val="24"/>
        </w:rPr>
        <w:t xml:space="preserve"> 8,28 </w:t>
      </w:r>
      <w:proofErr w:type="spellStart"/>
      <w:r w:rsidRPr="00054FBB">
        <w:rPr>
          <w:rFonts w:cs="Times New Roman"/>
          <w:szCs w:val="24"/>
        </w:rPr>
        <w:t>Miliar</w:t>
      </w:r>
      <w:proofErr w:type="spellEnd"/>
      <w:r w:rsidRPr="00054FBB">
        <w:rPr>
          <w:rFonts w:cs="Times New Roman"/>
          <w:szCs w:val="24"/>
        </w:rPr>
        <w:t xml:space="preserve"> Rupiah. </w:t>
      </w:r>
      <w:proofErr w:type="spellStart"/>
      <w:r w:rsidRPr="00054FBB">
        <w:rPr>
          <w:rFonts w:cs="Times New Roman"/>
          <w:szCs w:val="24"/>
        </w:rPr>
        <w:t>Begitu</w:t>
      </w:r>
      <w:proofErr w:type="spellEnd"/>
      <w:r w:rsidRPr="00054FBB">
        <w:rPr>
          <w:rFonts w:cs="Times New Roman"/>
          <w:szCs w:val="24"/>
        </w:rPr>
        <w:t xml:space="preserve"> juga </w:t>
      </w:r>
      <w:proofErr w:type="spellStart"/>
      <w:r w:rsidRPr="00054FBB">
        <w:rPr>
          <w:rFonts w:cs="Times New Roman"/>
          <w:szCs w:val="24"/>
        </w:rPr>
        <w:t>aspek</w:t>
      </w:r>
      <w:proofErr w:type="spellEnd"/>
      <w:r w:rsidRPr="00054FBB">
        <w:rPr>
          <w:rFonts w:cs="Times New Roman"/>
          <w:szCs w:val="24"/>
        </w:rPr>
        <w:t xml:space="preserve"> lain yang </w:t>
      </w:r>
      <w:proofErr w:type="spellStart"/>
      <w:r w:rsidRPr="00054FBB">
        <w:rPr>
          <w:rFonts w:cs="Times New Roman"/>
          <w:szCs w:val="24"/>
        </w:rPr>
        <w:t>ikut</w:t>
      </w:r>
      <w:proofErr w:type="spellEnd"/>
      <w:r w:rsidRPr="00054FBB">
        <w:rPr>
          <w:rFonts w:cs="Times New Roman"/>
          <w:szCs w:val="24"/>
        </w:rPr>
        <w:t xml:space="preserve"> </w:t>
      </w:r>
      <w:proofErr w:type="spellStart"/>
      <w:r w:rsidRPr="00054FBB">
        <w:rPr>
          <w:rFonts w:cs="Times New Roman"/>
          <w:szCs w:val="24"/>
        </w:rPr>
        <w:t>meningkat</w:t>
      </w:r>
      <w:proofErr w:type="spellEnd"/>
      <w:r w:rsidRPr="00054FBB">
        <w:rPr>
          <w:rFonts w:cs="Times New Roman"/>
          <w:szCs w:val="24"/>
        </w:rPr>
        <w:t xml:space="preserve"> </w:t>
      </w:r>
      <w:proofErr w:type="spellStart"/>
      <w:r w:rsidRPr="00054FBB">
        <w:rPr>
          <w:rFonts w:cs="Times New Roman"/>
          <w:szCs w:val="24"/>
        </w:rPr>
        <w:t>setiap</w:t>
      </w:r>
      <w:proofErr w:type="spellEnd"/>
      <w:r w:rsidRPr="00054FBB">
        <w:rPr>
          <w:rFonts w:cs="Times New Roman"/>
          <w:szCs w:val="24"/>
        </w:rPr>
        <w:t xml:space="preserve"> </w:t>
      </w:r>
      <w:proofErr w:type="spellStart"/>
      <w:r w:rsidRPr="00054FBB">
        <w:rPr>
          <w:rFonts w:cs="Times New Roman"/>
          <w:szCs w:val="24"/>
        </w:rPr>
        <w:t>tahunnya</w:t>
      </w:r>
      <w:proofErr w:type="spellEnd"/>
      <w:r w:rsidRPr="00054FBB">
        <w:rPr>
          <w:rFonts w:cs="Times New Roman"/>
          <w:szCs w:val="24"/>
        </w:rPr>
        <w:t xml:space="preserve">. </w:t>
      </w:r>
      <w:proofErr w:type="spellStart"/>
      <w:r w:rsidRPr="00054FBB">
        <w:rPr>
          <w:rFonts w:cs="Times New Roman"/>
          <w:szCs w:val="24"/>
        </w:rPr>
        <w:t>Semakin</w:t>
      </w:r>
      <w:proofErr w:type="spellEnd"/>
      <w:r w:rsidRPr="00054FBB">
        <w:rPr>
          <w:rFonts w:cs="Times New Roman"/>
          <w:szCs w:val="24"/>
        </w:rPr>
        <w:t xml:space="preserve"> </w:t>
      </w:r>
      <w:proofErr w:type="spellStart"/>
      <w:r w:rsidRPr="00054FBB">
        <w:rPr>
          <w:rFonts w:cs="Times New Roman"/>
          <w:szCs w:val="24"/>
        </w:rPr>
        <w:t>meningkatnya</w:t>
      </w:r>
      <w:proofErr w:type="spellEnd"/>
      <w:r w:rsidRPr="00054FBB">
        <w:rPr>
          <w:rFonts w:cs="Times New Roman"/>
          <w:szCs w:val="24"/>
        </w:rPr>
        <w:t xml:space="preserve"> </w:t>
      </w:r>
      <w:proofErr w:type="spellStart"/>
      <w:r w:rsidRPr="00054FBB">
        <w:rPr>
          <w:rFonts w:cs="Times New Roman"/>
          <w:szCs w:val="24"/>
        </w:rPr>
        <w:t>kebutuhan</w:t>
      </w:r>
      <w:proofErr w:type="spellEnd"/>
      <w:r w:rsidRPr="00054FBB">
        <w:rPr>
          <w:rFonts w:cs="Times New Roman"/>
          <w:szCs w:val="24"/>
        </w:rPr>
        <w:t xml:space="preserve"> </w:t>
      </w:r>
      <w:proofErr w:type="spellStart"/>
      <w:r w:rsidRPr="00054FBB">
        <w:rPr>
          <w:rFonts w:cs="Times New Roman"/>
          <w:szCs w:val="24"/>
        </w:rPr>
        <w:t>kita</w:t>
      </w:r>
      <w:proofErr w:type="spellEnd"/>
      <w:r w:rsidRPr="00054FBB">
        <w:rPr>
          <w:rFonts w:cs="Times New Roman"/>
          <w:szCs w:val="24"/>
        </w:rPr>
        <w:t xml:space="preserve"> </w:t>
      </w:r>
      <w:proofErr w:type="spellStart"/>
      <w:r w:rsidRPr="00054FBB">
        <w:rPr>
          <w:rFonts w:cs="Times New Roman"/>
          <w:szCs w:val="24"/>
        </w:rPr>
        <w:t>akan</w:t>
      </w:r>
      <w:proofErr w:type="spellEnd"/>
      <w:r w:rsidRPr="00054FBB">
        <w:rPr>
          <w:rFonts w:cs="Times New Roman"/>
          <w:szCs w:val="24"/>
        </w:rPr>
        <w:t xml:space="preserve"> </w:t>
      </w:r>
      <w:proofErr w:type="spellStart"/>
      <w:r w:rsidRPr="00054FBB">
        <w:rPr>
          <w:rFonts w:cs="Times New Roman"/>
          <w:szCs w:val="24"/>
        </w:rPr>
        <w:t>produk</w:t>
      </w:r>
      <w:proofErr w:type="spellEnd"/>
      <w:r w:rsidRPr="00054FBB">
        <w:rPr>
          <w:rFonts w:cs="Times New Roman"/>
          <w:szCs w:val="24"/>
        </w:rPr>
        <w:t xml:space="preserve"> </w:t>
      </w:r>
      <w:proofErr w:type="spellStart"/>
      <w:r w:rsidRPr="00054FBB">
        <w:rPr>
          <w:rFonts w:cs="Times New Roman"/>
          <w:szCs w:val="24"/>
        </w:rPr>
        <w:t>perbankan</w:t>
      </w:r>
      <w:proofErr w:type="spellEnd"/>
      <w:r w:rsidRPr="00054FBB">
        <w:rPr>
          <w:rFonts w:cs="Times New Roman"/>
          <w:szCs w:val="24"/>
        </w:rPr>
        <w:t xml:space="preserve">, </w:t>
      </w:r>
      <w:proofErr w:type="spellStart"/>
      <w:r w:rsidRPr="00054FBB">
        <w:rPr>
          <w:rFonts w:cs="Times New Roman"/>
          <w:szCs w:val="24"/>
        </w:rPr>
        <w:t>maka</w:t>
      </w:r>
      <w:proofErr w:type="spellEnd"/>
      <w:r w:rsidRPr="00054FBB">
        <w:rPr>
          <w:rFonts w:cs="Times New Roman"/>
          <w:szCs w:val="24"/>
        </w:rPr>
        <w:t xml:space="preserve"> </w:t>
      </w:r>
      <w:proofErr w:type="spellStart"/>
      <w:r w:rsidRPr="00054FBB">
        <w:rPr>
          <w:rFonts w:cs="Times New Roman"/>
          <w:szCs w:val="24"/>
        </w:rPr>
        <w:t>pihak</w:t>
      </w:r>
      <w:proofErr w:type="spellEnd"/>
      <w:r w:rsidRPr="00054FBB">
        <w:rPr>
          <w:rFonts w:cs="Times New Roman"/>
          <w:szCs w:val="24"/>
        </w:rPr>
        <w:t xml:space="preserve"> bank pun </w:t>
      </w:r>
      <w:proofErr w:type="spellStart"/>
      <w:r w:rsidRPr="00054FBB">
        <w:rPr>
          <w:rFonts w:cs="Times New Roman"/>
          <w:szCs w:val="24"/>
        </w:rPr>
        <w:t>mulai</w:t>
      </w:r>
      <w:proofErr w:type="spellEnd"/>
      <w:r w:rsidRPr="00054FBB">
        <w:rPr>
          <w:rFonts w:cs="Times New Roman"/>
          <w:szCs w:val="24"/>
        </w:rPr>
        <w:t xml:space="preserve"> </w:t>
      </w:r>
      <w:proofErr w:type="spellStart"/>
      <w:r w:rsidRPr="00054FBB">
        <w:rPr>
          <w:rFonts w:cs="Times New Roman"/>
          <w:szCs w:val="24"/>
        </w:rPr>
        <w:t>mencari</w:t>
      </w:r>
      <w:proofErr w:type="spellEnd"/>
      <w:r w:rsidRPr="00054FBB">
        <w:rPr>
          <w:rFonts w:cs="Times New Roman"/>
          <w:szCs w:val="24"/>
        </w:rPr>
        <w:t xml:space="preserve"> </w:t>
      </w:r>
      <w:proofErr w:type="spellStart"/>
      <w:r w:rsidRPr="00054FBB">
        <w:rPr>
          <w:rFonts w:cs="Times New Roman"/>
          <w:szCs w:val="24"/>
        </w:rPr>
        <w:t>inovasi</w:t>
      </w:r>
      <w:proofErr w:type="spellEnd"/>
      <w:r w:rsidRPr="00054FBB">
        <w:rPr>
          <w:rFonts w:cs="Times New Roman"/>
          <w:szCs w:val="24"/>
        </w:rPr>
        <w:t xml:space="preserve"> </w:t>
      </w:r>
      <w:proofErr w:type="spellStart"/>
      <w:r w:rsidRPr="00054FBB">
        <w:rPr>
          <w:rFonts w:cs="Times New Roman"/>
          <w:szCs w:val="24"/>
        </w:rPr>
        <w:t>baru</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meningkatkan</w:t>
      </w:r>
      <w:proofErr w:type="spellEnd"/>
      <w:r w:rsidRPr="00054FBB">
        <w:rPr>
          <w:rFonts w:cs="Times New Roman"/>
          <w:szCs w:val="24"/>
        </w:rPr>
        <w:t xml:space="preserve"> </w:t>
      </w:r>
      <w:proofErr w:type="spellStart"/>
      <w:r w:rsidRPr="00054FBB">
        <w:rPr>
          <w:rFonts w:cs="Times New Roman"/>
          <w:szCs w:val="24"/>
        </w:rPr>
        <w:t>kualitas</w:t>
      </w:r>
      <w:proofErr w:type="spellEnd"/>
      <w:r w:rsidRPr="00054FBB">
        <w:rPr>
          <w:rFonts w:cs="Times New Roman"/>
          <w:szCs w:val="24"/>
        </w:rPr>
        <w:t xml:space="preserve">, </w:t>
      </w:r>
      <w:proofErr w:type="spellStart"/>
      <w:r w:rsidRPr="00054FBB">
        <w:rPr>
          <w:rFonts w:cs="Times New Roman"/>
          <w:szCs w:val="24"/>
        </w:rPr>
        <w:t>kenyamanan</w:t>
      </w:r>
      <w:proofErr w:type="spellEnd"/>
      <w:r w:rsidRPr="00054FBB">
        <w:rPr>
          <w:rFonts w:cs="Times New Roman"/>
          <w:szCs w:val="24"/>
        </w:rPr>
        <w:t xml:space="preserve">, dan </w:t>
      </w:r>
      <w:proofErr w:type="spellStart"/>
      <w:r w:rsidRPr="00054FBB">
        <w:rPr>
          <w:rFonts w:cs="Times New Roman"/>
          <w:szCs w:val="24"/>
        </w:rPr>
        <w:t>keamanan</w:t>
      </w:r>
      <w:proofErr w:type="spellEnd"/>
      <w:r w:rsidRPr="00054FBB">
        <w:rPr>
          <w:rFonts w:cs="Times New Roman"/>
          <w:szCs w:val="24"/>
        </w:rPr>
        <w:t xml:space="preserve"> </w:t>
      </w:r>
      <w:proofErr w:type="spellStart"/>
      <w:r w:rsidRPr="00054FBB">
        <w:rPr>
          <w:rFonts w:cs="Times New Roman"/>
          <w:szCs w:val="24"/>
        </w:rPr>
        <w:t>bagi</w:t>
      </w:r>
      <w:proofErr w:type="spellEnd"/>
      <w:r w:rsidRPr="00054FBB">
        <w:rPr>
          <w:rFonts w:cs="Times New Roman"/>
          <w:szCs w:val="24"/>
        </w:rPr>
        <w:t xml:space="preserve"> </w:t>
      </w:r>
      <w:proofErr w:type="spellStart"/>
      <w:r w:rsidRPr="00054FBB">
        <w:rPr>
          <w:rFonts w:cs="Times New Roman"/>
          <w:szCs w:val="24"/>
        </w:rPr>
        <w:t>nasabahnya</w:t>
      </w:r>
      <w:proofErr w:type="spellEnd"/>
      <w:r w:rsidRPr="00054FBB">
        <w:rPr>
          <w:rFonts w:cs="Times New Roman"/>
          <w:szCs w:val="24"/>
        </w:rPr>
        <w:t>.</w:t>
      </w:r>
    </w:p>
    <w:p w14:paraId="3B2BF180" w14:textId="77777777" w:rsidR="00D36D50" w:rsidRPr="00054FBB" w:rsidRDefault="00D36D50" w:rsidP="00D36D50">
      <w:pPr>
        <w:spacing w:after="0"/>
        <w:ind w:firstLine="720"/>
        <w:rPr>
          <w:rFonts w:cs="Times New Roman"/>
          <w:szCs w:val="24"/>
        </w:rPr>
      </w:pPr>
    </w:p>
    <w:p w14:paraId="1FDC8CE0" w14:textId="77777777" w:rsidR="00D36D50" w:rsidRPr="00054FBB" w:rsidRDefault="00D36D50" w:rsidP="00D36D50">
      <w:pPr>
        <w:spacing w:after="0"/>
        <w:jc w:val="center"/>
        <w:rPr>
          <w:rFonts w:cs="Times New Roman"/>
          <w:szCs w:val="24"/>
        </w:rPr>
      </w:pPr>
      <w:r w:rsidRPr="00054FBB">
        <w:rPr>
          <w:rFonts w:cs="Times New Roman"/>
          <w:noProof/>
          <w:szCs w:val="24"/>
        </w:rPr>
        <w:lastRenderedPageBreak/>
        <w:drawing>
          <wp:inline distT="0" distB="0" distL="0" distR="0" wp14:anchorId="1DCB2705" wp14:editId="15A4BA51">
            <wp:extent cx="46196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5839" t="19120" r="5657" b="10520"/>
                    <a:stretch/>
                  </pic:blipFill>
                  <pic:spPr bwMode="auto">
                    <a:xfrm>
                      <a:off x="0" y="0"/>
                      <a:ext cx="461962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6B152AE4" w14:textId="77777777" w:rsidR="00D36D50" w:rsidRPr="00054FBB" w:rsidRDefault="00D36D50" w:rsidP="00D36D50">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STYLEREF 1 \s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SEQ Gambar \* ARABIC \s 1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2</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Pemanfaatan</w:t>
      </w:r>
      <w:proofErr w:type="spellEnd"/>
      <w:r w:rsidRPr="00054FBB">
        <w:rPr>
          <w:rFonts w:ascii="Times New Roman" w:hAnsi="Times New Roman" w:cs="Times New Roman"/>
          <w:i w:val="0"/>
          <w:iCs w:val="0"/>
          <w:color w:val="auto"/>
          <w:sz w:val="24"/>
          <w:szCs w:val="24"/>
        </w:rPr>
        <w:t xml:space="preserve"> Internet </w:t>
      </w:r>
      <w:proofErr w:type="spellStart"/>
      <w:r w:rsidRPr="00054FBB">
        <w:rPr>
          <w:rFonts w:ascii="Times New Roman" w:hAnsi="Times New Roman" w:cs="Times New Roman"/>
          <w:i w:val="0"/>
          <w:iCs w:val="0"/>
          <w:color w:val="auto"/>
          <w:sz w:val="24"/>
          <w:szCs w:val="24"/>
        </w:rPr>
        <w:t>Bidang</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Ekonomi</w:t>
      </w:r>
      <w:proofErr w:type="spellEnd"/>
    </w:p>
    <w:p w14:paraId="261B4B8A" w14:textId="77777777" w:rsidR="00D36D50" w:rsidRPr="00054FBB" w:rsidRDefault="00D36D50" w:rsidP="00D36D50">
      <w:pPr>
        <w:spacing w:after="0"/>
        <w:jc w:val="center"/>
        <w:rPr>
          <w:rFonts w:cs="Times New Roman"/>
          <w:szCs w:val="24"/>
        </w:rPr>
      </w:pPr>
      <w:proofErr w:type="spellStart"/>
      <w:r w:rsidRPr="00054FBB">
        <w:rPr>
          <w:rFonts w:cs="Times New Roman"/>
          <w:szCs w:val="24"/>
        </w:rPr>
        <w:t>Sumber</w:t>
      </w:r>
      <w:proofErr w:type="spellEnd"/>
      <w:r w:rsidRPr="00054FBB">
        <w:rPr>
          <w:rFonts w:cs="Times New Roman"/>
          <w:szCs w:val="24"/>
        </w:rPr>
        <w:t xml:space="preserve">: </w:t>
      </w:r>
      <w:r w:rsidRPr="00054FBB">
        <w:rPr>
          <w:rFonts w:cs="Times New Roman"/>
          <w:szCs w:val="24"/>
        </w:rPr>
        <w:fldChar w:fldCharType="begin" w:fldLock="1"/>
      </w:r>
      <w:r>
        <w:rPr>
          <w:rFonts w:cs="Times New Roman"/>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Asosiasi Penyelenggara Jasa Internet (2018)</w:t>
      </w:r>
      <w:r w:rsidRPr="00054FBB">
        <w:rPr>
          <w:rFonts w:cs="Times New Roman"/>
          <w:szCs w:val="24"/>
        </w:rPr>
        <w:fldChar w:fldCharType="end"/>
      </w:r>
    </w:p>
    <w:p w14:paraId="002DB764" w14:textId="77777777" w:rsidR="00D36D50" w:rsidRPr="00054FBB" w:rsidDel="00164C1F" w:rsidRDefault="00D36D50" w:rsidP="00D36D50">
      <w:pPr>
        <w:spacing w:after="0"/>
        <w:ind w:firstLine="567"/>
        <w:rPr>
          <w:del w:id="0" w:author="Shinta Amalina Hazrati H" w:date="2020-04-19T07:26:00Z"/>
          <w:rFonts w:cs="Times New Roman"/>
          <w:szCs w:val="24"/>
        </w:rPr>
      </w:pPr>
      <w:proofErr w:type="spellStart"/>
      <w:r w:rsidRPr="00054FBB">
        <w:rPr>
          <w:rFonts w:cs="Times New Roman"/>
          <w:szCs w:val="24"/>
        </w:rPr>
        <w:t>Pemanfaatan</w:t>
      </w:r>
      <w:proofErr w:type="spellEnd"/>
      <w:r w:rsidRPr="00054FBB">
        <w:rPr>
          <w:rFonts w:cs="Times New Roman"/>
          <w:szCs w:val="24"/>
        </w:rPr>
        <w:t xml:space="preserve"> internet </w:t>
      </w:r>
      <w:proofErr w:type="spellStart"/>
      <w:r w:rsidRPr="00054FBB">
        <w:rPr>
          <w:rFonts w:cs="Times New Roman"/>
          <w:szCs w:val="24"/>
        </w:rPr>
        <w:t>bisa</w:t>
      </w:r>
      <w:proofErr w:type="spellEnd"/>
      <w:r w:rsidRPr="00054FBB">
        <w:rPr>
          <w:rFonts w:cs="Times New Roman"/>
          <w:szCs w:val="24"/>
        </w:rPr>
        <w:t xml:space="preserve"> </w:t>
      </w:r>
      <w:proofErr w:type="spellStart"/>
      <w:r w:rsidRPr="00054FBB">
        <w:rPr>
          <w:rFonts w:cs="Times New Roman"/>
          <w:szCs w:val="24"/>
        </w:rPr>
        <w:t>diberbagai</w:t>
      </w:r>
      <w:proofErr w:type="spellEnd"/>
      <w:r w:rsidRPr="00054FBB">
        <w:rPr>
          <w:rFonts w:cs="Times New Roman"/>
          <w:szCs w:val="24"/>
        </w:rPr>
        <w:t xml:space="preserve"> </w:t>
      </w:r>
      <w:proofErr w:type="spellStart"/>
      <w:r w:rsidRPr="00054FBB">
        <w:rPr>
          <w:rFonts w:cs="Times New Roman"/>
          <w:szCs w:val="24"/>
        </w:rPr>
        <w:t>bidang</w:t>
      </w:r>
      <w:proofErr w:type="spellEnd"/>
      <w:r w:rsidRPr="00054FBB">
        <w:rPr>
          <w:rFonts w:cs="Times New Roman"/>
          <w:szCs w:val="24"/>
        </w:rPr>
        <w:t xml:space="preserve">, salah </w:t>
      </w:r>
      <w:proofErr w:type="spellStart"/>
      <w:r w:rsidRPr="00054FBB">
        <w:rPr>
          <w:rFonts w:cs="Times New Roman"/>
          <w:szCs w:val="24"/>
        </w:rPr>
        <w:t>satunya</w:t>
      </w:r>
      <w:proofErr w:type="spellEnd"/>
      <w:r w:rsidRPr="00054FBB">
        <w:rPr>
          <w:rFonts w:cs="Times New Roman"/>
          <w:szCs w:val="24"/>
        </w:rPr>
        <w:t xml:space="preserve"> </w:t>
      </w:r>
      <w:proofErr w:type="spellStart"/>
      <w:r w:rsidRPr="00054FBB">
        <w:rPr>
          <w:rFonts w:cs="Times New Roman"/>
          <w:szCs w:val="24"/>
        </w:rPr>
        <w:t>ekonomi</w:t>
      </w:r>
      <w:proofErr w:type="spellEnd"/>
      <w:r w:rsidRPr="00054FBB">
        <w:rPr>
          <w:rFonts w:cs="Times New Roman"/>
          <w:szCs w:val="24"/>
        </w:rPr>
        <w:t xml:space="preserve">. </w:t>
      </w:r>
      <w:proofErr w:type="spellStart"/>
      <w:r w:rsidRPr="00054FBB">
        <w:rPr>
          <w:rFonts w:cs="Times New Roman"/>
          <w:szCs w:val="24"/>
        </w:rPr>
        <w:t>Berdasarkan</w:t>
      </w:r>
      <w:proofErr w:type="spellEnd"/>
      <w:r w:rsidRPr="00054FBB">
        <w:rPr>
          <w:rFonts w:cs="Times New Roman"/>
          <w:szCs w:val="24"/>
        </w:rPr>
        <w:t xml:space="preserve"> </w:t>
      </w:r>
      <w:proofErr w:type="spellStart"/>
      <w:r w:rsidRPr="00054FBB">
        <w:rPr>
          <w:rFonts w:cs="Times New Roman"/>
          <w:szCs w:val="24"/>
        </w:rPr>
        <w:t>grafik</w:t>
      </w:r>
      <w:proofErr w:type="spellEnd"/>
      <w:r w:rsidRPr="00054FBB">
        <w:rPr>
          <w:rFonts w:cs="Times New Roman"/>
          <w:szCs w:val="24"/>
        </w:rPr>
        <w:t xml:space="preserve"> di </w:t>
      </w:r>
      <w:proofErr w:type="spellStart"/>
      <w:r w:rsidRPr="00054FBB">
        <w:rPr>
          <w:rFonts w:cs="Times New Roman"/>
          <w:szCs w:val="24"/>
        </w:rPr>
        <w:t>atas</w:t>
      </w:r>
      <w:proofErr w:type="spellEnd"/>
      <w:r w:rsidRPr="00054FBB">
        <w:rPr>
          <w:rFonts w:cs="Times New Roman"/>
          <w:szCs w:val="24"/>
        </w:rPr>
        <w:t xml:space="preserve"> </w:t>
      </w:r>
      <w:proofErr w:type="spellStart"/>
      <w:r w:rsidRPr="00054FBB">
        <w:rPr>
          <w:rFonts w:cs="Times New Roman"/>
          <w:szCs w:val="24"/>
        </w:rPr>
        <w:t>pemanfaatan</w:t>
      </w:r>
      <w:proofErr w:type="spellEnd"/>
      <w:r w:rsidRPr="00054FBB">
        <w:rPr>
          <w:rFonts w:cs="Times New Roman"/>
          <w:szCs w:val="24"/>
        </w:rPr>
        <w:t xml:space="preserve"> internet </w:t>
      </w:r>
      <w:proofErr w:type="spellStart"/>
      <w:r w:rsidRPr="00054FBB">
        <w:rPr>
          <w:rFonts w:cs="Times New Roman"/>
          <w:szCs w:val="24"/>
        </w:rPr>
        <w:t>tertinggi</w:t>
      </w:r>
      <w:proofErr w:type="spellEnd"/>
      <w:r w:rsidRPr="00054FBB">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mencari</w:t>
      </w:r>
      <w:proofErr w:type="spellEnd"/>
      <w:r w:rsidRPr="00054FBB">
        <w:rPr>
          <w:rFonts w:cs="Times New Roman"/>
          <w:szCs w:val="24"/>
        </w:rPr>
        <w:t xml:space="preserve"> </w:t>
      </w:r>
      <w:proofErr w:type="spellStart"/>
      <w:r w:rsidRPr="00054FBB">
        <w:rPr>
          <w:rFonts w:cs="Times New Roman"/>
          <w:szCs w:val="24"/>
        </w:rPr>
        <w:t>harga</w:t>
      </w:r>
      <w:proofErr w:type="spellEnd"/>
      <w:r w:rsidRPr="00054FBB">
        <w:rPr>
          <w:rFonts w:cs="Times New Roman"/>
          <w:szCs w:val="24"/>
        </w:rPr>
        <w:t xml:space="preserve">, </w:t>
      </w:r>
      <w:proofErr w:type="spellStart"/>
      <w:r w:rsidRPr="00054FBB">
        <w:rPr>
          <w:rFonts w:cs="Times New Roman"/>
          <w:szCs w:val="24"/>
        </w:rPr>
        <w:t>disusul</w:t>
      </w:r>
      <w:proofErr w:type="spellEnd"/>
      <w:r w:rsidRPr="00054FBB">
        <w:rPr>
          <w:rFonts w:cs="Times New Roman"/>
          <w:szCs w:val="24"/>
        </w:rPr>
        <w:t xml:space="preserve"> </w:t>
      </w:r>
      <w:proofErr w:type="spellStart"/>
      <w:r w:rsidRPr="00054FBB">
        <w:rPr>
          <w:rFonts w:cs="Times New Roman"/>
          <w:szCs w:val="24"/>
        </w:rPr>
        <w:t>membantu</w:t>
      </w:r>
      <w:proofErr w:type="spellEnd"/>
      <w:r w:rsidRPr="00054FBB">
        <w:rPr>
          <w:rFonts w:cs="Times New Roman"/>
          <w:szCs w:val="24"/>
        </w:rPr>
        <w:t xml:space="preserve"> </w:t>
      </w:r>
      <w:proofErr w:type="spellStart"/>
      <w:r w:rsidRPr="00054FBB">
        <w:rPr>
          <w:rFonts w:cs="Times New Roman"/>
          <w:szCs w:val="24"/>
        </w:rPr>
        <w:t>pekerjaan</w:t>
      </w:r>
      <w:proofErr w:type="spellEnd"/>
      <w:r w:rsidRPr="00054FBB">
        <w:rPr>
          <w:rFonts w:cs="Times New Roman"/>
          <w:szCs w:val="24"/>
        </w:rPr>
        <w:t xml:space="preserve">, </w:t>
      </w:r>
      <w:proofErr w:type="spellStart"/>
      <w:r w:rsidRPr="00054FBB">
        <w:rPr>
          <w:rFonts w:cs="Times New Roman"/>
          <w:szCs w:val="24"/>
        </w:rPr>
        <w:t>informasi</w:t>
      </w:r>
      <w:proofErr w:type="spellEnd"/>
      <w:r w:rsidRPr="00054FBB">
        <w:rPr>
          <w:rFonts w:cs="Times New Roman"/>
          <w:szCs w:val="24"/>
        </w:rPr>
        <w:t xml:space="preserve"> </w:t>
      </w:r>
      <w:proofErr w:type="spellStart"/>
      <w:r w:rsidRPr="00054FBB">
        <w:rPr>
          <w:rFonts w:cs="Times New Roman"/>
          <w:szCs w:val="24"/>
        </w:rPr>
        <w:t>membeli</w:t>
      </w:r>
      <w:proofErr w:type="spellEnd"/>
      <w:r w:rsidRPr="00054FBB">
        <w:rPr>
          <w:rFonts w:cs="Times New Roman"/>
          <w:szCs w:val="24"/>
        </w:rPr>
        <w:t xml:space="preserve">, </w:t>
      </w:r>
      <w:proofErr w:type="spellStart"/>
      <w:r w:rsidRPr="00054FBB">
        <w:rPr>
          <w:rFonts w:cs="Times New Roman"/>
          <w:szCs w:val="24"/>
        </w:rPr>
        <w:t>beli</w:t>
      </w:r>
      <w:proofErr w:type="spellEnd"/>
      <w:r w:rsidRPr="00054FBB">
        <w:rPr>
          <w:rFonts w:cs="Times New Roman"/>
          <w:szCs w:val="24"/>
        </w:rPr>
        <w:t xml:space="preserve"> </w:t>
      </w:r>
      <w:r w:rsidRPr="00054FBB">
        <w:rPr>
          <w:rFonts w:cs="Times New Roman"/>
          <w:i/>
          <w:iCs/>
          <w:szCs w:val="24"/>
        </w:rPr>
        <w:t>online</w:t>
      </w:r>
      <w:r w:rsidRPr="00054FBB">
        <w:rPr>
          <w:rFonts w:cs="Times New Roman"/>
          <w:szCs w:val="24"/>
        </w:rPr>
        <w:t xml:space="preserve">, </w:t>
      </w:r>
      <w:proofErr w:type="spellStart"/>
      <w:r w:rsidRPr="00054FBB">
        <w:rPr>
          <w:rFonts w:cs="Times New Roman"/>
          <w:szCs w:val="24"/>
        </w:rPr>
        <w:t>cari</w:t>
      </w:r>
      <w:proofErr w:type="spellEnd"/>
      <w:r w:rsidRPr="00054FBB">
        <w:rPr>
          <w:rFonts w:cs="Times New Roman"/>
          <w:szCs w:val="24"/>
        </w:rPr>
        <w:t xml:space="preserve"> </w:t>
      </w:r>
      <w:proofErr w:type="spellStart"/>
      <w:r w:rsidRPr="00054FBB">
        <w:rPr>
          <w:rFonts w:cs="Times New Roman"/>
          <w:szCs w:val="24"/>
        </w:rPr>
        <w:t>kerja</w:t>
      </w:r>
      <w:proofErr w:type="spellEnd"/>
      <w:r w:rsidRPr="00054FBB">
        <w:rPr>
          <w:rFonts w:cs="Times New Roman"/>
          <w:szCs w:val="24"/>
        </w:rPr>
        <w:t xml:space="preserve">, </w:t>
      </w:r>
      <w:proofErr w:type="spellStart"/>
      <w:r w:rsidRPr="00054FBB">
        <w:rPr>
          <w:rFonts w:cs="Times New Roman"/>
          <w:szCs w:val="24"/>
        </w:rPr>
        <w:t>transaksi</w:t>
      </w:r>
      <w:proofErr w:type="spellEnd"/>
      <w:r w:rsidRPr="00054FBB">
        <w:rPr>
          <w:rFonts w:cs="Times New Roman"/>
          <w:szCs w:val="24"/>
        </w:rPr>
        <w:t xml:space="preserve"> </w:t>
      </w:r>
      <w:proofErr w:type="spellStart"/>
      <w:r w:rsidRPr="00054FBB">
        <w:rPr>
          <w:rFonts w:cs="Times New Roman"/>
          <w:szCs w:val="24"/>
        </w:rPr>
        <w:t>perbankan</w:t>
      </w:r>
      <w:proofErr w:type="spellEnd"/>
      <w:r w:rsidRPr="00054FBB">
        <w:rPr>
          <w:rFonts w:cs="Times New Roman"/>
          <w:szCs w:val="24"/>
        </w:rPr>
        <w:t xml:space="preserve">, dan </w:t>
      </w:r>
      <w:proofErr w:type="spellStart"/>
      <w:r w:rsidRPr="00054FBB">
        <w:rPr>
          <w:rFonts w:cs="Times New Roman"/>
          <w:szCs w:val="24"/>
        </w:rPr>
        <w:t>jual</w:t>
      </w:r>
      <w:proofErr w:type="spellEnd"/>
      <w:r w:rsidRPr="00054FBB">
        <w:rPr>
          <w:rFonts w:cs="Times New Roman"/>
          <w:szCs w:val="24"/>
        </w:rPr>
        <w:t xml:space="preserve"> </w:t>
      </w:r>
      <w:r w:rsidRPr="00054FBB">
        <w:rPr>
          <w:rFonts w:cs="Times New Roman"/>
          <w:i/>
          <w:iCs/>
          <w:szCs w:val="24"/>
        </w:rPr>
        <w:t>online</w:t>
      </w:r>
      <w:r w:rsidRPr="00054FBB">
        <w:rPr>
          <w:rFonts w:cs="Times New Roman"/>
          <w:szCs w:val="24"/>
        </w:rPr>
        <w:t xml:space="preserve">. </w:t>
      </w:r>
      <w:proofErr w:type="spellStart"/>
      <w:r w:rsidRPr="00054FBB">
        <w:rPr>
          <w:rFonts w:cs="Times New Roman"/>
          <w:szCs w:val="24"/>
        </w:rPr>
        <w:t>Meskipun</w:t>
      </w:r>
      <w:proofErr w:type="spellEnd"/>
      <w:r w:rsidRPr="00054FBB">
        <w:rPr>
          <w:rFonts w:cs="Times New Roman"/>
          <w:szCs w:val="24"/>
        </w:rPr>
        <w:t xml:space="preserve"> </w:t>
      </w:r>
      <w:proofErr w:type="spellStart"/>
      <w:r w:rsidRPr="00054FBB">
        <w:rPr>
          <w:rFonts w:cs="Times New Roman"/>
          <w:szCs w:val="24"/>
        </w:rPr>
        <w:t>transaksi</w:t>
      </w:r>
      <w:proofErr w:type="spellEnd"/>
      <w:r w:rsidRPr="00054FBB">
        <w:rPr>
          <w:rFonts w:cs="Times New Roman"/>
          <w:szCs w:val="24"/>
        </w:rPr>
        <w:t xml:space="preserve"> </w:t>
      </w:r>
      <w:proofErr w:type="spellStart"/>
      <w:r w:rsidRPr="00054FBB">
        <w:rPr>
          <w:rFonts w:cs="Times New Roman"/>
          <w:szCs w:val="24"/>
        </w:rPr>
        <w:t>perbankan</w:t>
      </w:r>
      <w:proofErr w:type="spellEnd"/>
      <w:r w:rsidRPr="00054FBB">
        <w:rPr>
          <w:rFonts w:cs="Times New Roman"/>
          <w:szCs w:val="24"/>
        </w:rPr>
        <w:t xml:space="preserve"> </w:t>
      </w:r>
      <w:proofErr w:type="spellStart"/>
      <w:r w:rsidRPr="00054FBB">
        <w:rPr>
          <w:rFonts w:cs="Times New Roman"/>
          <w:szCs w:val="24"/>
        </w:rPr>
        <w:t>termasuk</w:t>
      </w:r>
      <w:proofErr w:type="spellEnd"/>
      <w:r w:rsidRPr="00054FBB">
        <w:rPr>
          <w:rFonts w:cs="Times New Roman"/>
          <w:szCs w:val="24"/>
        </w:rPr>
        <w:t xml:space="preserve"> yang </w:t>
      </w:r>
      <w:proofErr w:type="spellStart"/>
      <w:r w:rsidRPr="00054FBB">
        <w:rPr>
          <w:rFonts w:cs="Times New Roman"/>
          <w:szCs w:val="24"/>
        </w:rPr>
        <w:t>terendah</w:t>
      </w:r>
      <w:proofErr w:type="spellEnd"/>
      <w:r w:rsidRPr="00054FBB">
        <w:rPr>
          <w:rFonts w:cs="Times New Roman"/>
          <w:szCs w:val="24"/>
        </w:rPr>
        <w:t xml:space="preserve">, </w:t>
      </w:r>
      <w:proofErr w:type="spellStart"/>
      <w:r w:rsidRPr="00054FBB">
        <w:rPr>
          <w:rFonts w:cs="Times New Roman"/>
          <w:szCs w:val="24"/>
        </w:rPr>
        <w:t>tetapi</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meningkatnya</w:t>
      </w:r>
      <w:proofErr w:type="spellEnd"/>
      <w:r w:rsidRPr="00054FBB">
        <w:rPr>
          <w:rFonts w:cs="Times New Roman"/>
          <w:szCs w:val="24"/>
        </w:rPr>
        <w:t xml:space="preserve"> </w:t>
      </w:r>
      <w:proofErr w:type="spellStart"/>
      <w:r w:rsidRPr="00054FBB">
        <w:rPr>
          <w:rFonts w:cs="Times New Roman"/>
          <w:szCs w:val="24"/>
        </w:rPr>
        <w:t>sarana</w:t>
      </w:r>
      <w:proofErr w:type="spellEnd"/>
      <w:r w:rsidRPr="00054FBB">
        <w:rPr>
          <w:rFonts w:cs="Times New Roman"/>
          <w:szCs w:val="24"/>
        </w:rPr>
        <w:t xml:space="preserve"> </w:t>
      </w:r>
      <w:proofErr w:type="spellStart"/>
      <w:r w:rsidRPr="00054FBB">
        <w:rPr>
          <w:rFonts w:cs="Times New Roman"/>
          <w:szCs w:val="24"/>
        </w:rPr>
        <w:t>prasarana</w:t>
      </w:r>
      <w:proofErr w:type="spellEnd"/>
      <w:r w:rsidRPr="00054FBB">
        <w:rPr>
          <w:rFonts w:cs="Times New Roman"/>
          <w:szCs w:val="24"/>
        </w:rPr>
        <w:t xml:space="preserve"> dan </w:t>
      </w:r>
      <w:proofErr w:type="spellStart"/>
      <w:r w:rsidRPr="00054FBB">
        <w:rPr>
          <w:rFonts w:cs="Times New Roman"/>
          <w:szCs w:val="24"/>
        </w:rPr>
        <w:t>adanya</w:t>
      </w:r>
      <w:proofErr w:type="spellEnd"/>
      <w:r w:rsidRPr="00054FBB">
        <w:rPr>
          <w:rFonts w:cs="Times New Roman"/>
          <w:szCs w:val="24"/>
        </w:rPr>
        <w:t xml:space="preserve"> </w:t>
      </w:r>
      <w:proofErr w:type="spellStart"/>
      <w:r w:rsidRPr="00054FBB">
        <w:rPr>
          <w:rFonts w:cs="Times New Roman"/>
          <w:szCs w:val="24"/>
        </w:rPr>
        <w:t>perkembangan</w:t>
      </w:r>
      <w:proofErr w:type="spellEnd"/>
      <w:r w:rsidRPr="00054FBB">
        <w:rPr>
          <w:rFonts w:cs="Times New Roman"/>
          <w:szCs w:val="24"/>
        </w:rPr>
        <w:t xml:space="preserve"> </w:t>
      </w:r>
      <w:proofErr w:type="spellStart"/>
      <w:r w:rsidRPr="00054FBB">
        <w:rPr>
          <w:rFonts w:cs="Times New Roman"/>
          <w:szCs w:val="24"/>
        </w:rPr>
        <w:t>teknologi</w:t>
      </w:r>
      <w:proofErr w:type="spellEnd"/>
      <w:r w:rsidRPr="00054FBB">
        <w:rPr>
          <w:rFonts w:cs="Times New Roman"/>
          <w:szCs w:val="24"/>
        </w:rPr>
        <w:t xml:space="preserve">, </w:t>
      </w:r>
      <w:proofErr w:type="spellStart"/>
      <w:r w:rsidRPr="00054FBB">
        <w:rPr>
          <w:rFonts w:cs="Times New Roman"/>
          <w:szCs w:val="24"/>
        </w:rPr>
        <w:t>maka</w:t>
      </w:r>
      <w:proofErr w:type="spellEnd"/>
      <w:r w:rsidRPr="00054FBB">
        <w:rPr>
          <w:rFonts w:cs="Times New Roman"/>
          <w:szCs w:val="24"/>
        </w:rPr>
        <w:t xml:space="preserve"> </w:t>
      </w:r>
      <w:proofErr w:type="spellStart"/>
      <w:r w:rsidRPr="00054FBB">
        <w:rPr>
          <w:rFonts w:cs="Times New Roman"/>
          <w:szCs w:val="24"/>
        </w:rPr>
        <w:t>muncullah</w:t>
      </w:r>
      <w:proofErr w:type="spellEnd"/>
      <w:r w:rsidRPr="00054FBB">
        <w:rPr>
          <w:rFonts w:cs="Times New Roman"/>
          <w:szCs w:val="24"/>
        </w:rPr>
        <w:t xml:space="preserve"> </w:t>
      </w:r>
      <w:proofErr w:type="spellStart"/>
      <w:r w:rsidRPr="00054FBB">
        <w:rPr>
          <w:rFonts w:cs="Times New Roman"/>
          <w:szCs w:val="24"/>
        </w:rPr>
        <w:t>banyak</w:t>
      </w:r>
      <w:proofErr w:type="spellEnd"/>
      <w:r w:rsidRPr="00054FBB">
        <w:rPr>
          <w:rFonts w:cs="Times New Roman"/>
          <w:szCs w:val="24"/>
        </w:rPr>
        <w:t xml:space="preserve"> </w:t>
      </w:r>
      <w:proofErr w:type="spellStart"/>
      <w:r w:rsidRPr="00054FBB">
        <w:rPr>
          <w:rFonts w:cs="Times New Roman"/>
          <w:szCs w:val="24"/>
        </w:rPr>
        <w:t>inovasi</w:t>
      </w:r>
      <w:proofErr w:type="spellEnd"/>
      <w:r w:rsidRPr="00054FBB">
        <w:rPr>
          <w:rFonts w:cs="Times New Roman"/>
          <w:szCs w:val="24"/>
        </w:rPr>
        <w:t xml:space="preserve">. </w:t>
      </w:r>
      <w:proofErr w:type="spellStart"/>
      <w:r w:rsidRPr="00054FBB">
        <w:rPr>
          <w:rFonts w:cs="Times New Roman"/>
          <w:szCs w:val="24"/>
        </w:rPr>
        <w:t>Inovasi</w:t>
      </w:r>
      <w:proofErr w:type="spellEnd"/>
      <w:r w:rsidRPr="00054FBB">
        <w:rPr>
          <w:rFonts w:cs="Times New Roman"/>
          <w:szCs w:val="24"/>
        </w:rPr>
        <w:t xml:space="preserve"> </w:t>
      </w:r>
      <w:proofErr w:type="spellStart"/>
      <w:r w:rsidRPr="00054FBB">
        <w:rPr>
          <w:rFonts w:cs="Times New Roman"/>
          <w:szCs w:val="24"/>
        </w:rPr>
        <w:t>tersebut</w:t>
      </w:r>
      <w:proofErr w:type="spellEnd"/>
      <w:r w:rsidRPr="00054FBB">
        <w:rPr>
          <w:rFonts w:cs="Times New Roman"/>
          <w:szCs w:val="24"/>
        </w:rPr>
        <w:t xml:space="preserve"> </w:t>
      </w:r>
      <w:proofErr w:type="spellStart"/>
      <w:r w:rsidRPr="00054FBB">
        <w:rPr>
          <w:rFonts w:cs="Times New Roman"/>
          <w:szCs w:val="24"/>
        </w:rPr>
        <w:t>menghasilkan</w:t>
      </w:r>
      <w:proofErr w:type="spellEnd"/>
      <w:r w:rsidRPr="00054FBB">
        <w:rPr>
          <w:rFonts w:cs="Times New Roman"/>
          <w:szCs w:val="24"/>
        </w:rPr>
        <w:t xml:space="preserve"> </w:t>
      </w:r>
      <w:proofErr w:type="spellStart"/>
      <w:r w:rsidRPr="00054FBB">
        <w:rPr>
          <w:rFonts w:cs="Times New Roman"/>
          <w:szCs w:val="24"/>
        </w:rPr>
        <w:t>layanan</w:t>
      </w:r>
      <w:proofErr w:type="spellEnd"/>
      <w:r w:rsidRPr="00054FBB">
        <w:rPr>
          <w:rFonts w:cs="Times New Roman"/>
          <w:szCs w:val="24"/>
        </w:rPr>
        <w:t xml:space="preserve"> yang </w:t>
      </w:r>
      <w:proofErr w:type="spellStart"/>
      <w:r w:rsidRPr="00054FBB">
        <w:rPr>
          <w:rFonts w:cs="Times New Roman"/>
          <w:szCs w:val="24"/>
        </w:rPr>
        <w:t>disebut</w:t>
      </w:r>
      <w:proofErr w:type="spellEnd"/>
      <w:r w:rsidRPr="00054FBB">
        <w:rPr>
          <w:rFonts w:cs="Times New Roman"/>
          <w:szCs w:val="24"/>
        </w:rPr>
        <w:t xml:space="preserve"> </w:t>
      </w:r>
      <w:proofErr w:type="spellStart"/>
      <w:r w:rsidRPr="00054FBB">
        <w:rPr>
          <w:rFonts w:cs="Times New Roman"/>
          <w:szCs w:val="24"/>
        </w:rPr>
        <w:t>sebagai</w:t>
      </w:r>
      <w:proofErr w:type="spellEnd"/>
      <w:r w:rsidRPr="00054FBB">
        <w:rPr>
          <w:rFonts w:cs="Times New Roman"/>
          <w:szCs w:val="24"/>
        </w:rPr>
        <w:t xml:space="preserve"> </w:t>
      </w:r>
      <w:r w:rsidRPr="00054FBB">
        <w:rPr>
          <w:rFonts w:cs="Times New Roman"/>
          <w:i/>
          <w:iCs/>
          <w:szCs w:val="24"/>
        </w:rPr>
        <w:t xml:space="preserve">e-banking (electronic banking) </w:t>
      </w:r>
      <w:r w:rsidRPr="00054FBB">
        <w:rPr>
          <w:rFonts w:cs="Times New Roman"/>
          <w:szCs w:val="24"/>
        </w:rPr>
        <w:t xml:space="preserve">yang </w:t>
      </w:r>
      <w:proofErr w:type="spellStart"/>
      <w:r w:rsidRPr="00054FBB">
        <w:rPr>
          <w:rFonts w:cs="Times New Roman"/>
          <w:szCs w:val="24"/>
        </w:rPr>
        <w:t>sudah</w:t>
      </w:r>
      <w:proofErr w:type="spellEnd"/>
      <w:r w:rsidRPr="00054FBB">
        <w:rPr>
          <w:rFonts w:cs="Times New Roman"/>
          <w:szCs w:val="24"/>
        </w:rPr>
        <w:t xml:space="preserve"> </w:t>
      </w:r>
      <w:proofErr w:type="spellStart"/>
      <w:r w:rsidRPr="00054FBB">
        <w:rPr>
          <w:rFonts w:cs="Times New Roman"/>
          <w:szCs w:val="24"/>
        </w:rPr>
        <w:t>tidak</w:t>
      </w:r>
      <w:proofErr w:type="spellEnd"/>
      <w:r w:rsidRPr="00054FBB">
        <w:rPr>
          <w:rFonts w:cs="Times New Roman"/>
          <w:szCs w:val="24"/>
        </w:rPr>
        <w:t xml:space="preserve"> </w:t>
      </w:r>
      <w:proofErr w:type="spellStart"/>
      <w:r w:rsidRPr="00054FBB">
        <w:rPr>
          <w:rFonts w:cs="Times New Roman"/>
          <w:szCs w:val="24"/>
        </w:rPr>
        <w:t>asing</w:t>
      </w:r>
      <w:proofErr w:type="spellEnd"/>
      <w:r w:rsidRPr="00054FBB">
        <w:rPr>
          <w:rFonts w:cs="Times New Roman"/>
          <w:szCs w:val="24"/>
        </w:rPr>
        <w:t xml:space="preserve"> </w:t>
      </w:r>
      <w:proofErr w:type="spellStart"/>
      <w:r w:rsidRPr="00054FBB">
        <w:rPr>
          <w:rFonts w:cs="Times New Roman"/>
          <w:szCs w:val="24"/>
        </w:rPr>
        <w:t>lagi</w:t>
      </w:r>
      <w:proofErr w:type="spellEnd"/>
      <w:r w:rsidRPr="00054FBB">
        <w:rPr>
          <w:rFonts w:cs="Times New Roman"/>
          <w:szCs w:val="24"/>
        </w:rPr>
        <w:t xml:space="preserve"> </w:t>
      </w:r>
      <w:proofErr w:type="spellStart"/>
      <w:r w:rsidRPr="00054FBB">
        <w:rPr>
          <w:rFonts w:cs="Times New Roman"/>
          <w:szCs w:val="24"/>
        </w:rPr>
        <w:t>bagi</w:t>
      </w:r>
      <w:proofErr w:type="spellEnd"/>
      <w:r w:rsidRPr="00054FBB">
        <w:rPr>
          <w:rFonts w:cs="Times New Roman"/>
          <w:szCs w:val="24"/>
        </w:rPr>
        <w:t xml:space="preserve"> </w:t>
      </w:r>
      <w:proofErr w:type="spellStart"/>
      <w:r w:rsidRPr="00054FBB">
        <w:rPr>
          <w:rFonts w:cs="Times New Roman"/>
          <w:szCs w:val="24"/>
        </w:rPr>
        <w:t>kita</w:t>
      </w:r>
      <w:proofErr w:type="spellEnd"/>
      <w:r w:rsidRPr="00054FBB">
        <w:rPr>
          <w:rFonts w:cs="Times New Roman"/>
          <w:szCs w:val="24"/>
        </w:rPr>
        <w:t xml:space="preserve">. </w:t>
      </w:r>
      <w:r w:rsidRPr="00054FBB">
        <w:rPr>
          <w:rFonts w:cs="Times New Roman"/>
          <w:i/>
          <w:iCs/>
          <w:szCs w:val="24"/>
        </w:rPr>
        <w:t>E-banking</w:t>
      </w:r>
      <w:r w:rsidRPr="00054FBB">
        <w:rPr>
          <w:rFonts w:cs="Times New Roman"/>
          <w:szCs w:val="24"/>
        </w:rPr>
        <w:t xml:space="preserve"> </w:t>
      </w:r>
      <w:proofErr w:type="spellStart"/>
      <w:r w:rsidRPr="00054FBB">
        <w:rPr>
          <w:rFonts w:cs="Times New Roman"/>
          <w:szCs w:val="24"/>
        </w:rPr>
        <w:t>merupakan</w:t>
      </w:r>
      <w:proofErr w:type="spellEnd"/>
      <w:r w:rsidRPr="00054FBB">
        <w:rPr>
          <w:rFonts w:cs="Times New Roman"/>
          <w:szCs w:val="24"/>
        </w:rPr>
        <w:t xml:space="preserve"> </w:t>
      </w:r>
      <w:proofErr w:type="spellStart"/>
      <w:r w:rsidRPr="00054FBB">
        <w:rPr>
          <w:rFonts w:cs="Times New Roman"/>
          <w:szCs w:val="24"/>
        </w:rPr>
        <w:t>layanan</w:t>
      </w:r>
      <w:proofErr w:type="spellEnd"/>
      <w:r w:rsidRPr="00054FBB">
        <w:rPr>
          <w:rFonts w:cs="Times New Roman"/>
          <w:szCs w:val="24"/>
        </w:rPr>
        <w:t xml:space="preserve"> yang </w:t>
      </w:r>
      <w:proofErr w:type="spellStart"/>
      <w:r w:rsidRPr="00054FBB">
        <w:rPr>
          <w:rFonts w:cs="Times New Roman"/>
          <w:szCs w:val="24"/>
        </w:rPr>
        <w:t>memungkinkan</w:t>
      </w:r>
      <w:proofErr w:type="spellEnd"/>
      <w:r w:rsidRPr="00054FBB">
        <w:rPr>
          <w:rFonts w:cs="Times New Roman"/>
          <w:szCs w:val="24"/>
        </w:rPr>
        <w:t xml:space="preserve"> </w:t>
      </w:r>
      <w:proofErr w:type="spellStart"/>
      <w:r w:rsidRPr="00054FBB">
        <w:rPr>
          <w:rFonts w:cs="Times New Roman"/>
          <w:szCs w:val="24"/>
        </w:rPr>
        <w:t>nasabah</w:t>
      </w:r>
      <w:proofErr w:type="spellEnd"/>
      <w:r w:rsidRPr="00054FBB">
        <w:rPr>
          <w:rFonts w:cs="Times New Roman"/>
          <w:szCs w:val="24"/>
        </w:rPr>
        <w:t xml:space="preserve"> bank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memperoleh</w:t>
      </w:r>
      <w:proofErr w:type="spellEnd"/>
      <w:r w:rsidRPr="00054FBB">
        <w:rPr>
          <w:rFonts w:cs="Times New Roman"/>
          <w:szCs w:val="24"/>
        </w:rPr>
        <w:t xml:space="preserve"> </w:t>
      </w:r>
      <w:proofErr w:type="spellStart"/>
      <w:r w:rsidRPr="00054FBB">
        <w:rPr>
          <w:rFonts w:cs="Times New Roman"/>
          <w:szCs w:val="24"/>
        </w:rPr>
        <w:t>informasi</w:t>
      </w:r>
      <w:proofErr w:type="spellEnd"/>
      <w:r w:rsidRPr="00054FBB">
        <w:rPr>
          <w:rFonts w:cs="Times New Roman"/>
          <w:szCs w:val="24"/>
        </w:rPr>
        <w:t xml:space="preserve">, </w:t>
      </w:r>
      <w:proofErr w:type="spellStart"/>
      <w:r w:rsidRPr="00054FBB">
        <w:rPr>
          <w:rFonts w:cs="Times New Roman"/>
          <w:szCs w:val="24"/>
        </w:rPr>
        <w:t>melakukan</w:t>
      </w:r>
      <w:proofErr w:type="spellEnd"/>
      <w:r w:rsidRPr="00054FBB">
        <w:rPr>
          <w:rFonts w:cs="Times New Roman"/>
          <w:szCs w:val="24"/>
        </w:rPr>
        <w:t xml:space="preserve"> </w:t>
      </w:r>
      <w:proofErr w:type="spellStart"/>
      <w:r w:rsidRPr="00054FBB">
        <w:rPr>
          <w:rFonts w:cs="Times New Roman"/>
          <w:szCs w:val="24"/>
        </w:rPr>
        <w:t>komunikasi</w:t>
      </w:r>
      <w:proofErr w:type="spellEnd"/>
      <w:r w:rsidRPr="00054FBB">
        <w:rPr>
          <w:rFonts w:cs="Times New Roman"/>
          <w:szCs w:val="24"/>
        </w:rPr>
        <w:t xml:space="preserve">, dan </w:t>
      </w:r>
      <w:proofErr w:type="spellStart"/>
      <w:r w:rsidRPr="00054FBB">
        <w:rPr>
          <w:rFonts w:cs="Times New Roman"/>
          <w:szCs w:val="24"/>
        </w:rPr>
        <w:t>melakukan</w:t>
      </w:r>
      <w:proofErr w:type="spellEnd"/>
      <w:r w:rsidRPr="00054FBB">
        <w:rPr>
          <w:rFonts w:cs="Times New Roman"/>
          <w:szCs w:val="24"/>
        </w:rPr>
        <w:t xml:space="preserve"> </w:t>
      </w:r>
      <w:proofErr w:type="spellStart"/>
      <w:r w:rsidRPr="00054FBB">
        <w:rPr>
          <w:rFonts w:cs="Times New Roman"/>
          <w:szCs w:val="24"/>
        </w:rPr>
        <w:t>transaksi</w:t>
      </w:r>
      <w:proofErr w:type="spellEnd"/>
      <w:r w:rsidRPr="00054FBB">
        <w:rPr>
          <w:rFonts w:cs="Times New Roman"/>
          <w:szCs w:val="24"/>
        </w:rPr>
        <w:t xml:space="preserve"> </w:t>
      </w:r>
      <w:proofErr w:type="spellStart"/>
      <w:r w:rsidRPr="00054FBB">
        <w:rPr>
          <w:rFonts w:cs="Times New Roman"/>
          <w:szCs w:val="24"/>
        </w:rPr>
        <w:t>perbankan</w:t>
      </w:r>
      <w:proofErr w:type="spellEnd"/>
      <w:r w:rsidRPr="00054FBB">
        <w:rPr>
          <w:rFonts w:cs="Times New Roman"/>
          <w:szCs w:val="24"/>
        </w:rPr>
        <w:t xml:space="preserve"> </w:t>
      </w:r>
      <w:proofErr w:type="spellStart"/>
      <w:r w:rsidRPr="00054FBB">
        <w:rPr>
          <w:rFonts w:cs="Times New Roman"/>
          <w:szCs w:val="24"/>
        </w:rPr>
        <w:t>melalui</w:t>
      </w:r>
      <w:proofErr w:type="spellEnd"/>
      <w:r w:rsidRPr="00054FBB">
        <w:rPr>
          <w:rFonts w:cs="Times New Roman"/>
          <w:szCs w:val="24"/>
        </w:rPr>
        <w:t xml:space="preserve"> media </w:t>
      </w:r>
      <w:proofErr w:type="spellStart"/>
      <w:r w:rsidRPr="00054FBB">
        <w:rPr>
          <w:rFonts w:cs="Times New Roman"/>
          <w:szCs w:val="24"/>
        </w:rPr>
        <w:t>elektronik</w:t>
      </w:r>
      <w:proofErr w:type="spellEnd"/>
      <w:r w:rsidRPr="00054FBB">
        <w:rPr>
          <w:rFonts w:cs="Times New Roman"/>
          <w:szCs w:val="24"/>
        </w:rPr>
        <w:t xml:space="preserve"> </w:t>
      </w:r>
      <w:proofErr w:type="spellStart"/>
      <w:r w:rsidRPr="00054FBB">
        <w:rPr>
          <w:rFonts w:cs="Times New Roman"/>
          <w:szCs w:val="24"/>
        </w:rPr>
        <w:t>seperti</w:t>
      </w:r>
      <w:proofErr w:type="spellEnd"/>
      <w:r w:rsidRPr="00054FBB">
        <w:rPr>
          <w:rFonts w:cs="Times New Roman"/>
          <w:szCs w:val="24"/>
        </w:rPr>
        <w:t xml:space="preserve"> </w:t>
      </w:r>
      <w:r w:rsidRPr="00054FBB">
        <w:rPr>
          <w:rFonts w:cs="Times New Roman"/>
          <w:i/>
          <w:iCs/>
          <w:szCs w:val="24"/>
        </w:rPr>
        <w:t xml:space="preserve">Automatic Teller Machine (ATM), Electronic Data Capture (EDC)/ Point Of Sales (POS), internet banking, SMS banking, mobile banking, e-commerce, phone banking, </w:t>
      </w:r>
      <w:r w:rsidRPr="00054FBB">
        <w:rPr>
          <w:rFonts w:cs="Times New Roman"/>
          <w:szCs w:val="24"/>
        </w:rPr>
        <w:t>dan</w:t>
      </w:r>
      <w:r w:rsidRPr="00054FBB">
        <w:rPr>
          <w:rFonts w:cs="Times New Roman"/>
          <w:i/>
          <w:iCs/>
          <w:szCs w:val="24"/>
        </w:rPr>
        <w:t xml:space="preserve"> video banking</w:t>
      </w:r>
      <w:r w:rsidRPr="00054FBB">
        <w:rPr>
          <w:rFonts w:cs="Times New Roman"/>
          <w:szCs w:val="24"/>
        </w:rPr>
        <w:t xml:space="preserve"> </w:t>
      </w:r>
      <w:r w:rsidRPr="00054FBB">
        <w:rPr>
          <w:rFonts w:cs="Times New Roman"/>
          <w:szCs w:val="24"/>
        </w:rPr>
        <w:fldChar w:fldCharType="begin" w:fldLock="1"/>
      </w:r>
      <w:r>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2015)</w:t>
      </w:r>
      <w:r w:rsidRPr="00054FBB">
        <w:rPr>
          <w:rFonts w:cs="Times New Roman"/>
          <w:szCs w:val="24"/>
        </w:rPr>
        <w:fldChar w:fldCharType="end"/>
      </w:r>
      <w:r w:rsidRPr="00054FBB">
        <w:rPr>
          <w:rFonts w:cs="Times New Roman"/>
          <w:szCs w:val="24"/>
        </w:rPr>
        <w:t>.</w:t>
      </w:r>
      <w:ins w:id="1" w:author="Shinta Amalina Hazrati H" w:date="2020-04-19T07:26:00Z">
        <w:r w:rsidRPr="00054FBB">
          <w:rPr>
            <w:rFonts w:cs="Times New Roman"/>
            <w:szCs w:val="24"/>
          </w:rPr>
          <w:t xml:space="preserve"> </w:t>
        </w:r>
      </w:ins>
    </w:p>
    <w:p w14:paraId="74E12B07" w14:textId="77777777" w:rsidR="00D36D50" w:rsidRPr="00054FBB" w:rsidRDefault="00D36D50" w:rsidP="00D36D50">
      <w:pPr>
        <w:spacing w:after="0"/>
        <w:ind w:firstLine="567"/>
        <w:rPr>
          <w:rFonts w:cs="Times New Roman"/>
          <w:szCs w:val="24"/>
        </w:rPr>
      </w:pPr>
      <w:r w:rsidRPr="00054FBB">
        <w:rPr>
          <w:rFonts w:cs="Times New Roman"/>
          <w:szCs w:val="24"/>
        </w:rPr>
        <w:t xml:space="preserve">Salah </w:t>
      </w:r>
      <w:proofErr w:type="spellStart"/>
      <w:r w:rsidRPr="00054FBB">
        <w:rPr>
          <w:rFonts w:cs="Times New Roman"/>
          <w:szCs w:val="24"/>
        </w:rPr>
        <w:t>satu</w:t>
      </w:r>
      <w:proofErr w:type="spellEnd"/>
      <w:r w:rsidRPr="00054FBB">
        <w:rPr>
          <w:rFonts w:cs="Times New Roman"/>
          <w:szCs w:val="24"/>
        </w:rPr>
        <w:t xml:space="preserve"> yang paling </w:t>
      </w:r>
      <w:proofErr w:type="spellStart"/>
      <w:r w:rsidRPr="00054FBB">
        <w:rPr>
          <w:rFonts w:cs="Times New Roman"/>
          <w:szCs w:val="24"/>
        </w:rPr>
        <w:t>sering</w:t>
      </w:r>
      <w:proofErr w:type="spellEnd"/>
      <w:r w:rsidRPr="00054FBB">
        <w:rPr>
          <w:rFonts w:cs="Times New Roman"/>
          <w:szCs w:val="24"/>
        </w:rPr>
        <w:t xml:space="preserve"> </w:t>
      </w:r>
      <w:proofErr w:type="spellStart"/>
      <w:r w:rsidRPr="00054FBB">
        <w:rPr>
          <w:rFonts w:cs="Times New Roman"/>
          <w:szCs w:val="24"/>
        </w:rPr>
        <w:t>kita</w:t>
      </w:r>
      <w:proofErr w:type="spellEnd"/>
      <w:r w:rsidRPr="00054FBB">
        <w:rPr>
          <w:rFonts w:cs="Times New Roman"/>
          <w:szCs w:val="24"/>
        </w:rPr>
        <w:t xml:space="preserve"> </w:t>
      </w:r>
      <w:proofErr w:type="spellStart"/>
      <w:r w:rsidRPr="00054FBB">
        <w:rPr>
          <w:rFonts w:cs="Times New Roman"/>
          <w:szCs w:val="24"/>
        </w:rPr>
        <w:t>gunakan</w:t>
      </w:r>
      <w:proofErr w:type="spellEnd"/>
      <w:r w:rsidRPr="00054FBB">
        <w:rPr>
          <w:rFonts w:cs="Times New Roman"/>
          <w:szCs w:val="24"/>
        </w:rPr>
        <w:t xml:space="preserve"> </w:t>
      </w:r>
      <w:proofErr w:type="spellStart"/>
      <w:r w:rsidRPr="00054FBB">
        <w:rPr>
          <w:rFonts w:cs="Times New Roman"/>
          <w:szCs w:val="24"/>
        </w:rPr>
        <w:t>adalah</w:t>
      </w:r>
      <w:proofErr w:type="spellEnd"/>
      <w:r w:rsidRPr="00054FBB">
        <w:rPr>
          <w:rFonts w:cs="Times New Roman"/>
          <w:szCs w:val="24"/>
        </w:rPr>
        <w:t xml:space="preserve"> </w:t>
      </w:r>
      <w:r w:rsidRPr="00054FBB">
        <w:rPr>
          <w:rFonts w:cs="Times New Roman"/>
          <w:i/>
          <w:iCs/>
          <w:szCs w:val="24"/>
        </w:rPr>
        <w:t>mobile banking</w:t>
      </w:r>
      <w:r>
        <w:rPr>
          <w:rFonts w:cs="Times New Roman"/>
          <w:i/>
          <w:iCs/>
          <w:szCs w:val="24"/>
        </w:rPr>
        <w:t xml:space="preserve"> (m-banking)</w:t>
      </w:r>
      <w:r w:rsidRPr="00054FBB">
        <w:rPr>
          <w:rFonts w:cs="Times New Roman"/>
          <w:szCs w:val="24"/>
        </w:rPr>
        <w:t xml:space="preserve">. </w:t>
      </w:r>
      <w:proofErr w:type="spellStart"/>
      <w:r w:rsidRPr="00054FBB">
        <w:rPr>
          <w:rFonts w:cs="Times New Roman"/>
          <w:szCs w:val="24"/>
        </w:rPr>
        <w:t>Menurut</w:t>
      </w:r>
      <w:proofErr w:type="spellEnd"/>
      <w:r w:rsidRPr="00054FBB">
        <w:rPr>
          <w:rFonts w:cs="Times New Roman"/>
          <w:szCs w:val="24"/>
        </w:rPr>
        <w:t xml:space="preserve"> </w:t>
      </w:r>
      <w:r w:rsidRPr="00054FBB">
        <w:rPr>
          <w:rFonts w:cs="Times New Roman"/>
          <w:szCs w:val="24"/>
        </w:rPr>
        <w:fldChar w:fldCharType="begin" w:fldLock="1"/>
      </w:r>
      <w:r>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(2015)</w:t>
      </w:r>
      <w:r w:rsidRPr="00054FBB">
        <w:rPr>
          <w:rFonts w:cs="Times New Roman"/>
          <w:szCs w:val="24"/>
        </w:rPr>
        <w:fldChar w:fldCharType="end"/>
      </w:r>
      <w:r w:rsidRPr="00054FBB">
        <w:rPr>
          <w:rFonts w:cs="Times New Roman"/>
          <w:szCs w:val="24"/>
        </w:rPr>
        <w:t xml:space="preserve"> </w:t>
      </w:r>
      <w:r w:rsidRPr="00054FBB">
        <w:rPr>
          <w:rFonts w:cs="Times New Roman"/>
          <w:i/>
          <w:iCs/>
          <w:szCs w:val="24"/>
        </w:rPr>
        <w:t>m</w:t>
      </w:r>
      <w:r>
        <w:rPr>
          <w:rFonts w:cs="Times New Roman"/>
          <w:i/>
          <w:iCs/>
          <w:szCs w:val="24"/>
        </w:rPr>
        <w:t>-</w:t>
      </w:r>
      <w:r w:rsidRPr="00054FBB">
        <w:rPr>
          <w:rFonts w:cs="Times New Roman"/>
          <w:i/>
          <w:iCs/>
          <w:szCs w:val="24"/>
        </w:rPr>
        <w:t>banking</w:t>
      </w:r>
      <w:r w:rsidRPr="00054FBB">
        <w:rPr>
          <w:rFonts w:cs="Times New Roman"/>
          <w:szCs w:val="24"/>
        </w:rPr>
        <w:t xml:space="preserve"> </w:t>
      </w:r>
      <w:proofErr w:type="spellStart"/>
      <w:r w:rsidRPr="00054FBB">
        <w:rPr>
          <w:rFonts w:cs="Times New Roman"/>
          <w:szCs w:val="24"/>
        </w:rPr>
        <w:t>merupakan</w:t>
      </w:r>
      <w:proofErr w:type="spellEnd"/>
      <w:r w:rsidRPr="00054FBB">
        <w:rPr>
          <w:rFonts w:cs="Times New Roman"/>
          <w:szCs w:val="24"/>
        </w:rPr>
        <w:t xml:space="preserve"> </w:t>
      </w:r>
      <w:proofErr w:type="spellStart"/>
      <w:r w:rsidRPr="00054FBB">
        <w:rPr>
          <w:rFonts w:cs="Times New Roman"/>
          <w:szCs w:val="24"/>
        </w:rPr>
        <w:t>layanan</w:t>
      </w:r>
      <w:proofErr w:type="spellEnd"/>
      <w:r w:rsidRPr="00054FBB">
        <w:rPr>
          <w:rFonts w:cs="Times New Roman"/>
          <w:szCs w:val="24"/>
        </w:rPr>
        <w:t xml:space="preserve"> yang </w:t>
      </w:r>
      <w:proofErr w:type="spellStart"/>
      <w:r w:rsidRPr="00054FBB">
        <w:rPr>
          <w:rFonts w:cs="Times New Roman"/>
          <w:szCs w:val="24"/>
        </w:rPr>
        <w:t>memungkinkan</w:t>
      </w:r>
      <w:proofErr w:type="spellEnd"/>
      <w:r w:rsidRPr="00054FBB">
        <w:rPr>
          <w:rFonts w:cs="Times New Roman"/>
          <w:szCs w:val="24"/>
        </w:rPr>
        <w:t xml:space="preserve"> </w:t>
      </w:r>
      <w:proofErr w:type="spellStart"/>
      <w:r w:rsidRPr="00054FBB">
        <w:rPr>
          <w:rFonts w:cs="Times New Roman"/>
          <w:szCs w:val="24"/>
        </w:rPr>
        <w:t>nasabah</w:t>
      </w:r>
      <w:proofErr w:type="spellEnd"/>
      <w:r w:rsidRPr="00054FBB">
        <w:rPr>
          <w:rFonts w:cs="Times New Roman"/>
          <w:szCs w:val="24"/>
        </w:rPr>
        <w:t xml:space="preserve"> bank </w:t>
      </w:r>
      <w:proofErr w:type="spellStart"/>
      <w:r w:rsidRPr="00054FBB">
        <w:rPr>
          <w:rFonts w:cs="Times New Roman"/>
          <w:szCs w:val="24"/>
        </w:rPr>
        <w:t>melakukan</w:t>
      </w:r>
      <w:proofErr w:type="spellEnd"/>
      <w:r w:rsidRPr="00054FBB">
        <w:rPr>
          <w:rFonts w:cs="Times New Roman"/>
          <w:szCs w:val="24"/>
        </w:rPr>
        <w:t xml:space="preserve"> </w:t>
      </w:r>
      <w:proofErr w:type="spellStart"/>
      <w:r w:rsidRPr="00054FBB">
        <w:rPr>
          <w:rFonts w:cs="Times New Roman"/>
          <w:szCs w:val="24"/>
        </w:rPr>
        <w:t>transaksi</w:t>
      </w:r>
      <w:proofErr w:type="spellEnd"/>
      <w:r w:rsidRPr="00054FBB">
        <w:rPr>
          <w:rFonts w:cs="Times New Roman"/>
          <w:szCs w:val="24"/>
        </w:rPr>
        <w:t xml:space="preserve"> </w:t>
      </w:r>
      <w:proofErr w:type="spellStart"/>
      <w:r w:rsidRPr="00054FBB">
        <w:rPr>
          <w:rFonts w:cs="Times New Roman"/>
          <w:szCs w:val="24"/>
        </w:rPr>
        <w:t>perbankan</w:t>
      </w:r>
      <w:proofErr w:type="spellEnd"/>
      <w:r w:rsidRPr="00054FBB">
        <w:rPr>
          <w:rFonts w:cs="Times New Roman"/>
          <w:szCs w:val="24"/>
        </w:rPr>
        <w:t xml:space="preserve"> </w:t>
      </w:r>
      <w:proofErr w:type="spellStart"/>
      <w:r w:rsidRPr="00054FBB">
        <w:rPr>
          <w:rFonts w:cs="Times New Roman"/>
          <w:szCs w:val="24"/>
        </w:rPr>
        <w:t>melalui</w:t>
      </w:r>
      <w:proofErr w:type="spellEnd"/>
      <w:r w:rsidRPr="00054FBB">
        <w:rPr>
          <w:rFonts w:cs="Times New Roman"/>
          <w:szCs w:val="24"/>
        </w:rPr>
        <w:t xml:space="preserve"> </w:t>
      </w:r>
      <w:proofErr w:type="spellStart"/>
      <w:r w:rsidRPr="00054FBB">
        <w:rPr>
          <w:rFonts w:cs="Times New Roman"/>
          <w:szCs w:val="24"/>
        </w:rPr>
        <w:t>ponsel</w:t>
      </w:r>
      <w:proofErr w:type="spellEnd"/>
      <w:r w:rsidRPr="00054FBB">
        <w:rPr>
          <w:rFonts w:cs="Times New Roman"/>
          <w:szCs w:val="24"/>
        </w:rPr>
        <w:t xml:space="preserve"> </w:t>
      </w:r>
      <w:proofErr w:type="spellStart"/>
      <w:r w:rsidRPr="00054FBB">
        <w:rPr>
          <w:rFonts w:cs="Times New Roman"/>
          <w:szCs w:val="24"/>
        </w:rPr>
        <w:t>atau</w:t>
      </w:r>
      <w:proofErr w:type="spellEnd"/>
      <w:r w:rsidRPr="00054FBB">
        <w:rPr>
          <w:rFonts w:cs="Times New Roman"/>
          <w:szCs w:val="24"/>
        </w:rPr>
        <w:t xml:space="preserve"> </w:t>
      </w:r>
      <w:r w:rsidRPr="00054FBB">
        <w:rPr>
          <w:rFonts w:cs="Times New Roman"/>
          <w:i/>
          <w:iCs/>
          <w:szCs w:val="24"/>
        </w:rPr>
        <w:t>smartphone</w:t>
      </w:r>
      <w:r w:rsidRPr="00054FBB">
        <w:rPr>
          <w:rFonts w:cs="Times New Roman"/>
          <w:szCs w:val="24"/>
        </w:rPr>
        <w:t xml:space="preserve">. </w:t>
      </w:r>
    </w:p>
    <w:p w14:paraId="7D3C921E" w14:textId="77777777" w:rsidR="00D36D50" w:rsidRPr="00054FBB" w:rsidRDefault="00D36D50" w:rsidP="00D36D50">
      <w:pPr>
        <w:spacing w:after="0"/>
        <w:jc w:val="center"/>
        <w:rPr>
          <w:rFonts w:cs="Times New Roman"/>
          <w:i/>
          <w:iCs/>
          <w:szCs w:val="24"/>
        </w:rPr>
      </w:pPr>
      <w:r w:rsidRPr="00054FBB">
        <w:rPr>
          <w:rFonts w:cs="Times New Roman"/>
          <w:noProof/>
          <w:szCs w:val="24"/>
        </w:rPr>
        <w:lastRenderedPageBreak/>
        <w:drawing>
          <wp:inline distT="0" distB="0" distL="0" distR="0" wp14:anchorId="6B8C848C" wp14:editId="08C5E7DF">
            <wp:extent cx="5219700" cy="2830830"/>
            <wp:effectExtent l="0" t="0" r="0" b="7620"/>
            <wp:docPr id="4" name="Picture 4" descr="mef_mobile_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f_mobile_bank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2830830"/>
                    </a:xfrm>
                    <a:prstGeom prst="rect">
                      <a:avLst/>
                    </a:prstGeom>
                    <a:noFill/>
                    <a:ln>
                      <a:noFill/>
                    </a:ln>
                  </pic:spPr>
                </pic:pic>
              </a:graphicData>
            </a:graphic>
          </wp:inline>
        </w:drawing>
      </w:r>
    </w:p>
    <w:p w14:paraId="17BE8AC1" w14:textId="77777777" w:rsidR="00D36D50" w:rsidRPr="00054FBB" w:rsidRDefault="00D36D50" w:rsidP="00D36D50">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STYLEREF 1 \s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SEQ Gambar \* ARABIC \s 1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3</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Pertumbuhan</w:t>
      </w:r>
      <w:proofErr w:type="spellEnd"/>
      <w:r w:rsidRPr="00054FBB">
        <w:rPr>
          <w:rFonts w:ascii="Times New Roman" w:hAnsi="Times New Roman" w:cs="Times New Roman"/>
          <w:i w:val="0"/>
          <w:iCs w:val="0"/>
          <w:color w:val="auto"/>
          <w:sz w:val="24"/>
          <w:szCs w:val="24"/>
        </w:rPr>
        <w:t xml:space="preserve"> </w:t>
      </w:r>
      <w:r w:rsidRPr="00054FBB">
        <w:rPr>
          <w:rFonts w:ascii="Times New Roman" w:hAnsi="Times New Roman" w:cs="Times New Roman"/>
          <w:color w:val="auto"/>
          <w:sz w:val="24"/>
          <w:szCs w:val="24"/>
        </w:rPr>
        <w:t>Mobile Banking</w:t>
      </w:r>
    </w:p>
    <w:p w14:paraId="03DDB95A" w14:textId="77777777" w:rsidR="00D36D50" w:rsidRPr="00054FBB" w:rsidRDefault="00D36D50" w:rsidP="00D36D50">
      <w:pPr>
        <w:spacing w:after="0"/>
        <w:jc w:val="center"/>
        <w:rPr>
          <w:rFonts w:cs="Times New Roman"/>
          <w:szCs w:val="24"/>
        </w:rPr>
      </w:pPr>
      <w:proofErr w:type="spellStart"/>
      <w:r w:rsidRPr="00054FBB">
        <w:rPr>
          <w:rFonts w:cs="Times New Roman"/>
          <w:szCs w:val="24"/>
        </w:rPr>
        <w:t>Sumber</w:t>
      </w:r>
      <w:proofErr w:type="spellEnd"/>
      <w:r w:rsidRPr="00054FBB">
        <w:rPr>
          <w:rFonts w:cs="Times New Roman"/>
          <w:szCs w:val="24"/>
        </w:rPr>
        <w:t xml:space="preserve">: </w:t>
      </w:r>
      <w:r w:rsidRPr="00054FBB">
        <w:rPr>
          <w:rFonts w:cs="Times New Roman"/>
          <w:noProof/>
          <w:szCs w:val="24"/>
        </w:rPr>
        <w:fldChar w:fldCharType="begin" w:fldLock="1"/>
      </w:r>
      <w:r>
        <w:rPr>
          <w:rFonts w:cs="Times New Roman"/>
          <w:noProof/>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054FBB">
        <w:rPr>
          <w:rFonts w:cs="Times New Roman"/>
          <w:noProof/>
          <w:szCs w:val="24"/>
        </w:rPr>
        <w:fldChar w:fldCharType="separate"/>
      </w:r>
      <w:r w:rsidRPr="00054FBB">
        <w:rPr>
          <w:rFonts w:cs="Times New Roman"/>
          <w:noProof/>
          <w:szCs w:val="24"/>
        </w:rPr>
        <w:t>Daily Social (2015)</w:t>
      </w:r>
      <w:r w:rsidRPr="00054FBB">
        <w:rPr>
          <w:rFonts w:cs="Times New Roman"/>
          <w:noProof/>
          <w:szCs w:val="24"/>
        </w:rPr>
        <w:fldChar w:fldCharType="end"/>
      </w:r>
    </w:p>
    <w:p w14:paraId="6C1C5DC0" w14:textId="77777777" w:rsidR="00D36D50" w:rsidRPr="00054FBB" w:rsidRDefault="00D36D50" w:rsidP="00D36D50">
      <w:pPr>
        <w:spacing w:after="0"/>
        <w:rPr>
          <w:rFonts w:cs="Times New Roman"/>
          <w:szCs w:val="24"/>
        </w:rPr>
      </w:pPr>
      <w:proofErr w:type="spellStart"/>
      <w:r w:rsidRPr="00054FBB">
        <w:rPr>
          <w:rFonts w:cs="Times New Roman"/>
          <w:szCs w:val="24"/>
        </w:rPr>
        <w:t>Menurut</w:t>
      </w:r>
      <w:proofErr w:type="spellEnd"/>
      <w:r w:rsidRPr="00054FBB">
        <w:rPr>
          <w:rFonts w:cs="Times New Roman"/>
          <w:szCs w:val="24"/>
        </w:rPr>
        <w:t xml:space="preserve"> </w:t>
      </w:r>
      <w:r w:rsidRPr="00054FBB">
        <w:rPr>
          <w:rFonts w:cs="Times New Roman"/>
          <w:noProof/>
          <w:szCs w:val="24"/>
        </w:rPr>
        <w:fldChar w:fldCharType="begin" w:fldLock="1"/>
      </w:r>
      <w:r>
        <w:rPr>
          <w:rFonts w:cs="Times New Roman"/>
          <w:noProof/>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054FBB">
        <w:rPr>
          <w:rFonts w:cs="Times New Roman"/>
          <w:noProof/>
          <w:szCs w:val="24"/>
        </w:rPr>
        <w:fldChar w:fldCharType="separate"/>
      </w:r>
      <w:r w:rsidRPr="00054FBB">
        <w:rPr>
          <w:rFonts w:cs="Times New Roman"/>
          <w:noProof/>
          <w:szCs w:val="24"/>
        </w:rPr>
        <w:t>Daily Social (2015)</w:t>
      </w:r>
      <w:r w:rsidRPr="00054FBB">
        <w:rPr>
          <w:rFonts w:cs="Times New Roman"/>
          <w:noProof/>
          <w:szCs w:val="24"/>
        </w:rPr>
        <w:fldChar w:fldCharType="end"/>
      </w:r>
      <w:r w:rsidRPr="00054FBB">
        <w:rPr>
          <w:rFonts w:cs="Times New Roman"/>
          <w:noProof/>
          <w:szCs w:val="24"/>
        </w:rPr>
        <w:t xml:space="preserve"> </w:t>
      </w:r>
      <w:proofErr w:type="spellStart"/>
      <w:r w:rsidRPr="00054FBB">
        <w:rPr>
          <w:rFonts w:cs="Times New Roman"/>
          <w:szCs w:val="24"/>
        </w:rPr>
        <w:t>secara</w:t>
      </w:r>
      <w:proofErr w:type="spellEnd"/>
      <w:r w:rsidRPr="00054FBB">
        <w:rPr>
          <w:rFonts w:cs="Times New Roman"/>
          <w:szCs w:val="24"/>
        </w:rPr>
        <w:t xml:space="preserve"> </w:t>
      </w:r>
      <w:proofErr w:type="spellStart"/>
      <w:r w:rsidRPr="00054FBB">
        <w:rPr>
          <w:rFonts w:cs="Times New Roman"/>
          <w:szCs w:val="24"/>
        </w:rPr>
        <w:t>keseluruhan</w:t>
      </w:r>
      <w:proofErr w:type="spellEnd"/>
      <w:r w:rsidRPr="00054FBB">
        <w:rPr>
          <w:rFonts w:cs="Times New Roman"/>
          <w:szCs w:val="24"/>
        </w:rPr>
        <w:t xml:space="preserve"> </w:t>
      </w:r>
      <w:proofErr w:type="spellStart"/>
      <w:r w:rsidRPr="00054FBB">
        <w:rPr>
          <w:rFonts w:cs="Times New Roman"/>
          <w:szCs w:val="24"/>
        </w:rPr>
        <w:t>pengguna</w:t>
      </w:r>
      <w:proofErr w:type="spellEnd"/>
      <w:r w:rsidRPr="00054FBB">
        <w:rPr>
          <w:rFonts w:cs="Times New Roman"/>
          <w:szCs w:val="24"/>
        </w:rPr>
        <w:t xml:space="preserve"> </w:t>
      </w:r>
      <w:r w:rsidRPr="00054FBB">
        <w:rPr>
          <w:rFonts w:cs="Times New Roman"/>
          <w:i/>
          <w:iCs/>
          <w:szCs w:val="24"/>
        </w:rPr>
        <w:t>m</w:t>
      </w:r>
      <w:r>
        <w:rPr>
          <w:rFonts w:cs="Times New Roman"/>
          <w:i/>
          <w:iCs/>
          <w:szCs w:val="24"/>
        </w:rPr>
        <w:t>-</w:t>
      </w:r>
      <w:r w:rsidRPr="00054FBB">
        <w:rPr>
          <w:rFonts w:cs="Times New Roman"/>
          <w:i/>
          <w:iCs/>
          <w:szCs w:val="24"/>
        </w:rPr>
        <w:t xml:space="preserve">banking </w:t>
      </w:r>
      <w:proofErr w:type="spellStart"/>
      <w:r w:rsidRPr="00054FBB">
        <w:rPr>
          <w:rFonts w:cs="Times New Roman"/>
          <w:szCs w:val="24"/>
        </w:rPr>
        <w:t>tertinggi</w:t>
      </w:r>
      <w:proofErr w:type="spellEnd"/>
      <w:r w:rsidRPr="00054FBB">
        <w:rPr>
          <w:rFonts w:cs="Times New Roman"/>
          <w:szCs w:val="24"/>
        </w:rPr>
        <w:t xml:space="preserve"> </w:t>
      </w:r>
      <w:proofErr w:type="spellStart"/>
      <w:r w:rsidRPr="00054FBB">
        <w:rPr>
          <w:rFonts w:cs="Times New Roman"/>
          <w:szCs w:val="24"/>
        </w:rPr>
        <w:t>adalah</w:t>
      </w:r>
      <w:proofErr w:type="spellEnd"/>
      <w:r w:rsidRPr="00054FBB">
        <w:rPr>
          <w:rFonts w:cs="Times New Roman"/>
          <w:szCs w:val="24"/>
        </w:rPr>
        <w:t xml:space="preserve"> Kenya </w:t>
      </w:r>
      <w:proofErr w:type="spellStart"/>
      <w:r w:rsidRPr="00054FBB">
        <w:rPr>
          <w:rFonts w:cs="Times New Roman"/>
          <w:szCs w:val="24"/>
        </w:rPr>
        <w:t>dengan</w:t>
      </w:r>
      <w:proofErr w:type="spellEnd"/>
      <w:r w:rsidRPr="00054FBB">
        <w:rPr>
          <w:rFonts w:cs="Times New Roman"/>
          <w:szCs w:val="24"/>
        </w:rPr>
        <w:t xml:space="preserve"> total </w:t>
      </w:r>
      <w:proofErr w:type="spellStart"/>
      <w:r w:rsidRPr="00054FBB">
        <w:rPr>
          <w:rFonts w:cs="Times New Roman"/>
          <w:szCs w:val="24"/>
        </w:rPr>
        <w:t>responden</w:t>
      </w:r>
      <w:proofErr w:type="spellEnd"/>
      <w:r w:rsidRPr="00054FBB">
        <w:rPr>
          <w:rFonts w:cs="Times New Roman"/>
          <w:szCs w:val="24"/>
        </w:rPr>
        <w:t xml:space="preserve"> </w:t>
      </w:r>
      <w:proofErr w:type="spellStart"/>
      <w:r w:rsidRPr="00054FBB">
        <w:rPr>
          <w:rFonts w:cs="Times New Roman"/>
          <w:szCs w:val="24"/>
        </w:rPr>
        <w:t>sebanyak</w:t>
      </w:r>
      <w:proofErr w:type="spellEnd"/>
      <w:r w:rsidRPr="00054FBB">
        <w:rPr>
          <w:rFonts w:cs="Times New Roman"/>
          <w:szCs w:val="24"/>
        </w:rPr>
        <w:t xml:space="preserve"> 93%</w:t>
      </w:r>
      <w:r>
        <w:rPr>
          <w:rFonts w:cs="Times New Roman"/>
          <w:szCs w:val="24"/>
        </w:rPr>
        <w:t>,</w:t>
      </w:r>
      <w:r w:rsidRPr="00054FBB">
        <w:rPr>
          <w:rFonts w:cs="Times New Roman"/>
          <w:szCs w:val="24"/>
        </w:rPr>
        <w:t xml:space="preserve"> </w:t>
      </w:r>
      <w:proofErr w:type="spellStart"/>
      <w:r w:rsidRPr="00054FBB">
        <w:rPr>
          <w:rFonts w:cs="Times New Roman"/>
          <w:szCs w:val="24"/>
        </w:rPr>
        <w:t>disusul</w:t>
      </w:r>
      <w:proofErr w:type="spellEnd"/>
      <w:r w:rsidRPr="00054FBB">
        <w:rPr>
          <w:rFonts w:cs="Times New Roman"/>
          <w:szCs w:val="24"/>
        </w:rPr>
        <w:t xml:space="preserve"> oleh Nigeria </w:t>
      </w:r>
      <w:proofErr w:type="spellStart"/>
      <w:r w:rsidRPr="00054FBB">
        <w:rPr>
          <w:rFonts w:cs="Times New Roman"/>
          <w:szCs w:val="24"/>
        </w:rPr>
        <w:t>dengan</w:t>
      </w:r>
      <w:proofErr w:type="spellEnd"/>
      <w:r w:rsidRPr="00054FBB">
        <w:rPr>
          <w:rFonts w:cs="Times New Roman"/>
          <w:szCs w:val="24"/>
        </w:rPr>
        <w:t xml:space="preserve"> total 85%. </w:t>
      </w:r>
      <w:proofErr w:type="spellStart"/>
      <w:r w:rsidRPr="00054FBB">
        <w:rPr>
          <w:rFonts w:cs="Times New Roman"/>
          <w:szCs w:val="24"/>
        </w:rPr>
        <w:t>Penggunaan</w:t>
      </w:r>
      <w:proofErr w:type="spellEnd"/>
      <w:r w:rsidRPr="00054FBB">
        <w:rPr>
          <w:rFonts w:cs="Times New Roman"/>
          <w:szCs w:val="24"/>
        </w:rPr>
        <w:t xml:space="preserve"> </w:t>
      </w:r>
      <w:r w:rsidRPr="00054FBB">
        <w:rPr>
          <w:rFonts w:cs="Times New Roman"/>
          <w:i/>
          <w:iCs/>
          <w:szCs w:val="24"/>
        </w:rPr>
        <w:t>m</w:t>
      </w:r>
      <w:r>
        <w:rPr>
          <w:rFonts w:cs="Times New Roman"/>
          <w:i/>
          <w:iCs/>
          <w:szCs w:val="24"/>
        </w:rPr>
        <w:t>-</w:t>
      </w:r>
      <w:r w:rsidRPr="00054FBB">
        <w:rPr>
          <w:rFonts w:cs="Times New Roman"/>
          <w:i/>
          <w:iCs/>
          <w:szCs w:val="24"/>
        </w:rPr>
        <w:t xml:space="preserve">banking </w:t>
      </w:r>
      <w:r w:rsidRPr="00054FBB">
        <w:rPr>
          <w:rFonts w:cs="Times New Roman"/>
          <w:szCs w:val="24"/>
        </w:rPr>
        <w:t xml:space="preserve">di Indonesia </w:t>
      </w:r>
      <w:proofErr w:type="spellStart"/>
      <w:r w:rsidRPr="00054FBB">
        <w:rPr>
          <w:rFonts w:cs="Times New Roman"/>
          <w:szCs w:val="24"/>
        </w:rPr>
        <w:t>tergolong</w:t>
      </w:r>
      <w:proofErr w:type="spellEnd"/>
      <w:r w:rsidRPr="00054FBB">
        <w:rPr>
          <w:rFonts w:cs="Times New Roman"/>
          <w:szCs w:val="24"/>
        </w:rPr>
        <w:t xml:space="preserve"> </w:t>
      </w:r>
      <w:proofErr w:type="spellStart"/>
      <w:r w:rsidRPr="00054FBB">
        <w:rPr>
          <w:rFonts w:cs="Times New Roman"/>
          <w:szCs w:val="24"/>
        </w:rPr>
        <w:t>tinggi</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total 80% </w:t>
      </w:r>
      <w:proofErr w:type="spellStart"/>
      <w:r w:rsidRPr="00054FBB">
        <w:rPr>
          <w:rFonts w:cs="Times New Roman"/>
          <w:szCs w:val="24"/>
        </w:rPr>
        <w:t>responden</w:t>
      </w:r>
      <w:proofErr w:type="spellEnd"/>
      <w:r w:rsidRPr="00054FBB">
        <w:rPr>
          <w:rFonts w:cs="Times New Roman"/>
          <w:szCs w:val="24"/>
        </w:rPr>
        <w:t xml:space="preserve"> </w:t>
      </w:r>
      <w:proofErr w:type="spellStart"/>
      <w:r w:rsidRPr="00054FBB">
        <w:rPr>
          <w:rFonts w:cs="Times New Roman"/>
          <w:szCs w:val="24"/>
        </w:rPr>
        <w:t>menjawab</w:t>
      </w:r>
      <w:proofErr w:type="spellEnd"/>
      <w:r w:rsidRPr="00054FBB">
        <w:rPr>
          <w:rFonts w:cs="Times New Roman"/>
          <w:szCs w:val="24"/>
        </w:rPr>
        <w:t xml:space="preserve"> </w:t>
      </w:r>
      <w:proofErr w:type="spellStart"/>
      <w:r w:rsidRPr="00054FBB">
        <w:rPr>
          <w:rFonts w:cs="Times New Roman"/>
          <w:szCs w:val="24"/>
        </w:rPr>
        <w:t>sudah</w:t>
      </w:r>
      <w:proofErr w:type="spellEnd"/>
      <w:r w:rsidRPr="00054FBB">
        <w:rPr>
          <w:rFonts w:cs="Times New Roman"/>
          <w:szCs w:val="24"/>
        </w:rPr>
        <w:t xml:space="preserve"> </w:t>
      </w:r>
      <w:proofErr w:type="spellStart"/>
      <w:r w:rsidRPr="00054FBB">
        <w:rPr>
          <w:rFonts w:cs="Times New Roman"/>
          <w:szCs w:val="24"/>
        </w:rPr>
        <w:t>menggunakannya</w:t>
      </w:r>
      <w:proofErr w:type="spellEnd"/>
      <w:r w:rsidRPr="00054FBB">
        <w:rPr>
          <w:rFonts w:cs="Times New Roman"/>
          <w:szCs w:val="24"/>
        </w:rPr>
        <w:t xml:space="preserve">. </w:t>
      </w:r>
      <w:proofErr w:type="spellStart"/>
      <w:r w:rsidRPr="00054FBB">
        <w:rPr>
          <w:rFonts w:cs="Times New Roman"/>
          <w:szCs w:val="24"/>
        </w:rPr>
        <w:t>Meskipun</w:t>
      </w:r>
      <w:proofErr w:type="spellEnd"/>
      <w:r w:rsidRPr="00054FBB">
        <w:rPr>
          <w:rFonts w:cs="Times New Roman"/>
          <w:szCs w:val="24"/>
        </w:rPr>
        <w:t xml:space="preserve"> </w:t>
      </w:r>
      <w:proofErr w:type="spellStart"/>
      <w:r w:rsidRPr="00054FBB">
        <w:rPr>
          <w:rFonts w:cs="Times New Roman"/>
          <w:szCs w:val="24"/>
        </w:rPr>
        <w:t>belum</w:t>
      </w:r>
      <w:proofErr w:type="spellEnd"/>
      <w:r w:rsidRPr="00054FBB">
        <w:rPr>
          <w:rFonts w:cs="Times New Roman"/>
          <w:szCs w:val="24"/>
        </w:rPr>
        <w:t xml:space="preserve"> </w:t>
      </w:r>
      <w:proofErr w:type="spellStart"/>
      <w:r w:rsidRPr="00054FBB">
        <w:rPr>
          <w:rFonts w:cs="Times New Roman"/>
          <w:szCs w:val="24"/>
        </w:rPr>
        <w:t>setinggi</w:t>
      </w:r>
      <w:proofErr w:type="spellEnd"/>
      <w:r w:rsidRPr="00054FBB">
        <w:rPr>
          <w:rFonts w:cs="Times New Roman"/>
          <w:szCs w:val="24"/>
        </w:rPr>
        <w:t xml:space="preserve"> di negara-negara Afrika, </w:t>
      </w:r>
      <w:proofErr w:type="spellStart"/>
      <w:r w:rsidRPr="00054FBB">
        <w:rPr>
          <w:rFonts w:cs="Times New Roman"/>
          <w:szCs w:val="24"/>
        </w:rPr>
        <w:t>tetapi</w:t>
      </w:r>
      <w:proofErr w:type="spellEnd"/>
      <w:r w:rsidRPr="00054FBB">
        <w:rPr>
          <w:rFonts w:cs="Times New Roman"/>
          <w:szCs w:val="24"/>
        </w:rPr>
        <w:t xml:space="preserve"> </w:t>
      </w:r>
      <w:proofErr w:type="spellStart"/>
      <w:r w:rsidRPr="00054FBB">
        <w:rPr>
          <w:rFonts w:cs="Times New Roman"/>
          <w:szCs w:val="24"/>
        </w:rPr>
        <w:t>angka</w:t>
      </w:r>
      <w:proofErr w:type="spellEnd"/>
      <w:r w:rsidRPr="00054FBB">
        <w:rPr>
          <w:rFonts w:cs="Times New Roman"/>
          <w:szCs w:val="24"/>
        </w:rPr>
        <w:t xml:space="preserve"> ini </w:t>
      </w:r>
      <w:proofErr w:type="spellStart"/>
      <w:r w:rsidRPr="00054FBB">
        <w:rPr>
          <w:rFonts w:cs="Times New Roman"/>
          <w:szCs w:val="24"/>
        </w:rPr>
        <w:t>lebih</w:t>
      </w:r>
      <w:proofErr w:type="spellEnd"/>
      <w:r w:rsidRPr="00054FBB">
        <w:rPr>
          <w:rFonts w:cs="Times New Roman"/>
          <w:szCs w:val="24"/>
        </w:rPr>
        <w:t xml:space="preserve"> </w:t>
      </w:r>
      <w:proofErr w:type="spellStart"/>
      <w:r w:rsidRPr="00054FBB">
        <w:rPr>
          <w:rFonts w:cs="Times New Roman"/>
          <w:szCs w:val="24"/>
        </w:rPr>
        <w:t>baik</w:t>
      </w:r>
      <w:proofErr w:type="spellEnd"/>
      <w:r w:rsidRPr="00054FBB">
        <w:rPr>
          <w:rFonts w:cs="Times New Roman"/>
          <w:szCs w:val="24"/>
        </w:rPr>
        <w:t xml:space="preserve"> </w:t>
      </w:r>
      <w:proofErr w:type="spellStart"/>
      <w:r w:rsidRPr="00054FBB">
        <w:rPr>
          <w:rFonts w:cs="Times New Roman"/>
          <w:szCs w:val="24"/>
        </w:rPr>
        <w:t>daripada</w:t>
      </w:r>
      <w:proofErr w:type="spellEnd"/>
      <w:ins w:id="2" w:author="Shinta Amalina Hazrati H" w:date="2020-03-21T10:12:00Z">
        <w:r w:rsidRPr="00054FBB">
          <w:rPr>
            <w:rFonts w:cs="Times New Roman"/>
            <w:szCs w:val="24"/>
          </w:rPr>
          <w:t xml:space="preserve"> </w:t>
        </w:r>
      </w:ins>
      <w:proofErr w:type="spellStart"/>
      <w:r w:rsidRPr="00054FBB">
        <w:rPr>
          <w:rFonts w:cs="Times New Roman"/>
          <w:szCs w:val="24"/>
        </w:rPr>
        <w:t>capaian</w:t>
      </w:r>
      <w:proofErr w:type="spellEnd"/>
      <w:r w:rsidRPr="00054FBB">
        <w:rPr>
          <w:rFonts w:cs="Times New Roman"/>
          <w:szCs w:val="24"/>
        </w:rPr>
        <w:t xml:space="preserve"> </w:t>
      </w:r>
      <w:proofErr w:type="spellStart"/>
      <w:r w:rsidRPr="00054FBB">
        <w:rPr>
          <w:rFonts w:cs="Times New Roman"/>
          <w:szCs w:val="24"/>
        </w:rPr>
        <w:t>berbagai</w:t>
      </w:r>
      <w:proofErr w:type="spellEnd"/>
      <w:r w:rsidRPr="00054FBB">
        <w:rPr>
          <w:rFonts w:cs="Times New Roman"/>
          <w:szCs w:val="24"/>
        </w:rPr>
        <w:t xml:space="preserve"> negara Asia </w:t>
      </w:r>
      <w:proofErr w:type="spellStart"/>
      <w:r w:rsidRPr="00054FBB">
        <w:rPr>
          <w:rFonts w:cs="Times New Roman"/>
          <w:szCs w:val="24"/>
        </w:rPr>
        <w:t>lainnya</w:t>
      </w:r>
      <w:proofErr w:type="spellEnd"/>
      <w:r w:rsidRPr="00054FBB">
        <w:rPr>
          <w:rFonts w:cs="Times New Roman"/>
          <w:szCs w:val="24"/>
        </w:rPr>
        <w:t xml:space="preserve">. </w:t>
      </w:r>
      <w:proofErr w:type="spellStart"/>
      <w:r w:rsidRPr="00054FBB">
        <w:rPr>
          <w:rFonts w:cs="Times New Roman"/>
          <w:szCs w:val="24"/>
        </w:rPr>
        <w:t>Faktor</w:t>
      </w:r>
      <w:proofErr w:type="spellEnd"/>
      <w:r w:rsidRPr="00054FBB">
        <w:rPr>
          <w:rFonts w:cs="Times New Roman"/>
          <w:szCs w:val="24"/>
        </w:rPr>
        <w:t xml:space="preserve"> lain yang </w:t>
      </w:r>
      <w:proofErr w:type="spellStart"/>
      <w:r w:rsidRPr="00054FBB">
        <w:rPr>
          <w:rFonts w:cs="Times New Roman"/>
          <w:szCs w:val="24"/>
        </w:rPr>
        <w:t>membuat</w:t>
      </w:r>
      <w:proofErr w:type="spellEnd"/>
      <w:r w:rsidRPr="00054FBB">
        <w:rPr>
          <w:rFonts w:cs="Times New Roman"/>
          <w:szCs w:val="24"/>
        </w:rPr>
        <w:t xml:space="preserve"> </w:t>
      </w:r>
      <w:r w:rsidRPr="00054FBB">
        <w:rPr>
          <w:rFonts w:cs="Times New Roman"/>
          <w:i/>
          <w:iCs/>
          <w:szCs w:val="24"/>
        </w:rPr>
        <w:t>m</w:t>
      </w:r>
      <w:r>
        <w:rPr>
          <w:rFonts w:cs="Times New Roman"/>
          <w:i/>
          <w:iCs/>
          <w:szCs w:val="24"/>
        </w:rPr>
        <w:t>-</w:t>
      </w:r>
      <w:r w:rsidRPr="00054FBB">
        <w:rPr>
          <w:rFonts w:cs="Times New Roman"/>
          <w:i/>
          <w:iCs/>
          <w:szCs w:val="24"/>
        </w:rPr>
        <w:t xml:space="preserve">banking </w:t>
      </w:r>
      <w:proofErr w:type="spellStart"/>
      <w:r w:rsidRPr="00054FBB">
        <w:rPr>
          <w:rFonts w:cs="Times New Roman"/>
          <w:szCs w:val="24"/>
        </w:rPr>
        <w:t>lebih</w:t>
      </w:r>
      <w:proofErr w:type="spellEnd"/>
      <w:r w:rsidRPr="00054FBB">
        <w:rPr>
          <w:rFonts w:cs="Times New Roman"/>
          <w:szCs w:val="24"/>
        </w:rPr>
        <w:t xml:space="preserve"> </w:t>
      </w:r>
      <w:proofErr w:type="spellStart"/>
      <w:r w:rsidRPr="00054FBB">
        <w:rPr>
          <w:rFonts w:cs="Times New Roman"/>
          <w:szCs w:val="24"/>
        </w:rPr>
        <w:t>diminati</w:t>
      </w:r>
      <w:proofErr w:type="spellEnd"/>
      <w:r w:rsidRPr="00054FBB">
        <w:rPr>
          <w:rFonts w:cs="Times New Roman"/>
          <w:szCs w:val="24"/>
        </w:rPr>
        <w:t xml:space="preserve"> </w:t>
      </w:r>
      <w:proofErr w:type="spellStart"/>
      <w:r w:rsidRPr="00054FBB">
        <w:rPr>
          <w:rFonts w:cs="Times New Roman"/>
          <w:szCs w:val="24"/>
        </w:rPr>
        <w:t>adalah</w:t>
      </w:r>
      <w:proofErr w:type="spellEnd"/>
      <w:r w:rsidRPr="00054FBB">
        <w:rPr>
          <w:rFonts w:cs="Times New Roman"/>
          <w:szCs w:val="24"/>
        </w:rPr>
        <w:t xml:space="preserve"> </w:t>
      </w:r>
      <w:proofErr w:type="spellStart"/>
      <w:r w:rsidRPr="00054FBB">
        <w:rPr>
          <w:rFonts w:cs="Times New Roman"/>
          <w:szCs w:val="24"/>
        </w:rPr>
        <w:t>menawarkan</w:t>
      </w:r>
      <w:proofErr w:type="spellEnd"/>
      <w:r w:rsidRPr="00054FBB">
        <w:rPr>
          <w:rFonts w:cs="Times New Roman"/>
          <w:szCs w:val="24"/>
        </w:rPr>
        <w:t xml:space="preserve"> </w:t>
      </w:r>
      <w:proofErr w:type="spellStart"/>
      <w:r w:rsidRPr="00054FBB">
        <w:rPr>
          <w:rFonts w:cs="Times New Roman"/>
          <w:szCs w:val="24"/>
        </w:rPr>
        <w:t>kemudahan</w:t>
      </w:r>
      <w:proofErr w:type="spellEnd"/>
      <w:r w:rsidRPr="00054FBB">
        <w:rPr>
          <w:rFonts w:cs="Times New Roman"/>
          <w:szCs w:val="24"/>
        </w:rPr>
        <w:t xml:space="preserve"> </w:t>
      </w:r>
      <w:proofErr w:type="spellStart"/>
      <w:r w:rsidRPr="00054FBB">
        <w:rPr>
          <w:rFonts w:cs="Times New Roman"/>
          <w:szCs w:val="24"/>
        </w:rPr>
        <w:t>jika</w:t>
      </w:r>
      <w:proofErr w:type="spellEnd"/>
      <w:r w:rsidRPr="00054FBB">
        <w:rPr>
          <w:rFonts w:cs="Times New Roman"/>
          <w:szCs w:val="24"/>
        </w:rPr>
        <w:t xml:space="preserve"> </w:t>
      </w:r>
      <w:proofErr w:type="spellStart"/>
      <w:r w:rsidRPr="00054FBB">
        <w:rPr>
          <w:rFonts w:cs="Times New Roman"/>
          <w:szCs w:val="24"/>
        </w:rPr>
        <w:t>dibandingkan</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r w:rsidRPr="00054FBB">
        <w:rPr>
          <w:rFonts w:cs="Times New Roman"/>
          <w:i/>
          <w:iCs/>
          <w:szCs w:val="24"/>
        </w:rPr>
        <w:t>SMS banking</w:t>
      </w:r>
      <w:r w:rsidRPr="00054FBB">
        <w:rPr>
          <w:rFonts w:cs="Times New Roman"/>
          <w:szCs w:val="24"/>
        </w:rPr>
        <w:t xml:space="preserve"> </w:t>
      </w:r>
      <w:proofErr w:type="spellStart"/>
      <w:r w:rsidRPr="00054FBB">
        <w:rPr>
          <w:rFonts w:cs="Times New Roman"/>
          <w:szCs w:val="24"/>
        </w:rPr>
        <w:t>karena</w:t>
      </w:r>
      <w:proofErr w:type="spellEnd"/>
      <w:r w:rsidRPr="00054FBB">
        <w:rPr>
          <w:rFonts w:cs="Times New Roman"/>
          <w:szCs w:val="24"/>
        </w:rPr>
        <w:t xml:space="preserve"> </w:t>
      </w:r>
      <w:proofErr w:type="spellStart"/>
      <w:r w:rsidRPr="00054FBB">
        <w:rPr>
          <w:rFonts w:cs="Times New Roman"/>
          <w:szCs w:val="24"/>
        </w:rPr>
        <w:t>nasabah</w:t>
      </w:r>
      <w:proofErr w:type="spellEnd"/>
      <w:r w:rsidRPr="00054FBB">
        <w:rPr>
          <w:rFonts w:cs="Times New Roman"/>
          <w:szCs w:val="24"/>
        </w:rPr>
        <w:t xml:space="preserve"> </w:t>
      </w:r>
      <w:proofErr w:type="spellStart"/>
      <w:r w:rsidRPr="00054FBB">
        <w:rPr>
          <w:rFonts w:cs="Times New Roman"/>
          <w:szCs w:val="24"/>
        </w:rPr>
        <w:t>tidak</w:t>
      </w:r>
      <w:proofErr w:type="spellEnd"/>
      <w:r w:rsidRPr="00054FBB">
        <w:rPr>
          <w:rFonts w:cs="Times New Roman"/>
          <w:szCs w:val="24"/>
        </w:rPr>
        <w:t xml:space="preserve"> </w:t>
      </w:r>
      <w:proofErr w:type="spellStart"/>
      <w:r w:rsidRPr="00054FBB">
        <w:rPr>
          <w:rFonts w:cs="Times New Roman"/>
          <w:szCs w:val="24"/>
        </w:rPr>
        <w:t>perlu</w:t>
      </w:r>
      <w:proofErr w:type="spellEnd"/>
      <w:r w:rsidRPr="00054FBB">
        <w:rPr>
          <w:rFonts w:cs="Times New Roman"/>
          <w:szCs w:val="24"/>
        </w:rPr>
        <w:t xml:space="preserve"> </w:t>
      </w:r>
      <w:proofErr w:type="spellStart"/>
      <w:r w:rsidRPr="00054FBB">
        <w:rPr>
          <w:rFonts w:cs="Times New Roman"/>
          <w:szCs w:val="24"/>
        </w:rPr>
        <w:t>mengingat</w:t>
      </w:r>
      <w:proofErr w:type="spellEnd"/>
      <w:r w:rsidRPr="00054FBB">
        <w:rPr>
          <w:rFonts w:cs="Times New Roman"/>
          <w:szCs w:val="24"/>
        </w:rPr>
        <w:t xml:space="preserve"> format </w:t>
      </w:r>
      <w:proofErr w:type="spellStart"/>
      <w:r w:rsidRPr="00054FBB">
        <w:rPr>
          <w:rFonts w:cs="Times New Roman"/>
          <w:szCs w:val="24"/>
        </w:rPr>
        <w:t>pesan</w:t>
      </w:r>
      <w:proofErr w:type="spellEnd"/>
      <w:r w:rsidRPr="00054FBB">
        <w:rPr>
          <w:rFonts w:cs="Times New Roman"/>
          <w:szCs w:val="24"/>
        </w:rPr>
        <w:t xml:space="preserve"> </w:t>
      </w:r>
      <w:r w:rsidRPr="00054FBB">
        <w:rPr>
          <w:rFonts w:cs="Times New Roman"/>
          <w:i/>
          <w:iCs/>
          <w:szCs w:val="24"/>
        </w:rPr>
        <w:t>SMS</w:t>
      </w:r>
      <w:r w:rsidRPr="00054FBB">
        <w:rPr>
          <w:rFonts w:cs="Times New Roman"/>
          <w:szCs w:val="24"/>
        </w:rPr>
        <w:t xml:space="preserve"> yang </w:t>
      </w:r>
      <w:proofErr w:type="spellStart"/>
      <w:r w:rsidRPr="00054FBB">
        <w:rPr>
          <w:rFonts w:cs="Times New Roman"/>
          <w:szCs w:val="24"/>
        </w:rPr>
        <w:t>akan</w:t>
      </w:r>
      <w:proofErr w:type="spellEnd"/>
      <w:r w:rsidRPr="00054FBB">
        <w:rPr>
          <w:rFonts w:cs="Times New Roman"/>
          <w:szCs w:val="24"/>
        </w:rPr>
        <w:t xml:space="preserve"> </w:t>
      </w:r>
      <w:proofErr w:type="spellStart"/>
      <w:r w:rsidRPr="00054FBB">
        <w:rPr>
          <w:rFonts w:cs="Times New Roman"/>
          <w:szCs w:val="24"/>
        </w:rPr>
        <w:t>dikirimkan</w:t>
      </w:r>
      <w:proofErr w:type="spellEnd"/>
      <w:r w:rsidRPr="00054FBB">
        <w:rPr>
          <w:rFonts w:cs="Times New Roman"/>
          <w:szCs w:val="24"/>
        </w:rPr>
        <w:t xml:space="preserve"> </w:t>
      </w:r>
      <w:proofErr w:type="spellStart"/>
      <w:r w:rsidRPr="00054FBB">
        <w:rPr>
          <w:rFonts w:cs="Times New Roman"/>
          <w:szCs w:val="24"/>
        </w:rPr>
        <w:t>ke</w:t>
      </w:r>
      <w:proofErr w:type="spellEnd"/>
      <w:r w:rsidRPr="00054FBB">
        <w:rPr>
          <w:rFonts w:cs="Times New Roman"/>
          <w:szCs w:val="24"/>
        </w:rPr>
        <w:t xml:space="preserve"> bank dan juga </w:t>
      </w:r>
      <w:proofErr w:type="spellStart"/>
      <w:r w:rsidRPr="00054FBB">
        <w:rPr>
          <w:rFonts w:cs="Times New Roman"/>
          <w:szCs w:val="24"/>
        </w:rPr>
        <w:t>nomor</w:t>
      </w:r>
      <w:proofErr w:type="spellEnd"/>
      <w:r w:rsidRPr="00054FBB">
        <w:rPr>
          <w:rFonts w:cs="Times New Roman"/>
          <w:szCs w:val="24"/>
        </w:rPr>
        <w:t xml:space="preserve"> </w:t>
      </w:r>
      <w:proofErr w:type="spellStart"/>
      <w:r w:rsidRPr="00054FBB">
        <w:rPr>
          <w:rFonts w:cs="Times New Roman"/>
          <w:szCs w:val="24"/>
        </w:rPr>
        <w:t>tujuan</w:t>
      </w:r>
      <w:proofErr w:type="spellEnd"/>
      <w:r w:rsidRPr="00054FBB">
        <w:rPr>
          <w:rFonts w:cs="Times New Roman"/>
          <w:szCs w:val="24"/>
        </w:rPr>
        <w:t xml:space="preserve"> </w:t>
      </w:r>
      <w:r w:rsidRPr="00054FBB">
        <w:rPr>
          <w:rFonts w:cs="Times New Roman"/>
          <w:i/>
          <w:iCs/>
          <w:szCs w:val="24"/>
        </w:rPr>
        <w:t>SMS banking</w:t>
      </w:r>
      <w:r w:rsidRPr="00054FBB">
        <w:rPr>
          <w:rFonts w:cs="Times New Roman"/>
          <w:szCs w:val="24"/>
        </w:rPr>
        <w:t>. Fitur-</w:t>
      </w:r>
      <w:proofErr w:type="spellStart"/>
      <w:r w:rsidRPr="00054FBB">
        <w:rPr>
          <w:rFonts w:cs="Times New Roman"/>
          <w:szCs w:val="24"/>
        </w:rPr>
        <w:t>fitur</w:t>
      </w:r>
      <w:proofErr w:type="spellEnd"/>
      <w:r w:rsidRPr="00054FBB">
        <w:rPr>
          <w:rFonts w:cs="Times New Roman"/>
          <w:szCs w:val="24"/>
        </w:rPr>
        <w:t xml:space="preserve"> </w:t>
      </w:r>
      <w:proofErr w:type="spellStart"/>
      <w:r w:rsidRPr="00054FBB">
        <w:rPr>
          <w:rFonts w:cs="Times New Roman"/>
          <w:szCs w:val="24"/>
        </w:rPr>
        <w:t>layanan</w:t>
      </w:r>
      <w:proofErr w:type="spellEnd"/>
      <w:r w:rsidRPr="00054FBB">
        <w:rPr>
          <w:rFonts w:cs="Times New Roman"/>
          <w:szCs w:val="24"/>
        </w:rPr>
        <w:t xml:space="preserve"> </w:t>
      </w:r>
      <w:r w:rsidRPr="00054FBB">
        <w:rPr>
          <w:rFonts w:cs="Times New Roman"/>
          <w:i/>
          <w:iCs/>
          <w:szCs w:val="24"/>
        </w:rPr>
        <w:t>m</w:t>
      </w:r>
      <w:r>
        <w:rPr>
          <w:rFonts w:cs="Times New Roman"/>
          <w:i/>
          <w:iCs/>
          <w:szCs w:val="24"/>
        </w:rPr>
        <w:t>-</w:t>
      </w:r>
      <w:r w:rsidRPr="00054FBB">
        <w:rPr>
          <w:rFonts w:cs="Times New Roman"/>
          <w:i/>
          <w:iCs/>
          <w:szCs w:val="24"/>
        </w:rPr>
        <w:t>banking</w:t>
      </w:r>
      <w:r w:rsidRPr="00054FBB">
        <w:rPr>
          <w:rFonts w:cs="Times New Roman"/>
          <w:szCs w:val="24"/>
        </w:rPr>
        <w:t xml:space="preserve"> </w:t>
      </w:r>
      <w:proofErr w:type="spellStart"/>
      <w:r w:rsidRPr="00054FBB">
        <w:rPr>
          <w:rFonts w:cs="Times New Roman"/>
          <w:szCs w:val="24"/>
        </w:rPr>
        <w:t>antara</w:t>
      </w:r>
      <w:proofErr w:type="spellEnd"/>
      <w:r w:rsidRPr="00054FBB">
        <w:rPr>
          <w:rFonts w:cs="Times New Roman"/>
          <w:szCs w:val="24"/>
        </w:rPr>
        <w:t xml:space="preserve"> lain </w:t>
      </w:r>
      <w:proofErr w:type="spellStart"/>
      <w:r w:rsidRPr="00054FBB">
        <w:rPr>
          <w:rFonts w:cs="Times New Roman"/>
          <w:szCs w:val="24"/>
        </w:rPr>
        <w:t>layanan</w:t>
      </w:r>
      <w:proofErr w:type="spellEnd"/>
      <w:r w:rsidRPr="00054FBB">
        <w:rPr>
          <w:rFonts w:cs="Times New Roman"/>
          <w:szCs w:val="24"/>
        </w:rPr>
        <w:t xml:space="preserve"> </w:t>
      </w:r>
      <w:proofErr w:type="spellStart"/>
      <w:r w:rsidRPr="00054FBB">
        <w:rPr>
          <w:rFonts w:cs="Times New Roman"/>
          <w:szCs w:val="24"/>
        </w:rPr>
        <w:t>informasi</w:t>
      </w:r>
      <w:proofErr w:type="spellEnd"/>
      <w:r w:rsidRPr="00054FBB">
        <w:rPr>
          <w:rFonts w:cs="Times New Roman"/>
          <w:szCs w:val="24"/>
        </w:rPr>
        <w:t xml:space="preserve"> dan </w:t>
      </w:r>
      <w:proofErr w:type="spellStart"/>
      <w:r w:rsidRPr="00054FBB">
        <w:rPr>
          <w:rFonts w:cs="Times New Roman"/>
          <w:szCs w:val="24"/>
        </w:rPr>
        <w:t>layanan</w:t>
      </w:r>
      <w:proofErr w:type="spellEnd"/>
      <w:r w:rsidRPr="00054FBB">
        <w:rPr>
          <w:rFonts w:cs="Times New Roman"/>
          <w:szCs w:val="24"/>
        </w:rPr>
        <w:t xml:space="preserve"> </w:t>
      </w:r>
      <w:proofErr w:type="spellStart"/>
      <w:r w:rsidRPr="00054FBB">
        <w:rPr>
          <w:rFonts w:cs="Times New Roman"/>
          <w:szCs w:val="24"/>
        </w:rPr>
        <w:t>transaksi</w:t>
      </w:r>
      <w:proofErr w:type="spellEnd"/>
      <w:r w:rsidRPr="00054FBB">
        <w:rPr>
          <w:rFonts w:cs="Times New Roman"/>
          <w:szCs w:val="24"/>
        </w:rPr>
        <w:t xml:space="preserve">, </w:t>
      </w:r>
      <w:proofErr w:type="spellStart"/>
      <w:r w:rsidRPr="00054FBB">
        <w:rPr>
          <w:rFonts w:cs="Times New Roman"/>
          <w:szCs w:val="24"/>
        </w:rPr>
        <w:t>seperti</w:t>
      </w:r>
      <w:proofErr w:type="spellEnd"/>
      <w:r w:rsidRPr="00054FBB">
        <w:rPr>
          <w:rFonts w:cs="Times New Roman"/>
          <w:szCs w:val="24"/>
        </w:rPr>
        <w:t xml:space="preserve"> transfer, </w:t>
      </w:r>
      <w:proofErr w:type="spellStart"/>
      <w:r w:rsidRPr="00054FBB">
        <w:rPr>
          <w:rFonts w:cs="Times New Roman"/>
          <w:szCs w:val="24"/>
        </w:rPr>
        <w:t>pembayaran</w:t>
      </w:r>
      <w:proofErr w:type="spellEnd"/>
      <w:r w:rsidRPr="00054FBB">
        <w:rPr>
          <w:rFonts w:cs="Times New Roman"/>
          <w:szCs w:val="24"/>
        </w:rPr>
        <w:t xml:space="preserve"> </w:t>
      </w:r>
      <w:proofErr w:type="spellStart"/>
      <w:r w:rsidRPr="00054FBB">
        <w:rPr>
          <w:rFonts w:cs="Times New Roman"/>
          <w:szCs w:val="24"/>
        </w:rPr>
        <w:t>tagihan</w:t>
      </w:r>
      <w:proofErr w:type="spellEnd"/>
      <w:r w:rsidRPr="00054FBB">
        <w:rPr>
          <w:rFonts w:cs="Times New Roman"/>
          <w:szCs w:val="24"/>
        </w:rPr>
        <w:t xml:space="preserve">, </w:t>
      </w:r>
      <w:proofErr w:type="spellStart"/>
      <w:r w:rsidRPr="00054FBB">
        <w:rPr>
          <w:rFonts w:cs="Times New Roman"/>
          <w:szCs w:val="24"/>
        </w:rPr>
        <w:t>pembelian</w:t>
      </w:r>
      <w:proofErr w:type="spellEnd"/>
      <w:r w:rsidRPr="00054FBB">
        <w:rPr>
          <w:rFonts w:cs="Times New Roman"/>
          <w:szCs w:val="24"/>
        </w:rPr>
        <w:t xml:space="preserve">, dan </w:t>
      </w:r>
      <w:proofErr w:type="spellStart"/>
      <w:r w:rsidRPr="00054FBB">
        <w:rPr>
          <w:rFonts w:cs="Times New Roman"/>
          <w:szCs w:val="24"/>
        </w:rPr>
        <w:t>berbagai</w:t>
      </w:r>
      <w:proofErr w:type="spellEnd"/>
      <w:r w:rsidRPr="00054FBB">
        <w:rPr>
          <w:rFonts w:cs="Times New Roman"/>
          <w:szCs w:val="24"/>
        </w:rPr>
        <w:t xml:space="preserve"> </w:t>
      </w:r>
      <w:proofErr w:type="spellStart"/>
      <w:r w:rsidRPr="00054FBB">
        <w:rPr>
          <w:rFonts w:cs="Times New Roman"/>
          <w:szCs w:val="24"/>
        </w:rPr>
        <w:t>fitur</w:t>
      </w:r>
      <w:proofErr w:type="spellEnd"/>
      <w:r w:rsidRPr="00054FBB">
        <w:rPr>
          <w:rFonts w:cs="Times New Roman"/>
          <w:szCs w:val="24"/>
        </w:rPr>
        <w:t xml:space="preserve"> </w:t>
      </w:r>
      <w:proofErr w:type="spellStart"/>
      <w:r w:rsidRPr="00054FBB">
        <w:rPr>
          <w:rFonts w:cs="Times New Roman"/>
          <w:szCs w:val="24"/>
        </w:rPr>
        <w:t>lainnya</w:t>
      </w:r>
      <w:proofErr w:type="spellEnd"/>
      <w:r w:rsidRPr="00054FBB">
        <w:rPr>
          <w:rFonts w:cs="Times New Roman"/>
          <w:szCs w:val="24"/>
        </w:rPr>
        <w:t xml:space="preserve">. </w:t>
      </w:r>
    </w:p>
    <w:p w14:paraId="17458776" w14:textId="33E771CD" w:rsidR="00D36D50" w:rsidRPr="00054FBB" w:rsidRDefault="00D36D50" w:rsidP="00D36D50">
      <w:pPr>
        <w:spacing w:after="0"/>
        <w:ind w:firstLine="567"/>
        <w:rPr>
          <w:rFonts w:cs="Times New Roman"/>
          <w:szCs w:val="24"/>
        </w:rPr>
      </w:pPr>
      <w:r w:rsidRPr="00054FBB">
        <w:rPr>
          <w:rFonts w:cs="Times New Roman"/>
          <w:szCs w:val="24"/>
        </w:rPr>
        <w:t xml:space="preserve">Agar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membantu</w:t>
      </w:r>
      <w:proofErr w:type="spellEnd"/>
      <w:r w:rsidRPr="00054FBB">
        <w:rPr>
          <w:rFonts w:cs="Times New Roman"/>
          <w:szCs w:val="24"/>
        </w:rPr>
        <w:t xml:space="preserve"> </w:t>
      </w:r>
      <w:proofErr w:type="spellStart"/>
      <w:r w:rsidRPr="00054FBB">
        <w:rPr>
          <w:rFonts w:cs="Times New Roman"/>
          <w:szCs w:val="24"/>
        </w:rPr>
        <w:t>perkembangan</w:t>
      </w:r>
      <w:proofErr w:type="spellEnd"/>
      <w:r w:rsidRPr="00054FBB">
        <w:rPr>
          <w:rFonts w:cs="Times New Roman"/>
          <w:szCs w:val="24"/>
        </w:rPr>
        <w:t xml:space="preserve"> </w:t>
      </w:r>
      <w:r w:rsidRPr="00054FBB">
        <w:rPr>
          <w:rFonts w:cs="Times New Roman"/>
          <w:i/>
          <w:iCs/>
          <w:szCs w:val="24"/>
        </w:rPr>
        <w:t>m</w:t>
      </w:r>
      <w:r>
        <w:rPr>
          <w:rFonts w:cs="Times New Roman"/>
          <w:i/>
          <w:iCs/>
          <w:szCs w:val="24"/>
        </w:rPr>
        <w:t>-</w:t>
      </w:r>
      <w:r w:rsidRPr="00054FBB">
        <w:rPr>
          <w:rFonts w:cs="Times New Roman"/>
          <w:i/>
          <w:iCs/>
          <w:szCs w:val="24"/>
        </w:rPr>
        <w:t>banking</w:t>
      </w:r>
      <w:r w:rsidRPr="00054FBB">
        <w:rPr>
          <w:rFonts w:cs="Times New Roman"/>
          <w:szCs w:val="24"/>
        </w:rPr>
        <w:t>,</w:t>
      </w:r>
      <w:r>
        <w:rPr>
          <w:rFonts w:cs="Times New Roman"/>
          <w:szCs w:val="24"/>
        </w:rPr>
        <w:t xml:space="preserve"> </w:t>
      </w:r>
      <w:proofErr w:type="spellStart"/>
      <w:r w:rsidRPr="00054FBB">
        <w:rPr>
          <w:rFonts w:cs="Times New Roman"/>
          <w:szCs w:val="24"/>
        </w:rPr>
        <w:t>kita</w:t>
      </w:r>
      <w:proofErr w:type="spellEnd"/>
      <w:r w:rsidRPr="00054FBB">
        <w:rPr>
          <w:rFonts w:cs="Times New Roman"/>
          <w:szCs w:val="24"/>
        </w:rPr>
        <w:t xml:space="preserve"> </w:t>
      </w:r>
      <w:proofErr w:type="spellStart"/>
      <w:r w:rsidRPr="00054FBB">
        <w:rPr>
          <w:rFonts w:cs="Times New Roman"/>
          <w:szCs w:val="24"/>
        </w:rPr>
        <w:t>harus</w:t>
      </w:r>
      <w:proofErr w:type="spellEnd"/>
      <w:r w:rsidRPr="00054FBB">
        <w:rPr>
          <w:rFonts w:cs="Times New Roman"/>
          <w:szCs w:val="24"/>
        </w:rPr>
        <w:t xml:space="preserve"> </w:t>
      </w:r>
      <w:proofErr w:type="spellStart"/>
      <w:r w:rsidRPr="00054FBB">
        <w:rPr>
          <w:rFonts w:cs="Times New Roman"/>
          <w:szCs w:val="24"/>
        </w:rPr>
        <w:t>mengerti</w:t>
      </w:r>
      <w:proofErr w:type="spellEnd"/>
      <w:r w:rsidRPr="00054FBB">
        <w:rPr>
          <w:rFonts w:cs="Times New Roman"/>
          <w:szCs w:val="24"/>
        </w:rPr>
        <w:t xml:space="preserve"> salah </w:t>
      </w:r>
      <w:proofErr w:type="spellStart"/>
      <w:r w:rsidRPr="00054FBB">
        <w:rPr>
          <w:rFonts w:cs="Times New Roman"/>
          <w:szCs w:val="24"/>
        </w:rPr>
        <w:t>satu</w:t>
      </w:r>
      <w:proofErr w:type="spellEnd"/>
      <w:r w:rsidRPr="00054FBB">
        <w:rPr>
          <w:rFonts w:cs="Times New Roman"/>
          <w:szCs w:val="24"/>
        </w:rPr>
        <w:t xml:space="preserve"> </w:t>
      </w:r>
      <w:proofErr w:type="spellStart"/>
      <w:r w:rsidRPr="00054FBB">
        <w:rPr>
          <w:rFonts w:cs="Times New Roman"/>
          <w:szCs w:val="24"/>
        </w:rPr>
        <w:t>hal</w:t>
      </w:r>
      <w:proofErr w:type="spellEnd"/>
      <w:r w:rsidRPr="00054FBB">
        <w:rPr>
          <w:rFonts w:cs="Times New Roman"/>
          <w:szCs w:val="24"/>
        </w:rPr>
        <w:t xml:space="preserve"> yang </w:t>
      </w:r>
      <w:proofErr w:type="spellStart"/>
      <w:r w:rsidRPr="00054FBB">
        <w:rPr>
          <w:rFonts w:cs="Times New Roman"/>
          <w:szCs w:val="24"/>
        </w:rPr>
        <w:t>berkaitan</w:t>
      </w:r>
      <w:proofErr w:type="spellEnd"/>
      <w:r w:rsidRPr="00054FBB">
        <w:rPr>
          <w:rFonts w:cs="Times New Roman"/>
          <w:szCs w:val="24"/>
        </w:rPr>
        <w:t xml:space="preserve"> </w:t>
      </w:r>
      <w:proofErr w:type="spellStart"/>
      <w:r w:rsidRPr="00054FBB">
        <w:rPr>
          <w:rFonts w:cs="Times New Roman"/>
          <w:szCs w:val="24"/>
        </w:rPr>
        <w:t>dengannya</w:t>
      </w:r>
      <w:proofErr w:type="spellEnd"/>
      <w:r w:rsidRPr="00054FBB">
        <w:rPr>
          <w:rFonts w:cs="Times New Roman"/>
          <w:szCs w:val="24"/>
        </w:rPr>
        <w:t xml:space="preserve">, </w:t>
      </w:r>
      <w:proofErr w:type="spellStart"/>
      <w:r w:rsidRPr="00054FBB">
        <w:rPr>
          <w:rFonts w:cs="Times New Roman"/>
          <w:szCs w:val="24"/>
        </w:rPr>
        <w:t>yaitu</w:t>
      </w:r>
      <w:proofErr w:type="spellEnd"/>
      <w:r w:rsidRPr="00054FBB">
        <w:rPr>
          <w:rFonts w:cs="Times New Roman"/>
          <w:szCs w:val="24"/>
        </w:rPr>
        <w:t xml:space="preserve"> </w:t>
      </w:r>
      <w:proofErr w:type="spellStart"/>
      <w:r>
        <w:rPr>
          <w:rFonts w:cs="Times New Roman"/>
          <w:szCs w:val="24"/>
        </w:rPr>
        <w:t>perbedaan</w:t>
      </w:r>
      <w:proofErr w:type="spellEnd"/>
      <w:r>
        <w:rPr>
          <w:rFonts w:cs="Times New Roman"/>
          <w:szCs w:val="24"/>
        </w:rPr>
        <w:t xml:space="preserve"> </w:t>
      </w:r>
      <w:proofErr w:type="spellStart"/>
      <w:r>
        <w:rPr>
          <w:rFonts w:cs="Times New Roman"/>
          <w:szCs w:val="24"/>
        </w:rPr>
        <w:t>individu</w:t>
      </w:r>
      <w:proofErr w:type="spellEnd"/>
      <w:r>
        <w:rPr>
          <w:rFonts w:cs="Times New Roman"/>
          <w:szCs w:val="24"/>
        </w:rPr>
        <w:t xml:space="preserve"> (</w:t>
      </w:r>
      <w:r w:rsidRPr="00054FBB">
        <w:rPr>
          <w:rFonts w:cs="Times New Roman"/>
          <w:i/>
          <w:iCs/>
          <w:szCs w:val="24"/>
        </w:rPr>
        <w:t>individual differences</w:t>
      </w:r>
      <w:r>
        <w:rPr>
          <w:rFonts w:cs="Times New Roman"/>
          <w:i/>
          <w:iCs/>
          <w:szCs w:val="24"/>
        </w:rPr>
        <w:t>)</w:t>
      </w:r>
      <w:r w:rsidRPr="00054FBB">
        <w:rPr>
          <w:rFonts w:cs="Times New Roman"/>
          <w:i/>
          <w:iCs/>
          <w:szCs w:val="24"/>
        </w:rPr>
        <w:t xml:space="preserve"> </w:t>
      </w:r>
      <w:r w:rsidRPr="00054FBB">
        <w:rPr>
          <w:rFonts w:cs="Times New Roman"/>
          <w:i/>
          <w:iCs/>
          <w:szCs w:val="24"/>
        </w:rPr>
        <w:fldChar w:fldCharType="begin" w:fldLock="1"/>
      </w:r>
      <w:r>
        <w:rPr>
          <w:rFonts w:cs="Times New Roman"/>
          <w:i/>
          <w:iCs/>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2010)","plainTextFormattedCitation":"(C. Kim et al., 2010)","previouslyFormattedCitation":"(Kim et al., 2010)"},"properties":{"noteIndex":0},"schema":"https://github.com/citation-style-language/schema/raw/master/csl-citation.json"}</w:instrText>
      </w:r>
      <w:r w:rsidRPr="00054FBB">
        <w:rPr>
          <w:rFonts w:cs="Times New Roman"/>
          <w:i/>
          <w:iCs/>
          <w:szCs w:val="24"/>
        </w:rPr>
        <w:fldChar w:fldCharType="separate"/>
      </w:r>
      <w:r w:rsidRPr="00D36D50">
        <w:rPr>
          <w:rFonts w:cs="Times New Roman"/>
          <w:iCs/>
          <w:noProof/>
          <w:szCs w:val="24"/>
        </w:rPr>
        <w:t>(C. Kim et al., 2010)</w:t>
      </w:r>
      <w:r w:rsidRPr="00054FBB">
        <w:rPr>
          <w:rFonts w:cs="Times New Roman"/>
          <w:i/>
          <w:iCs/>
          <w:szCs w:val="24"/>
        </w:rPr>
        <w:fldChar w:fldCharType="end"/>
      </w:r>
      <w:r w:rsidRPr="00054FBB">
        <w:rPr>
          <w:rFonts w:cs="Times New Roman"/>
          <w:i/>
          <w:iCs/>
          <w:szCs w:val="24"/>
        </w:rPr>
        <w:t xml:space="preserve">. </w:t>
      </w:r>
      <w:proofErr w:type="spellStart"/>
      <w:r w:rsidRPr="00054FBB">
        <w:rPr>
          <w:rFonts w:cs="Times New Roman"/>
          <w:szCs w:val="24"/>
        </w:rPr>
        <w:t>Penelitian</w:t>
      </w:r>
      <w:proofErr w:type="spellEnd"/>
      <w:r w:rsidRPr="00054FBB">
        <w:rPr>
          <w:rFonts w:cs="Times New Roman"/>
          <w:szCs w:val="24"/>
        </w:rPr>
        <w:t xml:space="preserve"> ini </w:t>
      </w:r>
      <w:proofErr w:type="spellStart"/>
      <w:r w:rsidRPr="00054FBB">
        <w:rPr>
          <w:rFonts w:cs="Times New Roman"/>
          <w:szCs w:val="24"/>
        </w:rPr>
        <w:t>mengukur</w:t>
      </w:r>
      <w:proofErr w:type="spellEnd"/>
      <w:r w:rsidRPr="00054FBB">
        <w:rPr>
          <w:rFonts w:cs="Times New Roman"/>
          <w:szCs w:val="24"/>
        </w:rPr>
        <w:t xml:space="preserve"> </w:t>
      </w:r>
      <w:r w:rsidRPr="00054FBB">
        <w:rPr>
          <w:rFonts w:cs="Times New Roman"/>
          <w:i/>
          <w:iCs/>
          <w:szCs w:val="24"/>
        </w:rPr>
        <w:t xml:space="preserve">individual differences </w:t>
      </w:r>
      <w:proofErr w:type="spellStart"/>
      <w:r w:rsidRPr="00054FBB">
        <w:rPr>
          <w:rFonts w:cs="Times New Roman"/>
          <w:szCs w:val="24"/>
        </w:rPr>
        <w:t>berdasarkan</w:t>
      </w:r>
      <w:proofErr w:type="spellEnd"/>
      <w:r w:rsidRPr="00054FBB">
        <w:rPr>
          <w:rFonts w:cs="Times New Roman"/>
          <w:szCs w:val="24"/>
        </w:rPr>
        <w:t xml:space="preserve"> </w:t>
      </w:r>
      <w:r w:rsidRPr="00054FBB">
        <w:rPr>
          <w:rFonts w:cs="Times New Roman"/>
          <w:i/>
          <w:iCs/>
          <w:szCs w:val="24"/>
        </w:rPr>
        <w:t xml:space="preserve">personal innovativeness </w:t>
      </w:r>
      <w:r w:rsidRPr="00054FBB">
        <w:rPr>
          <w:rFonts w:cs="Times New Roman"/>
          <w:szCs w:val="24"/>
        </w:rPr>
        <w:t xml:space="preserve">dan </w:t>
      </w:r>
      <w:r w:rsidRPr="00054FBB">
        <w:rPr>
          <w:rFonts w:cs="Times New Roman"/>
          <w:i/>
          <w:iCs/>
          <w:szCs w:val="24"/>
        </w:rPr>
        <w:t xml:space="preserve">mobile banking (m-banking) knowledge </w:t>
      </w:r>
      <w:proofErr w:type="spellStart"/>
      <w:r w:rsidRPr="00054FBB">
        <w:rPr>
          <w:rFonts w:cs="Times New Roman"/>
          <w:szCs w:val="24"/>
        </w:rPr>
        <w:t>karena</w:t>
      </w:r>
      <w:proofErr w:type="spellEnd"/>
      <w:r w:rsidRPr="00054FBB">
        <w:rPr>
          <w:rFonts w:cs="Times New Roman"/>
          <w:szCs w:val="24"/>
        </w:rPr>
        <w:t xml:space="preserve"> </w:t>
      </w:r>
      <w:proofErr w:type="spellStart"/>
      <w:r w:rsidRPr="00054FBB">
        <w:rPr>
          <w:rFonts w:cs="Times New Roman"/>
          <w:szCs w:val="24"/>
        </w:rPr>
        <w:t>berperan</w:t>
      </w:r>
      <w:proofErr w:type="spellEnd"/>
      <w:r w:rsidRPr="00054FBB">
        <w:rPr>
          <w:rFonts w:cs="Times New Roman"/>
          <w:szCs w:val="24"/>
        </w:rPr>
        <w:t xml:space="preserve"> </w:t>
      </w:r>
      <w:proofErr w:type="spellStart"/>
      <w:r w:rsidRPr="00054FBB">
        <w:rPr>
          <w:rFonts w:cs="Times New Roman"/>
          <w:szCs w:val="24"/>
        </w:rPr>
        <w:t>penting</w:t>
      </w:r>
      <w:proofErr w:type="spellEnd"/>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w:t>
      </w:r>
      <w:proofErr w:type="spellStart"/>
      <w:r w:rsidRPr="00054FBB">
        <w:rPr>
          <w:rFonts w:cs="Times New Roman"/>
          <w:szCs w:val="24"/>
        </w:rPr>
        <w:t>sistem</w:t>
      </w:r>
      <w:proofErr w:type="spellEnd"/>
      <w:r w:rsidRPr="00054FBB">
        <w:rPr>
          <w:rFonts w:cs="Times New Roman"/>
          <w:szCs w:val="24"/>
        </w:rPr>
        <w:t xml:space="preserve"> </w:t>
      </w:r>
      <w:proofErr w:type="spellStart"/>
      <w:r w:rsidRPr="00054FBB">
        <w:rPr>
          <w:rFonts w:cs="Times New Roman"/>
          <w:szCs w:val="24"/>
        </w:rPr>
        <w:t>informasi</w:t>
      </w:r>
      <w:proofErr w:type="spellEnd"/>
      <w:r w:rsidRPr="00054FBB">
        <w:rPr>
          <w:rFonts w:cs="Times New Roman"/>
          <w:i/>
          <w:iCs/>
          <w:szCs w:val="24"/>
        </w:rPr>
        <w:t>.</w:t>
      </w:r>
      <w:r w:rsidRPr="00054FBB">
        <w:rPr>
          <w:rFonts w:cs="Times New Roman"/>
          <w:szCs w:val="24"/>
        </w:rPr>
        <w:t xml:space="preserve"> </w:t>
      </w:r>
      <w:r w:rsidRPr="00054FBB">
        <w:rPr>
          <w:rFonts w:cs="Times New Roman"/>
          <w:i/>
          <w:iCs/>
          <w:szCs w:val="24"/>
        </w:rPr>
        <w:t>Personal innovativeness</w:t>
      </w:r>
      <w:r w:rsidRPr="00054FBB">
        <w:rPr>
          <w:rFonts w:cs="Times New Roman"/>
          <w:szCs w:val="24"/>
        </w:rPr>
        <w:t xml:space="preserve"> </w:t>
      </w:r>
      <w:proofErr w:type="spellStart"/>
      <w:r w:rsidRPr="00054FBB">
        <w:rPr>
          <w:rFonts w:cs="Times New Roman"/>
          <w:szCs w:val="24"/>
        </w:rPr>
        <w:t>merupakan</w:t>
      </w:r>
      <w:proofErr w:type="spellEnd"/>
      <w:r w:rsidRPr="00054FBB">
        <w:rPr>
          <w:rFonts w:cs="Times New Roman"/>
          <w:szCs w:val="24"/>
        </w:rPr>
        <w:t xml:space="preserve"> </w:t>
      </w:r>
      <w:proofErr w:type="spellStart"/>
      <w:r w:rsidRPr="00054FBB">
        <w:rPr>
          <w:rFonts w:cs="Times New Roman"/>
          <w:szCs w:val="24"/>
        </w:rPr>
        <w:t>kemauan</w:t>
      </w:r>
      <w:proofErr w:type="spellEnd"/>
      <w:r w:rsidRPr="00054FBB">
        <w:rPr>
          <w:rFonts w:cs="Times New Roman"/>
          <w:szCs w:val="24"/>
        </w:rPr>
        <w:t xml:space="preserve"> </w:t>
      </w:r>
      <w:proofErr w:type="spellStart"/>
      <w:r w:rsidRPr="00054FBB">
        <w:rPr>
          <w:rFonts w:cs="Times New Roman"/>
          <w:szCs w:val="24"/>
        </w:rPr>
        <w:t>seorang</w:t>
      </w:r>
      <w:proofErr w:type="spellEnd"/>
      <w:r w:rsidRPr="00054FBB">
        <w:rPr>
          <w:rFonts w:cs="Times New Roman"/>
          <w:szCs w:val="24"/>
        </w:rPr>
        <w:t xml:space="preserve"> </w:t>
      </w:r>
      <w:proofErr w:type="spellStart"/>
      <w:r w:rsidRPr="00054FBB">
        <w:rPr>
          <w:rFonts w:cs="Times New Roman"/>
          <w:szCs w:val="24"/>
        </w:rPr>
        <w:t>individu</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mencari</w:t>
      </w:r>
      <w:proofErr w:type="spellEnd"/>
      <w:r w:rsidRPr="00054FBB">
        <w:rPr>
          <w:rFonts w:cs="Times New Roman"/>
          <w:szCs w:val="24"/>
        </w:rPr>
        <w:t xml:space="preserve"> </w:t>
      </w:r>
      <w:proofErr w:type="spellStart"/>
      <w:r w:rsidRPr="00054FBB">
        <w:rPr>
          <w:rFonts w:cs="Times New Roman"/>
          <w:szCs w:val="24"/>
        </w:rPr>
        <w:t>tahu</w:t>
      </w:r>
      <w:proofErr w:type="spellEnd"/>
      <w:r w:rsidRPr="00054FBB">
        <w:rPr>
          <w:rFonts w:cs="Times New Roman"/>
          <w:szCs w:val="24"/>
        </w:rPr>
        <w:t xml:space="preserve"> dan </w:t>
      </w:r>
      <w:proofErr w:type="spellStart"/>
      <w:r w:rsidRPr="00054FBB">
        <w:rPr>
          <w:rFonts w:cs="Times New Roman"/>
          <w:szCs w:val="24"/>
        </w:rPr>
        <w:t>menggunakan</w:t>
      </w:r>
      <w:proofErr w:type="spellEnd"/>
      <w:r w:rsidRPr="00054FBB">
        <w:rPr>
          <w:rFonts w:cs="Times New Roman"/>
          <w:szCs w:val="24"/>
        </w:rPr>
        <w:t xml:space="preserve"> </w:t>
      </w:r>
      <w:proofErr w:type="spellStart"/>
      <w:r w:rsidRPr="00054FBB">
        <w:rPr>
          <w:rFonts w:cs="Times New Roman"/>
          <w:szCs w:val="24"/>
        </w:rPr>
        <w:t>sistem</w:t>
      </w:r>
      <w:proofErr w:type="spellEnd"/>
      <w:r w:rsidRPr="00054FBB">
        <w:rPr>
          <w:rFonts w:cs="Times New Roman"/>
          <w:szCs w:val="24"/>
        </w:rPr>
        <w:t xml:space="preserve"> </w:t>
      </w:r>
      <w:proofErr w:type="spellStart"/>
      <w:r w:rsidRPr="00054FBB">
        <w:rPr>
          <w:rFonts w:cs="Times New Roman"/>
          <w:szCs w:val="24"/>
        </w:rPr>
        <w:t>informasi</w:t>
      </w:r>
      <w:proofErr w:type="spellEnd"/>
      <w:r w:rsidRPr="00054FBB">
        <w:rPr>
          <w:rFonts w:cs="Times New Roman"/>
          <w:szCs w:val="24"/>
        </w:rPr>
        <w:t xml:space="preserve"> yang </w:t>
      </w:r>
      <w:proofErr w:type="spellStart"/>
      <w:r w:rsidRPr="00054FBB">
        <w:rPr>
          <w:rFonts w:cs="Times New Roman"/>
          <w:szCs w:val="24"/>
        </w:rPr>
        <w:t>terbaru</w:t>
      </w:r>
      <w:proofErr w:type="spellEnd"/>
      <w:r w:rsidRPr="00054FBB">
        <w:rPr>
          <w:rFonts w:cs="Times New Roman"/>
          <w:szCs w:val="24"/>
        </w:rPr>
        <w:t xml:space="preserve">, </w:t>
      </w:r>
      <w:proofErr w:type="spellStart"/>
      <w:r w:rsidRPr="00054FBB">
        <w:rPr>
          <w:rFonts w:cs="Times New Roman"/>
          <w:szCs w:val="24"/>
        </w:rPr>
        <w:t>sementara</w:t>
      </w:r>
      <w:proofErr w:type="spellEnd"/>
      <w:r w:rsidRPr="00054FBB">
        <w:rPr>
          <w:rFonts w:cs="Times New Roman"/>
          <w:szCs w:val="24"/>
        </w:rPr>
        <w:t xml:space="preserve"> </w:t>
      </w:r>
      <w:r w:rsidRPr="00054FBB">
        <w:rPr>
          <w:rFonts w:cs="Times New Roman"/>
          <w:i/>
          <w:iCs/>
          <w:szCs w:val="24"/>
        </w:rPr>
        <w:t>m-banking knowledge</w:t>
      </w:r>
      <w:r w:rsidRPr="00054FBB">
        <w:rPr>
          <w:rFonts w:cs="Times New Roman"/>
          <w:szCs w:val="24"/>
        </w:rPr>
        <w:t xml:space="preserve"> </w:t>
      </w:r>
      <w:proofErr w:type="spellStart"/>
      <w:r w:rsidRPr="00054FBB">
        <w:rPr>
          <w:rFonts w:cs="Times New Roman"/>
          <w:szCs w:val="24"/>
        </w:rPr>
        <w:t>adalah</w:t>
      </w:r>
      <w:proofErr w:type="spellEnd"/>
      <w:r w:rsidRPr="00054FBB">
        <w:rPr>
          <w:rFonts w:cs="Times New Roman"/>
          <w:szCs w:val="24"/>
        </w:rPr>
        <w:t xml:space="preserve"> </w:t>
      </w:r>
      <w:proofErr w:type="spellStart"/>
      <w:r w:rsidRPr="00054FBB">
        <w:rPr>
          <w:rFonts w:cs="Times New Roman"/>
          <w:szCs w:val="24"/>
        </w:rPr>
        <w:t>seberapa</w:t>
      </w:r>
      <w:proofErr w:type="spellEnd"/>
      <w:r w:rsidRPr="00054FBB">
        <w:rPr>
          <w:rFonts w:cs="Times New Roman"/>
          <w:szCs w:val="24"/>
        </w:rPr>
        <w:t xml:space="preserve"> </w:t>
      </w:r>
      <w:proofErr w:type="spellStart"/>
      <w:r w:rsidRPr="00054FBB">
        <w:rPr>
          <w:rFonts w:cs="Times New Roman"/>
          <w:szCs w:val="24"/>
        </w:rPr>
        <w:t>jauh</w:t>
      </w:r>
      <w:proofErr w:type="spellEnd"/>
      <w:r w:rsidRPr="00054FBB">
        <w:rPr>
          <w:rFonts w:cs="Times New Roman"/>
          <w:szCs w:val="24"/>
        </w:rPr>
        <w:t xml:space="preserve"> </w:t>
      </w:r>
      <w:proofErr w:type="spellStart"/>
      <w:r w:rsidRPr="00054FBB">
        <w:rPr>
          <w:rFonts w:cs="Times New Roman"/>
          <w:szCs w:val="24"/>
        </w:rPr>
        <w:t>seorang</w:t>
      </w:r>
      <w:proofErr w:type="spellEnd"/>
      <w:r w:rsidRPr="00054FBB">
        <w:rPr>
          <w:rFonts w:cs="Times New Roman"/>
          <w:szCs w:val="24"/>
        </w:rPr>
        <w:t xml:space="preserve"> </w:t>
      </w:r>
      <w:proofErr w:type="spellStart"/>
      <w:r w:rsidRPr="00054FBB">
        <w:rPr>
          <w:rFonts w:cs="Times New Roman"/>
          <w:szCs w:val="24"/>
        </w:rPr>
        <w:t>invidu</w:t>
      </w:r>
      <w:proofErr w:type="spellEnd"/>
      <w:r w:rsidRPr="00054FBB">
        <w:rPr>
          <w:rFonts w:cs="Times New Roman"/>
          <w:szCs w:val="24"/>
        </w:rPr>
        <w:t xml:space="preserve"> </w:t>
      </w:r>
      <w:proofErr w:type="spellStart"/>
      <w:r w:rsidRPr="00054FBB">
        <w:rPr>
          <w:rFonts w:cs="Times New Roman"/>
          <w:szCs w:val="24"/>
        </w:rPr>
        <w:t>mengetahui</w:t>
      </w:r>
      <w:proofErr w:type="spellEnd"/>
      <w:r w:rsidRPr="00054FBB">
        <w:rPr>
          <w:rFonts w:cs="Times New Roman"/>
          <w:szCs w:val="24"/>
        </w:rPr>
        <w:t xml:space="preserve"> </w:t>
      </w:r>
      <w:proofErr w:type="spellStart"/>
      <w:r w:rsidRPr="00054FBB">
        <w:rPr>
          <w:rFonts w:cs="Times New Roman"/>
          <w:szCs w:val="24"/>
        </w:rPr>
        <w:t>tentang</w:t>
      </w:r>
      <w:proofErr w:type="spellEnd"/>
      <w:r w:rsidRPr="00054FBB">
        <w:rPr>
          <w:rFonts w:cs="Times New Roman"/>
          <w:szCs w:val="24"/>
        </w:rPr>
        <w:t xml:space="preserve"> </w:t>
      </w:r>
      <w:r w:rsidRPr="00054FBB">
        <w:rPr>
          <w:rFonts w:cs="Times New Roman"/>
          <w:i/>
          <w:iCs/>
          <w:szCs w:val="24"/>
        </w:rPr>
        <w:t>m</w:t>
      </w:r>
      <w:r>
        <w:rPr>
          <w:rFonts w:cs="Times New Roman"/>
          <w:i/>
          <w:iCs/>
          <w:szCs w:val="24"/>
        </w:rPr>
        <w:t>-</w:t>
      </w:r>
      <w:r w:rsidRPr="00054FBB">
        <w:rPr>
          <w:rFonts w:cs="Times New Roman"/>
          <w:i/>
          <w:iCs/>
          <w:szCs w:val="24"/>
        </w:rPr>
        <w:t>banking</w:t>
      </w:r>
      <w:r w:rsidRPr="00054FBB">
        <w:rPr>
          <w:rFonts w:cs="Times New Roman"/>
          <w:szCs w:val="24"/>
        </w:rPr>
        <w:t xml:space="preserve"> yang </w:t>
      </w:r>
      <w:proofErr w:type="spellStart"/>
      <w:r w:rsidRPr="00054FBB">
        <w:rPr>
          <w:rFonts w:cs="Times New Roman"/>
          <w:szCs w:val="24"/>
        </w:rPr>
        <w:t>digunakan</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menunjang</w:t>
      </w:r>
      <w:proofErr w:type="spellEnd"/>
      <w:r w:rsidRPr="00054FBB">
        <w:rPr>
          <w:rFonts w:cs="Times New Roman"/>
          <w:szCs w:val="24"/>
        </w:rPr>
        <w:t xml:space="preserve"> </w:t>
      </w:r>
      <w:proofErr w:type="spellStart"/>
      <w:r w:rsidRPr="00054FBB">
        <w:rPr>
          <w:rFonts w:cs="Times New Roman"/>
          <w:szCs w:val="24"/>
        </w:rPr>
        <w:t>kegiatan</w:t>
      </w:r>
      <w:proofErr w:type="spellEnd"/>
      <w:r w:rsidRPr="00054FBB">
        <w:rPr>
          <w:rFonts w:cs="Times New Roman"/>
          <w:szCs w:val="24"/>
        </w:rPr>
        <w:t xml:space="preserve"> </w:t>
      </w:r>
      <w:proofErr w:type="spellStart"/>
      <w:r w:rsidRPr="00054FBB">
        <w:rPr>
          <w:rFonts w:cs="Times New Roman"/>
          <w:szCs w:val="24"/>
        </w:rPr>
        <w:t>perbankannya</w:t>
      </w:r>
      <w:proofErr w:type="spellEnd"/>
      <w:r w:rsidRPr="00054FBB">
        <w:rPr>
          <w:rFonts w:cs="Times New Roman"/>
          <w:szCs w:val="24"/>
        </w:rPr>
        <w:t>.</w:t>
      </w:r>
    </w:p>
    <w:p w14:paraId="616A8551" w14:textId="77777777" w:rsidR="00D36D50" w:rsidRPr="00054FBB" w:rsidRDefault="00D36D50" w:rsidP="00D36D50">
      <w:pPr>
        <w:spacing w:after="0"/>
        <w:ind w:firstLine="567"/>
        <w:rPr>
          <w:rFonts w:cs="Times New Roman"/>
          <w:szCs w:val="24"/>
        </w:rPr>
      </w:pPr>
      <w:r w:rsidRPr="00054FBB">
        <w:rPr>
          <w:rFonts w:cs="Times New Roman"/>
          <w:szCs w:val="24"/>
        </w:rPr>
        <w:t>Hal-</w:t>
      </w:r>
      <w:proofErr w:type="spellStart"/>
      <w:r w:rsidRPr="00054FBB">
        <w:rPr>
          <w:rFonts w:cs="Times New Roman"/>
          <w:szCs w:val="24"/>
        </w:rPr>
        <w:t>hal</w:t>
      </w:r>
      <w:proofErr w:type="spellEnd"/>
      <w:r w:rsidRPr="00054FBB">
        <w:rPr>
          <w:rFonts w:cs="Times New Roman"/>
          <w:szCs w:val="24"/>
        </w:rPr>
        <w:t xml:space="preserve"> yang </w:t>
      </w:r>
      <w:proofErr w:type="spellStart"/>
      <w:r w:rsidRPr="00054FBB">
        <w:rPr>
          <w:rFonts w:cs="Times New Roman"/>
          <w:szCs w:val="24"/>
        </w:rPr>
        <w:t>telah</w:t>
      </w:r>
      <w:proofErr w:type="spellEnd"/>
      <w:r w:rsidRPr="00054FBB">
        <w:rPr>
          <w:rFonts w:cs="Times New Roman"/>
          <w:szCs w:val="24"/>
        </w:rPr>
        <w:t xml:space="preserve"> </w:t>
      </w:r>
      <w:proofErr w:type="spellStart"/>
      <w:r w:rsidRPr="00054FBB">
        <w:rPr>
          <w:rFonts w:cs="Times New Roman"/>
          <w:szCs w:val="24"/>
        </w:rPr>
        <w:t>disebutkan</w:t>
      </w:r>
      <w:proofErr w:type="spellEnd"/>
      <w:r w:rsidRPr="00054FBB">
        <w:rPr>
          <w:rFonts w:cs="Times New Roman"/>
          <w:szCs w:val="24"/>
        </w:rPr>
        <w:t xml:space="preserve"> </w:t>
      </w:r>
      <w:proofErr w:type="spellStart"/>
      <w:r w:rsidRPr="00054FBB">
        <w:rPr>
          <w:rFonts w:cs="Times New Roman"/>
          <w:szCs w:val="24"/>
        </w:rPr>
        <w:t>diatas</w:t>
      </w:r>
      <w:proofErr w:type="spellEnd"/>
      <w:r w:rsidRPr="00054FBB">
        <w:rPr>
          <w:rFonts w:cs="Times New Roman"/>
          <w:szCs w:val="24"/>
        </w:rPr>
        <w:t xml:space="preserve"> </w:t>
      </w:r>
      <w:proofErr w:type="spellStart"/>
      <w:r w:rsidRPr="00054FBB">
        <w:rPr>
          <w:rFonts w:cs="Times New Roman"/>
          <w:szCs w:val="24"/>
        </w:rPr>
        <w:t>merupakan</w:t>
      </w:r>
      <w:proofErr w:type="spellEnd"/>
      <w:r w:rsidRPr="00054FBB">
        <w:rPr>
          <w:rFonts w:cs="Times New Roman"/>
          <w:szCs w:val="24"/>
        </w:rPr>
        <w:t xml:space="preserve"> </w:t>
      </w:r>
      <w:proofErr w:type="spellStart"/>
      <w:r w:rsidRPr="00054FBB">
        <w:rPr>
          <w:rFonts w:cs="Times New Roman"/>
          <w:szCs w:val="24"/>
        </w:rPr>
        <w:t>beberapa</w:t>
      </w:r>
      <w:proofErr w:type="spellEnd"/>
      <w:r w:rsidRPr="00054FBB">
        <w:rPr>
          <w:rFonts w:cs="Times New Roman"/>
          <w:szCs w:val="24"/>
        </w:rPr>
        <w:t xml:space="preserve"> </w:t>
      </w:r>
      <w:proofErr w:type="spellStart"/>
      <w:r w:rsidRPr="00054FBB">
        <w:rPr>
          <w:rFonts w:cs="Times New Roman"/>
          <w:szCs w:val="24"/>
        </w:rPr>
        <w:t>variabel</w:t>
      </w:r>
      <w:proofErr w:type="spellEnd"/>
      <w:r w:rsidRPr="00054FBB">
        <w:rPr>
          <w:rFonts w:cs="Times New Roman"/>
          <w:szCs w:val="24"/>
        </w:rPr>
        <w:t xml:space="preserve"> yang </w:t>
      </w:r>
      <w:proofErr w:type="spellStart"/>
      <w:r w:rsidRPr="00054FBB">
        <w:rPr>
          <w:rFonts w:cs="Times New Roman"/>
          <w:szCs w:val="24"/>
        </w:rPr>
        <w:t>akan</w:t>
      </w:r>
      <w:proofErr w:type="spellEnd"/>
      <w:r w:rsidRPr="00054FBB">
        <w:rPr>
          <w:rFonts w:cs="Times New Roman"/>
          <w:szCs w:val="24"/>
        </w:rPr>
        <w:t xml:space="preserve"> </w:t>
      </w:r>
      <w:proofErr w:type="spellStart"/>
      <w:r w:rsidRPr="00054FBB">
        <w:rPr>
          <w:rFonts w:cs="Times New Roman"/>
          <w:szCs w:val="24"/>
        </w:rPr>
        <w:t>digunakan</w:t>
      </w:r>
      <w:proofErr w:type="spellEnd"/>
      <w:r w:rsidRPr="00054FBB">
        <w:rPr>
          <w:rFonts w:cs="Times New Roman"/>
          <w:szCs w:val="24"/>
        </w:rPr>
        <w:t xml:space="preserve"> </w:t>
      </w:r>
      <w:proofErr w:type="spellStart"/>
      <w:r w:rsidRPr="00054FBB">
        <w:rPr>
          <w:rFonts w:cs="Times New Roman"/>
          <w:szCs w:val="24"/>
        </w:rPr>
        <w:t>penulis</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mencari</w:t>
      </w:r>
      <w:proofErr w:type="spellEnd"/>
      <w:r w:rsidRPr="00054FBB">
        <w:rPr>
          <w:rFonts w:cs="Times New Roman"/>
          <w:szCs w:val="24"/>
        </w:rPr>
        <w:t xml:space="preserve"> </w:t>
      </w:r>
      <w:proofErr w:type="spellStart"/>
      <w:r w:rsidRPr="00054FBB">
        <w:rPr>
          <w:rFonts w:cs="Times New Roman"/>
          <w:szCs w:val="24"/>
        </w:rPr>
        <w:t>tahu</w:t>
      </w:r>
      <w:proofErr w:type="spellEnd"/>
      <w:r w:rsidRPr="00054FBB">
        <w:rPr>
          <w:rFonts w:cs="Times New Roman"/>
          <w:szCs w:val="24"/>
        </w:rPr>
        <w:t xml:space="preserve"> </w:t>
      </w:r>
      <w:proofErr w:type="spellStart"/>
      <w:r w:rsidRPr="00054FBB">
        <w:rPr>
          <w:rFonts w:cs="Times New Roman"/>
          <w:szCs w:val="24"/>
        </w:rPr>
        <w:t>faktor</w:t>
      </w:r>
      <w:proofErr w:type="spellEnd"/>
      <w:r w:rsidRPr="00054FBB">
        <w:rPr>
          <w:rFonts w:cs="Times New Roman"/>
          <w:szCs w:val="24"/>
        </w:rPr>
        <w:t xml:space="preserve"> yang </w:t>
      </w:r>
      <w:proofErr w:type="spellStart"/>
      <w:r w:rsidRPr="00054FBB">
        <w:rPr>
          <w:rFonts w:cs="Times New Roman"/>
          <w:szCs w:val="24"/>
        </w:rPr>
        <w:t>mempengaruhi</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Hal </w:t>
      </w:r>
      <w:proofErr w:type="spellStart"/>
      <w:r w:rsidRPr="00054FBB">
        <w:rPr>
          <w:rFonts w:cs="Times New Roman"/>
          <w:szCs w:val="24"/>
        </w:rPr>
        <w:t>penting</w:t>
      </w:r>
      <w:proofErr w:type="spellEnd"/>
      <w:r w:rsidRPr="00054FBB">
        <w:rPr>
          <w:rFonts w:cs="Times New Roman"/>
          <w:szCs w:val="24"/>
        </w:rPr>
        <w:t xml:space="preserve"> lain yang </w:t>
      </w:r>
      <w:proofErr w:type="spellStart"/>
      <w:r w:rsidRPr="00054FBB">
        <w:rPr>
          <w:rFonts w:cs="Times New Roman"/>
          <w:szCs w:val="24"/>
        </w:rPr>
        <w:t>digunakan</w:t>
      </w:r>
      <w:proofErr w:type="spellEnd"/>
      <w:r w:rsidRPr="00054FBB">
        <w:rPr>
          <w:rFonts w:cs="Times New Roman"/>
          <w:szCs w:val="24"/>
        </w:rPr>
        <w:t xml:space="preserve"> </w:t>
      </w:r>
      <w:proofErr w:type="spellStart"/>
      <w:r w:rsidRPr="00054FBB">
        <w:rPr>
          <w:rFonts w:cs="Times New Roman"/>
          <w:szCs w:val="24"/>
        </w:rPr>
        <w:t>sebagai</w:t>
      </w:r>
      <w:proofErr w:type="spellEnd"/>
      <w:r w:rsidRPr="00054FBB">
        <w:rPr>
          <w:rFonts w:cs="Times New Roman"/>
          <w:szCs w:val="24"/>
        </w:rPr>
        <w:t xml:space="preserve"> </w:t>
      </w:r>
      <w:proofErr w:type="spellStart"/>
      <w:r w:rsidRPr="00054FBB">
        <w:rPr>
          <w:rFonts w:cs="Times New Roman"/>
          <w:szCs w:val="24"/>
        </w:rPr>
        <w:t>variabel</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mencari</w:t>
      </w:r>
      <w:proofErr w:type="spellEnd"/>
      <w:r w:rsidRPr="00054FBB">
        <w:rPr>
          <w:rFonts w:cs="Times New Roman"/>
          <w:szCs w:val="24"/>
        </w:rPr>
        <w:t xml:space="preserve"> </w:t>
      </w:r>
      <w:proofErr w:type="spellStart"/>
      <w:r w:rsidRPr="00054FBB">
        <w:rPr>
          <w:rFonts w:cs="Times New Roman"/>
          <w:szCs w:val="24"/>
        </w:rPr>
        <w:t>tahu</w:t>
      </w:r>
      <w:proofErr w:type="spellEnd"/>
      <w:r w:rsidRPr="00054FBB">
        <w:rPr>
          <w:rFonts w:cs="Times New Roman"/>
          <w:szCs w:val="24"/>
        </w:rPr>
        <w:t xml:space="preserve"> </w:t>
      </w:r>
      <w:proofErr w:type="spellStart"/>
      <w:r w:rsidRPr="00054FBB">
        <w:rPr>
          <w:rFonts w:cs="Times New Roman"/>
          <w:szCs w:val="24"/>
        </w:rPr>
        <w:t>faktor</w:t>
      </w:r>
      <w:proofErr w:type="spellEnd"/>
      <w:r w:rsidRPr="00054FBB">
        <w:rPr>
          <w:rFonts w:cs="Times New Roman"/>
          <w:szCs w:val="24"/>
        </w:rPr>
        <w:t xml:space="preserve"> yang </w:t>
      </w:r>
      <w:proofErr w:type="spellStart"/>
      <w:r w:rsidRPr="00054FBB">
        <w:rPr>
          <w:rFonts w:cs="Times New Roman"/>
          <w:szCs w:val="24"/>
        </w:rPr>
        <w:lastRenderedPageBreak/>
        <w:t>mempengaruhi</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ialah</w:t>
      </w:r>
      <w:proofErr w:type="spellEnd"/>
      <w:r w:rsidRPr="00054FBB">
        <w:rPr>
          <w:rFonts w:cs="Times New Roman"/>
          <w:szCs w:val="24"/>
        </w:rPr>
        <w:t xml:space="preserve">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Menurut</w:t>
      </w:r>
      <w:proofErr w:type="spellEnd"/>
      <w:r w:rsidRPr="00054FBB">
        <w:rPr>
          <w:rFonts w:cs="Times New Roman"/>
          <w:szCs w:val="24"/>
        </w:rPr>
        <w:t xml:space="preserve"> </w:t>
      </w:r>
      <w:r w:rsidRPr="00054FBB">
        <w:rPr>
          <w:rFonts w:cs="Times New Roman"/>
          <w:szCs w:val="24"/>
        </w:rPr>
        <w:fldChar w:fldCharType="begin" w:fldLock="1"/>
      </w:r>
      <w:r w:rsidRPr="00054FBB">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Kemendikbud (2017)</w:t>
      </w:r>
      <w:r w:rsidRPr="00054FBB">
        <w:rPr>
          <w:rFonts w:cs="Times New Roman"/>
          <w:szCs w:val="24"/>
        </w:rPr>
        <w:fldChar w:fldCharType="end"/>
      </w:r>
      <w:r w:rsidRPr="00054FBB">
        <w:rPr>
          <w:rFonts w:cs="Times New Roman"/>
          <w:szCs w:val="24"/>
        </w:rPr>
        <w:t xml:space="preserve">,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adalah</w:t>
      </w:r>
      <w:proofErr w:type="spellEnd"/>
      <w:r w:rsidRPr="00054FBB">
        <w:rPr>
          <w:rFonts w:cs="Times New Roman"/>
          <w:szCs w:val="24"/>
        </w:rPr>
        <w:t xml:space="preserve"> </w:t>
      </w:r>
      <w:proofErr w:type="spellStart"/>
      <w:r w:rsidRPr="00054FBB">
        <w:rPr>
          <w:rFonts w:cs="Times New Roman"/>
          <w:szCs w:val="24"/>
        </w:rPr>
        <w:t>pengetahuan</w:t>
      </w:r>
      <w:proofErr w:type="spellEnd"/>
      <w:r w:rsidRPr="00054FBB">
        <w:rPr>
          <w:rFonts w:cs="Times New Roman"/>
          <w:szCs w:val="24"/>
        </w:rPr>
        <w:t xml:space="preserve"> dan </w:t>
      </w:r>
      <w:proofErr w:type="spellStart"/>
      <w:r w:rsidRPr="00054FBB">
        <w:rPr>
          <w:rFonts w:cs="Times New Roman"/>
          <w:szCs w:val="24"/>
        </w:rPr>
        <w:t>kecakapan</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mengaplikasikan</w:t>
      </w:r>
      <w:proofErr w:type="spellEnd"/>
      <w:r w:rsidRPr="00054FBB">
        <w:rPr>
          <w:rFonts w:cs="Times New Roman"/>
          <w:szCs w:val="24"/>
        </w:rPr>
        <w:t xml:space="preserve"> </w:t>
      </w:r>
      <w:proofErr w:type="spellStart"/>
      <w:r w:rsidRPr="00054FBB">
        <w:rPr>
          <w:rFonts w:cs="Times New Roman"/>
          <w:szCs w:val="24"/>
        </w:rPr>
        <w:t>pemahaman</w:t>
      </w:r>
      <w:proofErr w:type="spellEnd"/>
      <w:r w:rsidRPr="00054FBB">
        <w:rPr>
          <w:rFonts w:cs="Times New Roman"/>
          <w:szCs w:val="24"/>
        </w:rPr>
        <w:t xml:space="preserve"> </w:t>
      </w:r>
      <w:proofErr w:type="spellStart"/>
      <w:r w:rsidRPr="00054FBB">
        <w:rPr>
          <w:rFonts w:cs="Times New Roman"/>
          <w:szCs w:val="24"/>
        </w:rPr>
        <w:t>tentang</w:t>
      </w:r>
      <w:proofErr w:type="spellEnd"/>
      <w:r w:rsidRPr="00054FBB">
        <w:rPr>
          <w:rFonts w:cs="Times New Roman"/>
          <w:szCs w:val="24"/>
        </w:rPr>
        <w:t xml:space="preserve"> </w:t>
      </w:r>
      <w:proofErr w:type="spellStart"/>
      <w:r w:rsidRPr="00054FBB">
        <w:rPr>
          <w:rFonts w:cs="Times New Roman"/>
          <w:szCs w:val="24"/>
        </w:rPr>
        <w:t>konsep</w:t>
      </w:r>
      <w:proofErr w:type="spellEnd"/>
      <w:r w:rsidRPr="00054FBB">
        <w:rPr>
          <w:rFonts w:cs="Times New Roman"/>
          <w:szCs w:val="24"/>
        </w:rPr>
        <w:t xml:space="preserve"> dan </w:t>
      </w:r>
      <w:proofErr w:type="spellStart"/>
      <w:r w:rsidRPr="00054FBB">
        <w:rPr>
          <w:rFonts w:cs="Times New Roman"/>
          <w:szCs w:val="24"/>
        </w:rPr>
        <w:t>risiko</w:t>
      </w:r>
      <w:proofErr w:type="spellEnd"/>
      <w:r w:rsidRPr="00054FBB">
        <w:rPr>
          <w:rFonts w:cs="Times New Roman"/>
          <w:szCs w:val="24"/>
        </w:rPr>
        <w:t xml:space="preserve">, </w:t>
      </w:r>
      <w:proofErr w:type="spellStart"/>
      <w:r w:rsidRPr="00054FBB">
        <w:rPr>
          <w:rFonts w:cs="Times New Roman"/>
          <w:szCs w:val="24"/>
        </w:rPr>
        <w:t>keterampilan</w:t>
      </w:r>
      <w:proofErr w:type="spellEnd"/>
      <w:r w:rsidRPr="00054FBB">
        <w:rPr>
          <w:rFonts w:cs="Times New Roman"/>
          <w:szCs w:val="24"/>
        </w:rPr>
        <w:t xml:space="preserve"> agar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membuat</w:t>
      </w:r>
      <w:proofErr w:type="spellEnd"/>
      <w:r w:rsidRPr="00054FBB">
        <w:rPr>
          <w:rFonts w:cs="Times New Roman"/>
          <w:szCs w:val="24"/>
        </w:rPr>
        <w:t xml:space="preserve"> </w:t>
      </w:r>
      <w:proofErr w:type="spellStart"/>
      <w:r w:rsidRPr="00054FBB">
        <w:rPr>
          <w:rFonts w:cs="Times New Roman"/>
          <w:szCs w:val="24"/>
        </w:rPr>
        <w:t>keputusan</w:t>
      </w:r>
      <w:proofErr w:type="spellEnd"/>
      <w:r w:rsidRPr="00054FBB">
        <w:rPr>
          <w:rFonts w:cs="Times New Roman"/>
          <w:szCs w:val="24"/>
        </w:rPr>
        <w:t xml:space="preserve"> yang </w:t>
      </w:r>
      <w:proofErr w:type="spellStart"/>
      <w:r w:rsidRPr="00054FBB">
        <w:rPr>
          <w:rFonts w:cs="Times New Roman"/>
          <w:szCs w:val="24"/>
        </w:rPr>
        <w:t>efektif</w:t>
      </w:r>
      <w:proofErr w:type="spellEnd"/>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w:t>
      </w:r>
      <w:proofErr w:type="spellStart"/>
      <w:r w:rsidRPr="00054FBB">
        <w:rPr>
          <w:rFonts w:cs="Times New Roman"/>
          <w:szCs w:val="24"/>
        </w:rPr>
        <w:t>konteks</w:t>
      </w:r>
      <w:proofErr w:type="spellEnd"/>
      <w:r w:rsidRPr="00054FBB">
        <w:rPr>
          <w:rFonts w:cs="Times New Roman"/>
          <w:szCs w:val="24"/>
        </w:rPr>
        <w:t xml:space="preserve"> </w:t>
      </w:r>
      <w:proofErr w:type="spellStart"/>
      <w:r w:rsidRPr="00054FBB">
        <w:rPr>
          <w:rFonts w:cs="Times New Roman"/>
          <w:szCs w:val="24"/>
        </w:rPr>
        <w:t>finansial</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meningkatkan</w:t>
      </w:r>
      <w:proofErr w:type="spellEnd"/>
      <w:r w:rsidRPr="00054FBB">
        <w:rPr>
          <w:rFonts w:cs="Times New Roman"/>
          <w:szCs w:val="24"/>
        </w:rPr>
        <w:t xml:space="preserve"> </w:t>
      </w:r>
      <w:proofErr w:type="spellStart"/>
      <w:r w:rsidRPr="00054FBB">
        <w:rPr>
          <w:rFonts w:cs="Times New Roman"/>
          <w:szCs w:val="24"/>
        </w:rPr>
        <w:t>kesejahteraan</w:t>
      </w:r>
      <w:proofErr w:type="spellEnd"/>
      <w:r w:rsidRPr="00054FBB">
        <w:rPr>
          <w:rFonts w:cs="Times New Roman"/>
          <w:szCs w:val="24"/>
        </w:rPr>
        <w:t xml:space="preserve"> </w:t>
      </w:r>
      <w:proofErr w:type="spellStart"/>
      <w:r w:rsidRPr="00054FBB">
        <w:rPr>
          <w:rFonts w:cs="Times New Roman"/>
          <w:szCs w:val="24"/>
        </w:rPr>
        <w:t>finansial</w:t>
      </w:r>
      <w:proofErr w:type="spellEnd"/>
      <w:r w:rsidRPr="00054FBB">
        <w:rPr>
          <w:rFonts w:cs="Times New Roman"/>
          <w:szCs w:val="24"/>
        </w:rPr>
        <w:t xml:space="preserve">, </w:t>
      </w:r>
      <w:proofErr w:type="spellStart"/>
      <w:r w:rsidRPr="00054FBB">
        <w:rPr>
          <w:rFonts w:cs="Times New Roman"/>
          <w:szCs w:val="24"/>
        </w:rPr>
        <w:t>baik</w:t>
      </w:r>
      <w:proofErr w:type="spellEnd"/>
      <w:r w:rsidRPr="00054FBB">
        <w:rPr>
          <w:rFonts w:cs="Times New Roman"/>
          <w:szCs w:val="24"/>
        </w:rPr>
        <w:t xml:space="preserve"> </w:t>
      </w:r>
      <w:proofErr w:type="spellStart"/>
      <w:r w:rsidRPr="00054FBB">
        <w:rPr>
          <w:rFonts w:cs="Times New Roman"/>
          <w:szCs w:val="24"/>
        </w:rPr>
        <w:t>individu</w:t>
      </w:r>
      <w:proofErr w:type="spellEnd"/>
      <w:r w:rsidRPr="00054FBB">
        <w:rPr>
          <w:rFonts w:cs="Times New Roman"/>
          <w:szCs w:val="24"/>
        </w:rPr>
        <w:t xml:space="preserve"> </w:t>
      </w:r>
      <w:proofErr w:type="spellStart"/>
      <w:r w:rsidRPr="00054FBB">
        <w:rPr>
          <w:rFonts w:cs="Times New Roman"/>
          <w:szCs w:val="24"/>
        </w:rPr>
        <w:t>maupun</w:t>
      </w:r>
      <w:proofErr w:type="spellEnd"/>
      <w:r w:rsidRPr="00054FBB">
        <w:rPr>
          <w:rFonts w:cs="Times New Roman"/>
          <w:szCs w:val="24"/>
        </w:rPr>
        <w:t xml:space="preserve"> </w:t>
      </w:r>
      <w:proofErr w:type="spellStart"/>
      <w:r w:rsidRPr="00054FBB">
        <w:rPr>
          <w:rFonts w:cs="Times New Roman"/>
          <w:szCs w:val="24"/>
        </w:rPr>
        <w:t>sosial</w:t>
      </w:r>
      <w:proofErr w:type="spellEnd"/>
      <w:r w:rsidRPr="00054FBB">
        <w:rPr>
          <w:rFonts w:cs="Times New Roman"/>
          <w:szCs w:val="24"/>
        </w:rPr>
        <w:t xml:space="preserve">, dan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berpartisipasi</w:t>
      </w:r>
      <w:proofErr w:type="spellEnd"/>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w:t>
      </w:r>
      <w:proofErr w:type="spellStart"/>
      <w:r w:rsidRPr="00054FBB">
        <w:rPr>
          <w:rFonts w:cs="Times New Roman"/>
          <w:szCs w:val="24"/>
        </w:rPr>
        <w:t>lingkungan</w:t>
      </w:r>
      <w:proofErr w:type="spellEnd"/>
      <w:r w:rsidRPr="00054FBB">
        <w:rPr>
          <w:rFonts w:cs="Times New Roman"/>
          <w:szCs w:val="24"/>
        </w:rPr>
        <w:t xml:space="preserve"> </w:t>
      </w:r>
      <w:proofErr w:type="spellStart"/>
      <w:r w:rsidRPr="00054FBB">
        <w:rPr>
          <w:rFonts w:cs="Times New Roman"/>
          <w:szCs w:val="24"/>
        </w:rPr>
        <w:t>masyarakat</w:t>
      </w:r>
      <w:proofErr w:type="spellEnd"/>
      <w:r w:rsidRPr="00054FBB">
        <w:rPr>
          <w:rFonts w:cs="Times New Roman"/>
          <w:szCs w:val="24"/>
        </w:rPr>
        <w:t xml:space="preserve">. </w:t>
      </w:r>
      <w:proofErr w:type="spellStart"/>
      <w:r w:rsidRPr="00054FBB">
        <w:rPr>
          <w:rFonts w:cs="Times New Roman"/>
          <w:szCs w:val="24"/>
        </w:rPr>
        <w:t>Sementara</w:t>
      </w:r>
      <w:proofErr w:type="spellEnd"/>
      <w:r w:rsidRPr="00054FBB">
        <w:rPr>
          <w:rFonts w:cs="Times New Roman"/>
          <w:szCs w:val="24"/>
        </w:rPr>
        <w:t xml:space="preserve"> </w:t>
      </w:r>
      <w:r w:rsidRPr="00054FBB">
        <w:rPr>
          <w:rFonts w:cs="Times New Roman"/>
          <w:szCs w:val="24"/>
        </w:rPr>
        <w:fldChar w:fldCharType="begin" w:fldLock="1"/>
      </w:r>
      <w:r w:rsidRPr="00054FBB">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(2017)</w:t>
      </w:r>
      <w:r w:rsidRPr="00054FBB">
        <w:rPr>
          <w:rFonts w:cs="Times New Roman"/>
          <w:szCs w:val="24"/>
        </w:rPr>
        <w:fldChar w:fldCharType="end"/>
      </w:r>
      <w:r w:rsidRPr="00054FBB">
        <w:rPr>
          <w:rFonts w:cs="Times New Roman"/>
          <w:szCs w:val="24"/>
        </w:rPr>
        <w:t xml:space="preserve"> </w:t>
      </w:r>
      <w:proofErr w:type="spellStart"/>
      <w:r w:rsidRPr="00054FBB">
        <w:rPr>
          <w:rFonts w:cs="Times New Roman"/>
          <w:szCs w:val="24"/>
        </w:rPr>
        <w:t>mendefinisikan</w:t>
      </w:r>
      <w:proofErr w:type="spellEnd"/>
      <w:r w:rsidRPr="00054FBB">
        <w:rPr>
          <w:rFonts w:cs="Times New Roman"/>
          <w:szCs w:val="24"/>
        </w:rPr>
        <w:t xml:space="preserve">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sebagai</w:t>
      </w:r>
      <w:proofErr w:type="spellEnd"/>
      <w:r w:rsidRPr="00054FBB">
        <w:rPr>
          <w:rFonts w:cs="Times New Roman"/>
          <w:szCs w:val="24"/>
        </w:rPr>
        <w:t xml:space="preserve"> </w:t>
      </w:r>
      <w:proofErr w:type="spellStart"/>
      <w:r w:rsidRPr="00054FBB">
        <w:rPr>
          <w:rFonts w:cs="Times New Roman"/>
          <w:szCs w:val="24"/>
        </w:rPr>
        <w:t>pengetahuan</w:t>
      </w:r>
      <w:proofErr w:type="spellEnd"/>
      <w:r w:rsidRPr="00054FBB">
        <w:rPr>
          <w:rFonts w:cs="Times New Roman"/>
          <w:szCs w:val="24"/>
        </w:rPr>
        <w:t xml:space="preserve"> dan </w:t>
      </w:r>
      <w:proofErr w:type="spellStart"/>
      <w:r w:rsidRPr="00054FBB">
        <w:rPr>
          <w:rFonts w:cs="Times New Roman"/>
          <w:szCs w:val="24"/>
        </w:rPr>
        <w:t>pemahaman</w:t>
      </w:r>
      <w:proofErr w:type="spellEnd"/>
      <w:r w:rsidRPr="00054FBB">
        <w:rPr>
          <w:rFonts w:cs="Times New Roman"/>
          <w:szCs w:val="24"/>
        </w:rPr>
        <w:t xml:space="preserve"> </w:t>
      </w:r>
      <w:proofErr w:type="spellStart"/>
      <w:r w:rsidRPr="00054FBB">
        <w:rPr>
          <w:rFonts w:cs="Times New Roman"/>
          <w:szCs w:val="24"/>
        </w:rPr>
        <w:t>atas</w:t>
      </w:r>
      <w:proofErr w:type="spellEnd"/>
      <w:r w:rsidRPr="00054FBB">
        <w:rPr>
          <w:rFonts w:cs="Times New Roman"/>
          <w:szCs w:val="24"/>
        </w:rPr>
        <w:t xml:space="preserve"> </w:t>
      </w:r>
      <w:proofErr w:type="spellStart"/>
      <w:r w:rsidRPr="00054FBB">
        <w:rPr>
          <w:rFonts w:cs="Times New Roman"/>
          <w:szCs w:val="24"/>
        </w:rPr>
        <w:t>konsep</w:t>
      </w:r>
      <w:proofErr w:type="spellEnd"/>
      <w:r w:rsidRPr="00054FBB">
        <w:rPr>
          <w:rFonts w:cs="Times New Roman"/>
          <w:szCs w:val="24"/>
        </w:rPr>
        <w:t xml:space="preserve"> dan </w:t>
      </w:r>
      <w:proofErr w:type="spellStart"/>
      <w:r w:rsidRPr="00054FBB">
        <w:rPr>
          <w:rFonts w:cs="Times New Roman"/>
          <w:szCs w:val="24"/>
        </w:rPr>
        <w:t>risiko</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berikut</w:t>
      </w:r>
      <w:proofErr w:type="spellEnd"/>
      <w:r w:rsidRPr="00054FBB">
        <w:rPr>
          <w:rFonts w:cs="Times New Roman"/>
          <w:szCs w:val="24"/>
        </w:rPr>
        <w:t xml:space="preserve"> </w:t>
      </w:r>
      <w:proofErr w:type="spellStart"/>
      <w:r w:rsidRPr="00054FBB">
        <w:rPr>
          <w:rFonts w:cs="Times New Roman"/>
          <w:szCs w:val="24"/>
        </w:rPr>
        <w:t>keterampilan</w:t>
      </w:r>
      <w:proofErr w:type="spellEnd"/>
      <w:r w:rsidRPr="00054FBB">
        <w:rPr>
          <w:rFonts w:cs="Times New Roman"/>
          <w:szCs w:val="24"/>
        </w:rPr>
        <w:t xml:space="preserve">, </w:t>
      </w:r>
      <w:proofErr w:type="spellStart"/>
      <w:r w:rsidRPr="00054FBB">
        <w:rPr>
          <w:rFonts w:cs="Times New Roman"/>
          <w:szCs w:val="24"/>
        </w:rPr>
        <w:t>motivasi</w:t>
      </w:r>
      <w:proofErr w:type="spellEnd"/>
      <w:r w:rsidRPr="00054FBB">
        <w:rPr>
          <w:rFonts w:cs="Times New Roman"/>
          <w:szCs w:val="24"/>
        </w:rPr>
        <w:t xml:space="preserve">, </w:t>
      </w:r>
      <w:proofErr w:type="spellStart"/>
      <w:r w:rsidRPr="00054FBB">
        <w:rPr>
          <w:rFonts w:cs="Times New Roman"/>
          <w:szCs w:val="24"/>
        </w:rPr>
        <w:t>serta</w:t>
      </w:r>
      <w:proofErr w:type="spellEnd"/>
      <w:r w:rsidRPr="00054FBB">
        <w:rPr>
          <w:rFonts w:cs="Times New Roman"/>
          <w:szCs w:val="24"/>
        </w:rPr>
        <w:t xml:space="preserve"> </w:t>
      </w:r>
      <w:proofErr w:type="spellStart"/>
      <w:r w:rsidRPr="00054FBB">
        <w:rPr>
          <w:rFonts w:cs="Times New Roman"/>
          <w:szCs w:val="24"/>
        </w:rPr>
        <w:t>keyakinan</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menerapkan</w:t>
      </w:r>
      <w:proofErr w:type="spellEnd"/>
      <w:r w:rsidRPr="00054FBB">
        <w:rPr>
          <w:rFonts w:cs="Times New Roman"/>
          <w:szCs w:val="24"/>
        </w:rPr>
        <w:t xml:space="preserve"> </w:t>
      </w:r>
      <w:proofErr w:type="spellStart"/>
      <w:r w:rsidRPr="00054FBB">
        <w:rPr>
          <w:rFonts w:cs="Times New Roman"/>
          <w:szCs w:val="24"/>
        </w:rPr>
        <w:t>pengetahuan</w:t>
      </w:r>
      <w:proofErr w:type="spellEnd"/>
      <w:r w:rsidRPr="00054FBB">
        <w:rPr>
          <w:rFonts w:cs="Times New Roman"/>
          <w:szCs w:val="24"/>
        </w:rPr>
        <w:t xml:space="preserve"> dan </w:t>
      </w:r>
      <w:proofErr w:type="spellStart"/>
      <w:r w:rsidRPr="00054FBB">
        <w:rPr>
          <w:rFonts w:cs="Times New Roman"/>
          <w:szCs w:val="24"/>
        </w:rPr>
        <w:t>pemahaman</w:t>
      </w:r>
      <w:proofErr w:type="spellEnd"/>
      <w:r w:rsidRPr="00054FBB">
        <w:rPr>
          <w:rFonts w:cs="Times New Roman"/>
          <w:szCs w:val="24"/>
        </w:rPr>
        <w:t xml:space="preserve"> yang </w:t>
      </w:r>
      <w:proofErr w:type="spellStart"/>
      <w:r w:rsidRPr="00054FBB">
        <w:rPr>
          <w:rFonts w:cs="Times New Roman"/>
          <w:szCs w:val="24"/>
        </w:rPr>
        <w:t>dimilikinya</w:t>
      </w:r>
      <w:proofErr w:type="spellEnd"/>
      <w:r w:rsidRPr="00054FBB">
        <w:rPr>
          <w:rFonts w:cs="Times New Roman"/>
          <w:szCs w:val="24"/>
        </w:rPr>
        <w:t xml:space="preserve"> </w:t>
      </w:r>
      <w:proofErr w:type="spellStart"/>
      <w:r w:rsidRPr="00054FBB">
        <w:rPr>
          <w:rFonts w:cs="Times New Roman"/>
          <w:szCs w:val="24"/>
        </w:rPr>
        <w:t>tersebut</w:t>
      </w:r>
      <w:proofErr w:type="spellEnd"/>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w:t>
      </w:r>
      <w:proofErr w:type="spellStart"/>
      <w:r w:rsidRPr="00054FBB">
        <w:rPr>
          <w:rFonts w:cs="Times New Roman"/>
          <w:szCs w:val="24"/>
        </w:rPr>
        <w:t>rangka</w:t>
      </w:r>
      <w:proofErr w:type="spellEnd"/>
      <w:r w:rsidRPr="00054FBB">
        <w:rPr>
          <w:rFonts w:cs="Times New Roman"/>
          <w:szCs w:val="24"/>
        </w:rPr>
        <w:t xml:space="preserve"> </w:t>
      </w:r>
      <w:proofErr w:type="spellStart"/>
      <w:r w:rsidRPr="00054FBB">
        <w:rPr>
          <w:rFonts w:cs="Times New Roman"/>
          <w:szCs w:val="24"/>
        </w:rPr>
        <w:t>membuat</w:t>
      </w:r>
      <w:proofErr w:type="spellEnd"/>
      <w:r w:rsidRPr="00054FBB">
        <w:rPr>
          <w:rFonts w:cs="Times New Roman"/>
          <w:szCs w:val="24"/>
        </w:rPr>
        <w:t xml:space="preserve"> </w:t>
      </w:r>
      <w:proofErr w:type="spellStart"/>
      <w:r w:rsidRPr="00054FBB">
        <w:rPr>
          <w:rFonts w:cs="Times New Roman"/>
          <w:szCs w:val="24"/>
        </w:rPr>
        <w:t>keputusan</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yang </w:t>
      </w:r>
      <w:proofErr w:type="spellStart"/>
      <w:r w:rsidRPr="00054FBB">
        <w:rPr>
          <w:rFonts w:cs="Times New Roman"/>
          <w:szCs w:val="24"/>
        </w:rPr>
        <w:t>efektif</w:t>
      </w:r>
      <w:proofErr w:type="spellEnd"/>
      <w:r w:rsidRPr="00054FBB">
        <w:rPr>
          <w:rFonts w:cs="Times New Roman"/>
          <w:szCs w:val="24"/>
        </w:rPr>
        <w:t xml:space="preserve">, </w:t>
      </w:r>
      <w:proofErr w:type="spellStart"/>
      <w:r w:rsidRPr="00054FBB">
        <w:rPr>
          <w:rFonts w:cs="Times New Roman"/>
          <w:szCs w:val="24"/>
        </w:rPr>
        <w:t>meningkatkan</w:t>
      </w:r>
      <w:proofErr w:type="spellEnd"/>
      <w:r w:rsidRPr="00054FBB">
        <w:rPr>
          <w:rFonts w:cs="Times New Roman"/>
          <w:szCs w:val="24"/>
        </w:rPr>
        <w:t xml:space="preserve"> </w:t>
      </w:r>
      <w:proofErr w:type="spellStart"/>
      <w:r w:rsidRPr="00054FBB">
        <w:rPr>
          <w:rFonts w:cs="Times New Roman"/>
          <w:szCs w:val="24"/>
        </w:rPr>
        <w:t>kesejahteraan</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r w:rsidRPr="00054FBB">
        <w:rPr>
          <w:rFonts w:cs="Times New Roman"/>
          <w:i/>
          <w:iCs/>
          <w:szCs w:val="24"/>
        </w:rPr>
        <w:t>financial well-being</w:t>
      </w:r>
      <w:r w:rsidRPr="00054FBB">
        <w:rPr>
          <w:rFonts w:cs="Times New Roman"/>
          <w:szCs w:val="24"/>
        </w:rPr>
        <w:t xml:space="preserve">) </w:t>
      </w:r>
      <w:proofErr w:type="spellStart"/>
      <w:r w:rsidRPr="00054FBB">
        <w:rPr>
          <w:rFonts w:cs="Times New Roman"/>
          <w:szCs w:val="24"/>
        </w:rPr>
        <w:t>individu</w:t>
      </w:r>
      <w:proofErr w:type="spellEnd"/>
      <w:r w:rsidRPr="00054FBB">
        <w:rPr>
          <w:rFonts w:cs="Times New Roman"/>
          <w:szCs w:val="24"/>
        </w:rPr>
        <w:t xml:space="preserve"> dan </w:t>
      </w:r>
      <w:proofErr w:type="spellStart"/>
      <w:r w:rsidRPr="00054FBB">
        <w:rPr>
          <w:rFonts w:cs="Times New Roman"/>
          <w:szCs w:val="24"/>
        </w:rPr>
        <w:t>masyarakat</w:t>
      </w:r>
      <w:proofErr w:type="spellEnd"/>
      <w:r w:rsidRPr="00054FBB">
        <w:rPr>
          <w:rFonts w:cs="Times New Roman"/>
          <w:szCs w:val="24"/>
        </w:rPr>
        <w:t xml:space="preserve">, dan </w:t>
      </w:r>
      <w:proofErr w:type="spellStart"/>
      <w:r w:rsidRPr="00054FBB">
        <w:rPr>
          <w:rFonts w:cs="Times New Roman"/>
          <w:szCs w:val="24"/>
        </w:rPr>
        <w:t>berpartisipasi</w:t>
      </w:r>
      <w:proofErr w:type="spellEnd"/>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w:t>
      </w:r>
      <w:proofErr w:type="spellStart"/>
      <w:r w:rsidRPr="00054FBB">
        <w:rPr>
          <w:rFonts w:cs="Times New Roman"/>
          <w:szCs w:val="24"/>
        </w:rPr>
        <w:t>bidang</w:t>
      </w:r>
      <w:proofErr w:type="spellEnd"/>
      <w:r w:rsidRPr="00054FBB">
        <w:rPr>
          <w:rFonts w:cs="Times New Roman"/>
          <w:szCs w:val="24"/>
        </w:rPr>
        <w:t xml:space="preserve"> </w:t>
      </w:r>
      <w:proofErr w:type="spellStart"/>
      <w:r w:rsidRPr="00054FBB">
        <w:rPr>
          <w:rFonts w:cs="Times New Roman"/>
          <w:szCs w:val="24"/>
        </w:rPr>
        <w:t>ekonomi</w:t>
      </w:r>
      <w:proofErr w:type="spellEnd"/>
      <w:r w:rsidRPr="00054FBB">
        <w:rPr>
          <w:rFonts w:cs="Times New Roman"/>
          <w:szCs w:val="24"/>
        </w:rPr>
        <w:t xml:space="preserve">. </w:t>
      </w:r>
    </w:p>
    <w:p w14:paraId="4E897141" w14:textId="77777777" w:rsidR="00D36D50" w:rsidRPr="00054FBB" w:rsidRDefault="00D36D50" w:rsidP="00D36D50">
      <w:pPr>
        <w:spacing w:after="0"/>
        <w:ind w:firstLine="567"/>
        <w:rPr>
          <w:rFonts w:cs="Times New Roman"/>
          <w:szCs w:val="24"/>
        </w:rPr>
      </w:pPr>
      <w:proofErr w:type="spellStart"/>
      <w:r w:rsidRPr="00054FBB">
        <w:rPr>
          <w:rFonts w:cs="Times New Roman"/>
          <w:szCs w:val="24"/>
        </w:rPr>
        <w:t>Meskipun</w:t>
      </w:r>
      <w:proofErr w:type="spellEnd"/>
      <w:r w:rsidRPr="00054FBB">
        <w:rPr>
          <w:rFonts w:cs="Times New Roman"/>
          <w:szCs w:val="24"/>
        </w:rPr>
        <w:t xml:space="preserve"> </w:t>
      </w:r>
      <w:proofErr w:type="spellStart"/>
      <w:r w:rsidRPr="00054FBB">
        <w:rPr>
          <w:rFonts w:cs="Times New Roman"/>
          <w:szCs w:val="24"/>
        </w:rPr>
        <w:t>pertumbuhan</w:t>
      </w:r>
      <w:proofErr w:type="spellEnd"/>
      <w:r w:rsidRPr="00054FBB">
        <w:rPr>
          <w:rFonts w:cs="Times New Roman"/>
          <w:szCs w:val="24"/>
        </w:rPr>
        <w:t xml:space="preserve"> </w:t>
      </w:r>
      <w:proofErr w:type="spellStart"/>
      <w:r w:rsidRPr="00054FBB">
        <w:rPr>
          <w:rFonts w:cs="Times New Roman"/>
          <w:szCs w:val="24"/>
        </w:rPr>
        <w:t>ekonomi</w:t>
      </w:r>
      <w:proofErr w:type="spellEnd"/>
      <w:r w:rsidRPr="00054FBB">
        <w:rPr>
          <w:rFonts w:cs="Times New Roman"/>
          <w:szCs w:val="24"/>
        </w:rPr>
        <w:t xml:space="preserve"> di Indonesia </w:t>
      </w:r>
      <w:proofErr w:type="spellStart"/>
      <w:r w:rsidRPr="00054FBB">
        <w:rPr>
          <w:rFonts w:cs="Times New Roman"/>
          <w:szCs w:val="24"/>
        </w:rPr>
        <w:t>bisa</w:t>
      </w:r>
      <w:proofErr w:type="spellEnd"/>
      <w:r w:rsidRPr="00054FBB">
        <w:rPr>
          <w:rFonts w:cs="Times New Roman"/>
          <w:szCs w:val="24"/>
        </w:rPr>
        <w:t xml:space="preserve"> </w:t>
      </w:r>
      <w:proofErr w:type="spellStart"/>
      <w:r w:rsidRPr="00054FBB">
        <w:rPr>
          <w:rFonts w:cs="Times New Roman"/>
          <w:szCs w:val="24"/>
        </w:rPr>
        <w:t>dibilang</w:t>
      </w:r>
      <w:proofErr w:type="spellEnd"/>
      <w:r w:rsidRPr="00054FBB">
        <w:rPr>
          <w:rFonts w:cs="Times New Roman"/>
          <w:szCs w:val="24"/>
        </w:rPr>
        <w:t xml:space="preserve"> </w:t>
      </w:r>
      <w:proofErr w:type="spellStart"/>
      <w:r w:rsidRPr="00054FBB">
        <w:rPr>
          <w:rFonts w:cs="Times New Roman"/>
          <w:szCs w:val="24"/>
        </w:rPr>
        <w:t>cukup</w:t>
      </w:r>
      <w:proofErr w:type="spellEnd"/>
      <w:r w:rsidRPr="00054FBB">
        <w:rPr>
          <w:rFonts w:cs="Times New Roman"/>
          <w:szCs w:val="24"/>
        </w:rPr>
        <w:t xml:space="preserve"> </w:t>
      </w:r>
      <w:proofErr w:type="spellStart"/>
      <w:r w:rsidRPr="00054FBB">
        <w:rPr>
          <w:rFonts w:cs="Times New Roman"/>
          <w:szCs w:val="24"/>
        </w:rPr>
        <w:t>besar</w:t>
      </w:r>
      <w:proofErr w:type="spellEnd"/>
      <w:r w:rsidRPr="00054FBB">
        <w:rPr>
          <w:rFonts w:cs="Times New Roman"/>
          <w:szCs w:val="24"/>
        </w:rPr>
        <w:t xml:space="preserve"> </w:t>
      </w:r>
      <w:proofErr w:type="spellStart"/>
      <w:r w:rsidRPr="00054FBB">
        <w:rPr>
          <w:rFonts w:cs="Times New Roman"/>
          <w:szCs w:val="24"/>
        </w:rPr>
        <w:t>setiap</w:t>
      </w:r>
      <w:proofErr w:type="spellEnd"/>
      <w:r w:rsidRPr="00054FBB">
        <w:rPr>
          <w:rFonts w:cs="Times New Roman"/>
          <w:szCs w:val="24"/>
        </w:rPr>
        <w:t xml:space="preserve"> </w:t>
      </w:r>
      <w:proofErr w:type="spellStart"/>
      <w:r w:rsidRPr="00054FBB">
        <w:rPr>
          <w:rFonts w:cs="Times New Roman"/>
          <w:szCs w:val="24"/>
        </w:rPr>
        <w:t>tahunnya</w:t>
      </w:r>
      <w:proofErr w:type="spellEnd"/>
      <w:r w:rsidRPr="00054FBB">
        <w:rPr>
          <w:rFonts w:cs="Times New Roman"/>
          <w:szCs w:val="24"/>
        </w:rPr>
        <w:t xml:space="preserve">, </w:t>
      </w:r>
      <w:proofErr w:type="spellStart"/>
      <w:r w:rsidRPr="00054FBB">
        <w:rPr>
          <w:rFonts w:cs="Times New Roman"/>
          <w:szCs w:val="24"/>
        </w:rPr>
        <w:t>namun</w:t>
      </w:r>
      <w:proofErr w:type="spellEnd"/>
      <w:r w:rsidRPr="00054FBB">
        <w:rPr>
          <w:rFonts w:cs="Times New Roman"/>
          <w:szCs w:val="24"/>
        </w:rPr>
        <w:t xml:space="preserve"> </w:t>
      </w:r>
      <w:proofErr w:type="spellStart"/>
      <w:r w:rsidRPr="00054FBB">
        <w:rPr>
          <w:rFonts w:cs="Times New Roman"/>
          <w:szCs w:val="24"/>
        </w:rPr>
        <w:t>masih</w:t>
      </w:r>
      <w:proofErr w:type="spellEnd"/>
      <w:r w:rsidRPr="00054FBB">
        <w:rPr>
          <w:rFonts w:cs="Times New Roman"/>
          <w:szCs w:val="24"/>
        </w:rPr>
        <w:t xml:space="preserve"> </w:t>
      </w:r>
      <w:proofErr w:type="spellStart"/>
      <w:r w:rsidRPr="00054FBB">
        <w:rPr>
          <w:rFonts w:cs="Times New Roman"/>
          <w:szCs w:val="24"/>
        </w:rPr>
        <w:t>sering</w:t>
      </w:r>
      <w:proofErr w:type="spellEnd"/>
      <w:r w:rsidRPr="00054FBB">
        <w:rPr>
          <w:rFonts w:cs="Times New Roman"/>
          <w:szCs w:val="24"/>
        </w:rPr>
        <w:t xml:space="preserve"> </w:t>
      </w:r>
      <w:proofErr w:type="spellStart"/>
      <w:r w:rsidRPr="00054FBB">
        <w:rPr>
          <w:rFonts w:cs="Times New Roman"/>
          <w:szCs w:val="24"/>
        </w:rPr>
        <w:t>terjadi</w:t>
      </w:r>
      <w:proofErr w:type="spellEnd"/>
      <w:r w:rsidRPr="00054FBB">
        <w:rPr>
          <w:rFonts w:cs="Times New Roman"/>
          <w:szCs w:val="24"/>
        </w:rPr>
        <w:t xml:space="preserve"> </w:t>
      </w:r>
      <w:proofErr w:type="spellStart"/>
      <w:r w:rsidRPr="00054FBB">
        <w:rPr>
          <w:rFonts w:cs="Times New Roman"/>
          <w:szCs w:val="24"/>
        </w:rPr>
        <w:t>kesenjangan</w:t>
      </w:r>
      <w:proofErr w:type="spellEnd"/>
      <w:r w:rsidRPr="00054FBB">
        <w:rPr>
          <w:rFonts w:cs="Times New Roman"/>
          <w:szCs w:val="24"/>
        </w:rPr>
        <w:t xml:space="preserve"> </w:t>
      </w:r>
      <w:proofErr w:type="spellStart"/>
      <w:r w:rsidRPr="00054FBB">
        <w:rPr>
          <w:rFonts w:cs="Times New Roman"/>
          <w:szCs w:val="24"/>
        </w:rPr>
        <w:t>ekonomi</w:t>
      </w:r>
      <w:proofErr w:type="spellEnd"/>
      <w:r w:rsidRPr="00054FBB">
        <w:rPr>
          <w:rFonts w:cs="Times New Roman"/>
          <w:szCs w:val="24"/>
        </w:rPr>
        <w:t xml:space="preserve"> dan </w:t>
      </w:r>
      <w:proofErr w:type="spellStart"/>
      <w:r w:rsidRPr="00054FBB">
        <w:rPr>
          <w:rFonts w:cs="Times New Roman"/>
          <w:szCs w:val="24"/>
        </w:rPr>
        <w:t>sosial</w:t>
      </w:r>
      <w:proofErr w:type="spellEnd"/>
      <w:r w:rsidRPr="00054FBB">
        <w:rPr>
          <w:rFonts w:cs="Times New Roman"/>
          <w:szCs w:val="24"/>
        </w:rPr>
        <w:t xml:space="preserve"> di </w:t>
      </w:r>
      <w:proofErr w:type="spellStart"/>
      <w:r w:rsidRPr="00054FBB">
        <w:rPr>
          <w:rFonts w:cs="Times New Roman"/>
          <w:szCs w:val="24"/>
        </w:rPr>
        <w:t>masyarakat</w:t>
      </w:r>
      <w:proofErr w:type="spellEnd"/>
      <w:r w:rsidRPr="00054FBB">
        <w:rPr>
          <w:rFonts w:cs="Times New Roman"/>
          <w:szCs w:val="24"/>
        </w:rPr>
        <w:t xml:space="preserve">. </w:t>
      </w:r>
      <w:proofErr w:type="spellStart"/>
      <w:r w:rsidRPr="00054FBB">
        <w:rPr>
          <w:rFonts w:cs="Times New Roman"/>
          <w:szCs w:val="24"/>
        </w:rPr>
        <w:t>Penyebabnya</w:t>
      </w:r>
      <w:proofErr w:type="spellEnd"/>
      <w:r w:rsidRPr="00054FBB">
        <w:rPr>
          <w:rFonts w:cs="Times New Roman"/>
          <w:szCs w:val="24"/>
        </w:rPr>
        <w:t xml:space="preserve"> </w:t>
      </w:r>
      <w:proofErr w:type="spellStart"/>
      <w:r w:rsidRPr="00054FBB">
        <w:rPr>
          <w:rFonts w:cs="Times New Roman"/>
          <w:szCs w:val="24"/>
        </w:rPr>
        <w:t>adalah</w:t>
      </w:r>
      <w:proofErr w:type="spellEnd"/>
      <w:r w:rsidRPr="00054FBB">
        <w:rPr>
          <w:rFonts w:cs="Times New Roman"/>
          <w:szCs w:val="24"/>
        </w:rPr>
        <w:t xml:space="preserve"> </w:t>
      </w:r>
      <w:proofErr w:type="spellStart"/>
      <w:r w:rsidRPr="00054FBB">
        <w:rPr>
          <w:rFonts w:cs="Times New Roman"/>
          <w:szCs w:val="24"/>
        </w:rPr>
        <w:t>sebagian</w:t>
      </w:r>
      <w:proofErr w:type="spellEnd"/>
      <w:r w:rsidRPr="00054FBB">
        <w:rPr>
          <w:rFonts w:cs="Times New Roman"/>
          <w:szCs w:val="24"/>
        </w:rPr>
        <w:t xml:space="preserve"> </w:t>
      </w:r>
      <w:proofErr w:type="spellStart"/>
      <w:r w:rsidRPr="00054FBB">
        <w:rPr>
          <w:rFonts w:cs="Times New Roman"/>
          <w:szCs w:val="24"/>
        </w:rPr>
        <w:t>besar</w:t>
      </w:r>
      <w:proofErr w:type="spellEnd"/>
      <w:r w:rsidRPr="00054FBB">
        <w:rPr>
          <w:rFonts w:cs="Times New Roman"/>
          <w:szCs w:val="24"/>
        </w:rPr>
        <w:t xml:space="preserve"> </w:t>
      </w:r>
      <w:proofErr w:type="spellStart"/>
      <w:r w:rsidRPr="00054FBB">
        <w:rPr>
          <w:rFonts w:cs="Times New Roman"/>
          <w:szCs w:val="24"/>
        </w:rPr>
        <w:t>masyarakat</w:t>
      </w:r>
      <w:proofErr w:type="spellEnd"/>
      <w:r w:rsidRPr="00054FBB">
        <w:rPr>
          <w:rFonts w:cs="Times New Roman"/>
          <w:szCs w:val="24"/>
        </w:rPr>
        <w:t xml:space="preserve"> </w:t>
      </w:r>
      <w:proofErr w:type="spellStart"/>
      <w:r w:rsidRPr="00054FBB">
        <w:rPr>
          <w:rFonts w:cs="Times New Roman"/>
          <w:szCs w:val="24"/>
        </w:rPr>
        <w:t>masih</w:t>
      </w:r>
      <w:proofErr w:type="spellEnd"/>
      <w:r w:rsidRPr="00054FBB">
        <w:rPr>
          <w:rFonts w:cs="Times New Roman"/>
          <w:szCs w:val="24"/>
        </w:rPr>
        <w:t xml:space="preserve"> minim </w:t>
      </w:r>
      <w:proofErr w:type="spellStart"/>
      <w:r w:rsidRPr="00054FBB">
        <w:rPr>
          <w:rFonts w:cs="Times New Roman"/>
          <w:szCs w:val="24"/>
        </w:rPr>
        <w:t>pengetahuan</w:t>
      </w:r>
      <w:proofErr w:type="spellEnd"/>
      <w:r w:rsidRPr="00054FBB">
        <w:rPr>
          <w:rFonts w:cs="Times New Roman"/>
          <w:szCs w:val="24"/>
        </w:rPr>
        <w:t xml:space="preserve"> dan </w:t>
      </w:r>
      <w:proofErr w:type="spellStart"/>
      <w:r w:rsidRPr="00054FBB">
        <w:rPr>
          <w:rFonts w:cs="Times New Roman"/>
          <w:szCs w:val="24"/>
        </w:rPr>
        <w:t>keterampilannnya</w:t>
      </w:r>
      <w:proofErr w:type="spellEnd"/>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yang </w:t>
      </w:r>
      <w:proofErr w:type="spellStart"/>
      <w:r w:rsidRPr="00054FBB">
        <w:rPr>
          <w:rFonts w:cs="Times New Roman"/>
          <w:szCs w:val="24"/>
        </w:rPr>
        <w:t>mengakibatkan</w:t>
      </w:r>
      <w:proofErr w:type="spellEnd"/>
      <w:r w:rsidRPr="00054FBB">
        <w:rPr>
          <w:rFonts w:cs="Times New Roman"/>
          <w:szCs w:val="24"/>
        </w:rPr>
        <w:t xml:space="preserve"> </w:t>
      </w:r>
      <w:proofErr w:type="spellStart"/>
      <w:r w:rsidRPr="00054FBB">
        <w:rPr>
          <w:rFonts w:cs="Times New Roman"/>
          <w:szCs w:val="24"/>
        </w:rPr>
        <w:t>rendahnya</w:t>
      </w:r>
      <w:proofErr w:type="spellEnd"/>
      <w:r w:rsidRPr="00054FBB">
        <w:rPr>
          <w:rFonts w:cs="Times New Roman"/>
          <w:szCs w:val="24"/>
        </w:rPr>
        <w:t xml:space="preserve"> </w:t>
      </w:r>
      <w:proofErr w:type="spellStart"/>
      <w:r w:rsidRPr="00054FBB">
        <w:rPr>
          <w:rFonts w:cs="Times New Roman"/>
          <w:szCs w:val="24"/>
        </w:rPr>
        <w:t>pemanfaatan</w:t>
      </w:r>
      <w:proofErr w:type="spellEnd"/>
      <w:r w:rsidRPr="00054FBB">
        <w:rPr>
          <w:rFonts w:cs="Times New Roman"/>
          <w:szCs w:val="24"/>
        </w:rPr>
        <w:t xml:space="preserve"> </w:t>
      </w:r>
      <w:proofErr w:type="spellStart"/>
      <w:r w:rsidRPr="00054FBB">
        <w:rPr>
          <w:rFonts w:cs="Times New Roman"/>
          <w:szCs w:val="24"/>
        </w:rPr>
        <w:t>produk</w:t>
      </w:r>
      <w:proofErr w:type="spellEnd"/>
      <w:r w:rsidRPr="00054FBB">
        <w:rPr>
          <w:rFonts w:cs="Times New Roman"/>
          <w:szCs w:val="24"/>
        </w:rPr>
        <w:t xml:space="preserve"> </w:t>
      </w:r>
      <w:proofErr w:type="spellStart"/>
      <w:r w:rsidRPr="00054FBB">
        <w:rPr>
          <w:rFonts w:cs="Times New Roman"/>
          <w:szCs w:val="24"/>
        </w:rPr>
        <w:t>perbankan</w:t>
      </w:r>
      <w:proofErr w:type="spellEnd"/>
      <w:r>
        <w:rPr>
          <w:rFonts w:cs="Times New Roman"/>
          <w:szCs w:val="24"/>
        </w:rPr>
        <w:t>.</w:t>
      </w:r>
      <w:r w:rsidRPr="00054FBB">
        <w:rPr>
          <w:rFonts w:cs="Times New Roman"/>
          <w:szCs w:val="24"/>
        </w:rPr>
        <w:t xml:space="preserve"> </w:t>
      </w:r>
      <w:r w:rsidRPr="00054FBB">
        <w:rPr>
          <w:rFonts w:cs="Times New Roman"/>
          <w:szCs w:val="24"/>
        </w:rPr>
        <w:fldChar w:fldCharType="begin" w:fldLock="1"/>
      </w:r>
      <w:r w:rsidRPr="00054FBB">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(2017)</w:t>
      </w:r>
      <w:r w:rsidRPr="00054FBB">
        <w:rPr>
          <w:rFonts w:cs="Times New Roman"/>
          <w:szCs w:val="24"/>
        </w:rPr>
        <w:fldChar w:fldCharType="end"/>
      </w:r>
      <w:r w:rsidRPr="00054FBB">
        <w:rPr>
          <w:rFonts w:cs="Times New Roman"/>
          <w:szCs w:val="24"/>
        </w:rPr>
        <w:t xml:space="preserve"> </w:t>
      </w:r>
      <w:proofErr w:type="spellStart"/>
      <w:r w:rsidRPr="00054FBB">
        <w:rPr>
          <w:rFonts w:cs="Times New Roman"/>
          <w:szCs w:val="24"/>
        </w:rPr>
        <w:t>mengatakan</w:t>
      </w:r>
      <w:proofErr w:type="spellEnd"/>
      <w:r w:rsidRPr="00054FBB">
        <w:rPr>
          <w:rFonts w:cs="Times New Roman"/>
          <w:szCs w:val="24"/>
        </w:rPr>
        <w:t xml:space="preserve"> </w:t>
      </w:r>
      <w:proofErr w:type="spellStart"/>
      <w:r w:rsidRPr="00054FBB">
        <w:rPr>
          <w:rFonts w:cs="Times New Roman"/>
          <w:szCs w:val="24"/>
        </w:rPr>
        <w:t>seorang</w:t>
      </w:r>
      <w:proofErr w:type="spellEnd"/>
      <w:r w:rsidRPr="00054FBB">
        <w:rPr>
          <w:rFonts w:cs="Times New Roman"/>
          <w:szCs w:val="24"/>
        </w:rPr>
        <w:t xml:space="preserve"> </w:t>
      </w:r>
      <w:proofErr w:type="spellStart"/>
      <w:r w:rsidRPr="00054FBB">
        <w:rPr>
          <w:rFonts w:cs="Times New Roman"/>
          <w:szCs w:val="24"/>
        </w:rPr>
        <w:t>individu</w:t>
      </w:r>
      <w:proofErr w:type="spellEnd"/>
      <w:r w:rsidRPr="00054FBB">
        <w:rPr>
          <w:rFonts w:cs="Times New Roman"/>
          <w:szCs w:val="24"/>
        </w:rPr>
        <w:t xml:space="preserve"> </w:t>
      </w:r>
      <w:proofErr w:type="spellStart"/>
      <w:r w:rsidRPr="00054FBB">
        <w:rPr>
          <w:rFonts w:cs="Times New Roman"/>
          <w:szCs w:val="24"/>
        </w:rPr>
        <w:t>membutuhkan</w:t>
      </w:r>
      <w:proofErr w:type="spellEnd"/>
      <w:r w:rsidRPr="00054FBB">
        <w:rPr>
          <w:rFonts w:cs="Times New Roman"/>
          <w:szCs w:val="24"/>
        </w:rPr>
        <w:t xml:space="preserve"> </w:t>
      </w:r>
      <w:proofErr w:type="spellStart"/>
      <w:r w:rsidRPr="00054FBB">
        <w:rPr>
          <w:rFonts w:cs="Times New Roman"/>
          <w:szCs w:val="24"/>
        </w:rPr>
        <w:t>pengetahuan</w:t>
      </w:r>
      <w:proofErr w:type="spellEnd"/>
      <w:r w:rsidRPr="00054FBB">
        <w:rPr>
          <w:rFonts w:cs="Times New Roman"/>
          <w:szCs w:val="24"/>
        </w:rPr>
        <w:t xml:space="preserve"> </w:t>
      </w:r>
      <w:proofErr w:type="spellStart"/>
      <w:r w:rsidRPr="00054FBB">
        <w:rPr>
          <w:rFonts w:cs="Times New Roman"/>
          <w:szCs w:val="24"/>
        </w:rPr>
        <w:t>dasar</w:t>
      </w:r>
      <w:proofErr w:type="spellEnd"/>
      <w:r w:rsidRPr="00054FBB">
        <w:rPr>
          <w:rFonts w:cs="Times New Roman"/>
          <w:szCs w:val="24"/>
        </w:rPr>
        <w:t xml:space="preserve"> </w:t>
      </w:r>
      <w:proofErr w:type="spellStart"/>
      <w:r w:rsidRPr="00054FBB">
        <w:rPr>
          <w:rFonts w:cs="Times New Roman"/>
          <w:szCs w:val="24"/>
        </w:rPr>
        <w:t>tentang</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yang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dijadikan</w:t>
      </w:r>
      <w:proofErr w:type="spellEnd"/>
      <w:r w:rsidRPr="00054FBB">
        <w:rPr>
          <w:rFonts w:cs="Times New Roman"/>
          <w:szCs w:val="24"/>
        </w:rPr>
        <w:t xml:space="preserve"> </w:t>
      </w:r>
      <w:proofErr w:type="spellStart"/>
      <w:r w:rsidRPr="00054FBB">
        <w:rPr>
          <w:rFonts w:cs="Times New Roman"/>
          <w:szCs w:val="24"/>
        </w:rPr>
        <w:t>sebagai</w:t>
      </w:r>
      <w:proofErr w:type="spellEnd"/>
      <w:r w:rsidRPr="00054FBB">
        <w:rPr>
          <w:rFonts w:cs="Times New Roman"/>
          <w:szCs w:val="24"/>
        </w:rPr>
        <w:t xml:space="preserve"> </w:t>
      </w:r>
      <w:proofErr w:type="spellStart"/>
      <w:r w:rsidRPr="00054FBB">
        <w:rPr>
          <w:rFonts w:cs="Times New Roman"/>
          <w:szCs w:val="24"/>
        </w:rPr>
        <w:t>bekal</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mencapai</w:t>
      </w:r>
      <w:proofErr w:type="spellEnd"/>
      <w:r w:rsidRPr="00054FBB">
        <w:rPr>
          <w:rFonts w:cs="Times New Roman"/>
          <w:szCs w:val="24"/>
        </w:rPr>
        <w:t xml:space="preserve"> </w:t>
      </w:r>
      <w:proofErr w:type="spellStart"/>
      <w:r w:rsidRPr="00054FBB">
        <w:rPr>
          <w:rFonts w:cs="Times New Roman"/>
          <w:szCs w:val="24"/>
        </w:rPr>
        <w:t>kehidupan</w:t>
      </w:r>
      <w:proofErr w:type="spellEnd"/>
      <w:r w:rsidRPr="00054FBB">
        <w:rPr>
          <w:rFonts w:cs="Times New Roman"/>
          <w:szCs w:val="24"/>
        </w:rPr>
        <w:t xml:space="preserve"> yang </w:t>
      </w:r>
      <w:proofErr w:type="spellStart"/>
      <w:r w:rsidRPr="00054FBB">
        <w:rPr>
          <w:rFonts w:cs="Times New Roman"/>
          <w:szCs w:val="24"/>
        </w:rPr>
        <w:t>lebih</w:t>
      </w:r>
      <w:proofErr w:type="spellEnd"/>
      <w:r w:rsidRPr="00054FBB">
        <w:rPr>
          <w:rFonts w:cs="Times New Roman"/>
          <w:szCs w:val="24"/>
        </w:rPr>
        <w:t xml:space="preserve"> </w:t>
      </w:r>
      <w:proofErr w:type="spellStart"/>
      <w:r w:rsidRPr="00054FBB">
        <w:rPr>
          <w:rFonts w:cs="Times New Roman"/>
          <w:szCs w:val="24"/>
        </w:rPr>
        <w:t>berkualitas</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mengenal</w:t>
      </w:r>
      <w:proofErr w:type="spellEnd"/>
      <w:r w:rsidRPr="00054FBB">
        <w:rPr>
          <w:rFonts w:cs="Times New Roman"/>
          <w:szCs w:val="24"/>
        </w:rPr>
        <w:t xml:space="preserve">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masyarakat</w:t>
      </w:r>
      <w:proofErr w:type="spellEnd"/>
      <w:r w:rsidRPr="00054FBB">
        <w:rPr>
          <w:rFonts w:cs="Times New Roman"/>
          <w:szCs w:val="24"/>
        </w:rPr>
        <w:t xml:space="preserve"> juga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membantu</w:t>
      </w:r>
      <w:proofErr w:type="spellEnd"/>
      <w:r w:rsidRPr="00054FBB">
        <w:rPr>
          <w:rFonts w:cs="Times New Roman"/>
          <w:szCs w:val="24"/>
        </w:rPr>
        <w:t xml:space="preserve"> </w:t>
      </w:r>
      <w:proofErr w:type="spellStart"/>
      <w:r w:rsidRPr="00054FBB">
        <w:rPr>
          <w:rFonts w:cs="Times New Roman"/>
          <w:szCs w:val="24"/>
        </w:rPr>
        <w:t>pertumbuhan</w:t>
      </w:r>
      <w:proofErr w:type="spellEnd"/>
      <w:r w:rsidRPr="00054FBB">
        <w:rPr>
          <w:rFonts w:cs="Times New Roman"/>
          <w:szCs w:val="24"/>
        </w:rPr>
        <w:t xml:space="preserve"> </w:t>
      </w:r>
      <w:proofErr w:type="spellStart"/>
      <w:r w:rsidRPr="00054FBB">
        <w:rPr>
          <w:rFonts w:cs="Times New Roman"/>
          <w:szCs w:val="24"/>
        </w:rPr>
        <w:t>ekonomi</w:t>
      </w:r>
      <w:proofErr w:type="spellEnd"/>
      <w:r w:rsidRPr="00054FBB">
        <w:rPr>
          <w:rFonts w:cs="Times New Roman"/>
          <w:szCs w:val="24"/>
        </w:rPr>
        <w:t xml:space="preserve">, </w:t>
      </w:r>
      <w:proofErr w:type="spellStart"/>
      <w:r w:rsidRPr="00054FBB">
        <w:rPr>
          <w:rFonts w:cs="Times New Roman"/>
          <w:szCs w:val="24"/>
        </w:rPr>
        <w:t>menurunkan</w:t>
      </w:r>
      <w:proofErr w:type="spellEnd"/>
      <w:r w:rsidRPr="00054FBB">
        <w:rPr>
          <w:rFonts w:cs="Times New Roman"/>
          <w:szCs w:val="24"/>
        </w:rPr>
        <w:t xml:space="preserve"> </w:t>
      </w:r>
      <w:proofErr w:type="spellStart"/>
      <w:r w:rsidRPr="00054FBB">
        <w:rPr>
          <w:rFonts w:cs="Times New Roman"/>
          <w:szCs w:val="24"/>
        </w:rPr>
        <w:t>tingkat</w:t>
      </w:r>
      <w:proofErr w:type="spellEnd"/>
      <w:r w:rsidRPr="00054FBB">
        <w:rPr>
          <w:rFonts w:cs="Times New Roman"/>
          <w:szCs w:val="24"/>
        </w:rPr>
        <w:t xml:space="preserve"> </w:t>
      </w:r>
      <w:proofErr w:type="spellStart"/>
      <w:r w:rsidRPr="00054FBB">
        <w:rPr>
          <w:rFonts w:cs="Times New Roman"/>
          <w:szCs w:val="24"/>
        </w:rPr>
        <w:t>inflasi</w:t>
      </w:r>
      <w:proofErr w:type="spellEnd"/>
      <w:r w:rsidRPr="00054FBB">
        <w:rPr>
          <w:rFonts w:cs="Times New Roman"/>
          <w:szCs w:val="24"/>
        </w:rPr>
        <w:t xml:space="preserve">, dan </w:t>
      </w:r>
      <w:proofErr w:type="spellStart"/>
      <w:r w:rsidRPr="00054FBB">
        <w:rPr>
          <w:rFonts w:cs="Times New Roman"/>
          <w:szCs w:val="24"/>
        </w:rPr>
        <w:t>tingkat</w:t>
      </w:r>
      <w:proofErr w:type="spellEnd"/>
      <w:r w:rsidRPr="00054FBB">
        <w:rPr>
          <w:rFonts w:cs="Times New Roman"/>
          <w:szCs w:val="24"/>
        </w:rPr>
        <w:t xml:space="preserve"> </w:t>
      </w:r>
      <w:proofErr w:type="spellStart"/>
      <w:r w:rsidRPr="00054FBB">
        <w:rPr>
          <w:rFonts w:cs="Times New Roman"/>
          <w:szCs w:val="24"/>
        </w:rPr>
        <w:t>kesenjangan</w:t>
      </w:r>
      <w:proofErr w:type="spellEnd"/>
      <w:r w:rsidRPr="00054FBB">
        <w:rPr>
          <w:rFonts w:cs="Times New Roman"/>
          <w:szCs w:val="24"/>
        </w:rPr>
        <w:t xml:space="preserve"> </w:t>
      </w:r>
      <w:proofErr w:type="spellStart"/>
      <w:r w:rsidRPr="00054FBB">
        <w:rPr>
          <w:rFonts w:cs="Times New Roman"/>
          <w:szCs w:val="24"/>
        </w:rPr>
        <w:t>sosial</w:t>
      </w:r>
      <w:proofErr w:type="spellEnd"/>
      <w:r w:rsidRPr="00054FBB">
        <w:rPr>
          <w:rFonts w:cs="Times New Roman"/>
          <w:szCs w:val="24"/>
        </w:rPr>
        <w:t xml:space="preserve"> </w:t>
      </w:r>
      <w:proofErr w:type="spellStart"/>
      <w:r w:rsidRPr="00054FBB">
        <w:rPr>
          <w:rFonts w:cs="Times New Roman"/>
          <w:szCs w:val="24"/>
        </w:rPr>
        <w:t>akan</w:t>
      </w:r>
      <w:proofErr w:type="spellEnd"/>
      <w:r w:rsidRPr="00054FBB">
        <w:rPr>
          <w:rFonts w:cs="Times New Roman"/>
          <w:szCs w:val="24"/>
        </w:rPr>
        <w:t xml:space="preserve"> </w:t>
      </w:r>
      <w:proofErr w:type="spellStart"/>
      <w:r w:rsidRPr="00054FBB">
        <w:rPr>
          <w:rFonts w:cs="Times New Roman"/>
          <w:szCs w:val="24"/>
        </w:rPr>
        <w:t>menurun</w:t>
      </w:r>
      <w:proofErr w:type="spellEnd"/>
      <w:r w:rsidRPr="00054FBB">
        <w:rPr>
          <w:rFonts w:cs="Times New Roman"/>
          <w:szCs w:val="24"/>
        </w:rPr>
        <w:t xml:space="preserve">. </w:t>
      </w:r>
    </w:p>
    <w:p w14:paraId="09CABBFC" w14:textId="77777777" w:rsidR="00D36D50" w:rsidRPr="00054FBB" w:rsidRDefault="00D36D50" w:rsidP="00D36D50">
      <w:pPr>
        <w:spacing w:after="0"/>
        <w:ind w:firstLine="567"/>
        <w:rPr>
          <w:rFonts w:cs="Times New Roman"/>
          <w:szCs w:val="24"/>
        </w:rPr>
      </w:pPr>
      <w:proofErr w:type="spellStart"/>
      <w:r w:rsidRPr="00054FBB">
        <w:rPr>
          <w:rFonts w:cs="Times New Roman"/>
          <w:szCs w:val="24"/>
        </w:rPr>
        <w:t>Menurut</w:t>
      </w:r>
      <w:proofErr w:type="spellEnd"/>
      <w:r w:rsidRPr="00054FBB">
        <w:rPr>
          <w:rFonts w:cs="Times New Roman"/>
          <w:szCs w:val="24"/>
        </w:rPr>
        <w:t xml:space="preserve"> </w:t>
      </w:r>
      <w:r w:rsidRPr="00054FBB">
        <w:rPr>
          <w:rFonts w:cs="Times New Roman"/>
          <w:szCs w:val="24"/>
        </w:rPr>
        <w:fldChar w:fldCharType="begin" w:fldLock="1"/>
      </w:r>
      <w:r>
        <w:rPr>
          <w:rFonts w:cs="Times New Roman"/>
          <w:szCs w:val="24"/>
        </w:rPr>
        <w:instrText>ADDIN CSL_CITATION {"citationItems":[{"id":"ITEM-1","itemData":{"author":[{"dropping-particle":"","family":"Otoritas Jasa Keuangan","given":"","non-dropping-particle":"","parse-names":false,"suffix":""}],"id":"ITEM-1","issue":"November","issued":{"date-parts":[["2019"]]},"page":"1","title":"Siaran Pers Survei OJK 2019: Indeks Literasi Dan Inklusi Keuangan Meningkat","type":"article-journal"},"uris":["http://www.mendeley.com/documents/?uuid=2f9e1335-82a5-4b33-b912-9a5b537f8817"]}],"mendeley":{"formattedCitation":"(Otoritas Jasa Keuangan, 2019)","manualFormatting":"Otoritas Jasa Keuangan (2019)","plainTextFormattedCitation":"(Otoritas Jasa Keuangan, 2019)","previouslyFormattedCitation":"(Otoritas Jasa Keuangan, 2019)"},"properties":{"noteIndex":0},"schema":"https://github.com/citation-style-language/schema/raw/master/csl-citation.json"}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Otoritas Jasa Keuangan (2019)</w:t>
      </w:r>
      <w:r w:rsidRPr="00054FBB">
        <w:rPr>
          <w:rFonts w:cs="Times New Roman"/>
          <w:szCs w:val="24"/>
        </w:rPr>
        <w:fldChar w:fldCharType="end"/>
      </w:r>
      <w:r w:rsidRPr="00054FBB">
        <w:rPr>
          <w:rFonts w:cs="Times New Roman"/>
          <w:szCs w:val="24"/>
        </w:rPr>
        <w:t xml:space="preserve"> pada </w:t>
      </w:r>
      <w:proofErr w:type="spellStart"/>
      <w:r w:rsidRPr="00054FBB">
        <w:rPr>
          <w:rFonts w:cs="Times New Roman"/>
          <w:szCs w:val="24"/>
        </w:rPr>
        <w:t>tahun</w:t>
      </w:r>
      <w:proofErr w:type="spellEnd"/>
      <w:r w:rsidRPr="00054FBB">
        <w:rPr>
          <w:rFonts w:cs="Times New Roman"/>
          <w:szCs w:val="24"/>
        </w:rPr>
        <w:t xml:space="preserve"> 2019 </w:t>
      </w:r>
      <w:proofErr w:type="spellStart"/>
      <w:r w:rsidRPr="00054FBB">
        <w:rPr>
          <w:rFonts w:cs="Times New Roman"/>
          <w:szCs w:val="24"/>
        </w:rPr>
        <w:t>menunjukkan</w:t>
      </w:r>
      <w:proofErr w:type="spellEnd"/>
      <w:r w:rsidRPr="00054FBB">
        <w:rPr>
          <w:rFonts w:cs="Times New Roman"/>
          <w:szCs w:val="24"/>
        </w:rPr>
        <w:t xml:space="preserve"> </w:t>
      </w:r>
      <w:proofErr w:type="spellStart"/>
      <w:r w:rsidRPr="00054FBB">
        <w:rPr>
          <w:rFonts w:cs="Times New Roman"/>
          <w:szCs w:val="24"/>
        </w:rPr>
        <w:t>indeks</w:t>
      </w:r>
      <w:proofErr w:type="spellEnd"/>
      <w:r w:rsidRPr="00054FBB">
        <w:rPr>
          <w:rFonts w:cs="Times New Roman"/>
          <w:szCs w:val="24"/>
        </w:rPr>
        <w:t xml:space="preserve">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mencapai</w:t>
      </w:r>
      <w:proofErr w:type="spellEnd"/>
      <w:r w:rsidRPr="00054FBB">
        <w:rPr>
          <w:rFonts w:cs="Times New Roman"/>
          <w:szCs w:val="24"/>
        </w:rPr>
        <w:t xml:space="preserve"> 38,03% dan </w:t>
      </w:r>
      <w:proofErr w:type="spellStart"/>
      <w:r w:rsidRPr="00054FBB">
        <w:rPr>
          <w:rFonts w:cs="Times New Roman"/>
          <w:szCs w:val="24"/>
        </w:rPr>
        <w:t>indeks</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76,19%. Angka </w:t>
      </w:r>
      <w:proofErr w:type="spellStart"/>
      <w:r w:rsidRPr="00054FBB">
        <w:rPr>
          <w:rFonts w:cs="Times New Roman"/>
          <w:szCs w:val="24"/>
        </w:rPr>
        <w:t>tersebut</w:t>
      </w:r>
      <w:proofErr w:type="spellEnd"/>
      <w:r w:rsidRPr="00054FBB">
        <w:rPr>
          <w:rFonts w:cs="Times New Roman"/>
          <w:szCs w:val="24"/>
        </w:rPr>
        <w:t xml:space="preserve"> </w:t>
      </w:r>
      <w:proofErr w:type="spellStart"/>
      <w:r w:rsidRPr="00054FBB">
        <w:rPr>
          <w:rFonts w:cs="Times New Roman"/>
          <w:szCs w:val="24"/>
        </w:rPr>
        <w:t>meningkat</w:t>
      </w:r>
      <w:proofErr w:type="spellEnd"/>
      <w:r w:rsidRPr="00054FBB">
        <w:rPr>
          <w:rFonts w:cs="Times New Roman"/>
          <w:szCs w:val="24"/>
        </w:rPr>
        <w:t xml:space="preserve"> </w:t>
      </w:r>
      <w:proofErr w:type="spellStart"/>
      <w:r w:rsidRPr="00054FBB">
        <w:rPr>
          <w:rFonts w:cs="Times New Roman"/>
          <w:szCs w:val="24"/>
        </w:rPr>
        <w:t>dibanding</w:t>
      </w:r>
      <w:proofErr w:type="spellEnd"/>
      <w:r w:rsidRPr="00054FBB">
        <w:rPr>
          <w:rFonts w:cs="Times New Roman"/>
          <w:szCs w:val="24"/>
        </w:rPr>
        <w:t xml:space="preserve"> </w:t>
      </w:r>
      <w:proofErr w:type="spellStart"/>
      <w:r w:rsidRPr="00054FBB">
        <w:rPr>
          <w:rFonts w:cs="Times New Roman"/>
          <w:szCs w:val="24"/>
        </w:rPr>
        <w:t>hasil</w:t>
      </w:r>
      <w:proofErr w:type="spellEnd"/>
      <w:r w:rsidRPr="00054FBB">
        <w:rPr>
          <w:rFonts w:cs="Times New Roman"/>
          <w:szCs w:val="24"/>
        </w:rPr>
        <w:t xml:space="preserve"> </w:t>
      </w:r>
      <w:proofErr w:type="spellStart"/>
      <w:r w:rsidRPr="00054FBB">
        <w:rPr>
          <w:rFonts w:cs="Times New Roman"/>
          <w:szCs w:val="24"/>
        </w:rPr>
        <w:t>survei</w:t>
      </w:r>
      <w:proofErr w:type="spellEnd"/>
      <w:r w:rsidRPr="00054FBB">
        <w:rPr>
          <w:rFonts w:cs="Times New Roman"/>
          <w:szCs w:val="24"/>
        </w:rPr>
        <w:t xml:space="preserve"> OJK 2016 </w:t>
      </w:r>
      <w:proofErr w:type="spellStart"/>
      <w:r w:rsidRPr="00054FBB">
        <w:rPr>
          <w:rFonts w:cs="Times New Roman"/>
          <w:szCs w:val="24"/>
        </w:rPr>
        <w:t>yaitu</w:t>
      </w:r>
      <w:proofErr w:type="spellEnd"/>
      <w:r w:rsidRPr="00054FBB">
        <w:rPr>
          <w:rFonts w:cs="Times New Roman"/>
          <w:szCs w:val="24"/>
        </w:rPr>
        <w:t xml:space="preserve"> </w:t>
      </w:r>
      <w:proofErr w:type="spellStart"/>
      <w:r w:rsidRPr="00054FBB">
        <w:rPr>
          <w:rFonts w:cs="Times New Roman"/>
          <w:szCs w:val="24"/>
        </w:rPr>
        <w:t>indeks</w:t>
      </w:r>
      <w:proofErr w:type="spellEnd"/>
      <w:r w:rsidRPr="00054FBB">
        <w:rPr>
          <w:rFonts w:cs="Times New Roman"/>
          <w:szCs w:val="24"/>
        </w:rPr>
        <w:t xml:space="preserve">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29,7% dan </w:t>
      </w:r>
      <w:proofErr w:type="spellStart"/>
      <w:r w:rsidRPr="00054FBB">
        <w:rPr>
          <w:rFonts w:cs="Times New Roman"/>
          <w:szCs w:val="24"/>
        </w:rPr>
        <w:t>indeks</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67,8%.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demikian</w:t>
      </w:r>
      <w:proofErr w:type="spellEnd"/>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3 </w:t>
      </w:r>
      <w:proofErr w:type="spellStart"/>
      <w:r w:rsidRPr="00054FBB">
        <w:rPr>
          <w:rFonts w:cs="Times New Roman"/>
          <w:szCs w:val="24"/>
        </w:rPr>
        <w:t>tahun</w:t>
      </w:r>
      <w:proofErr w:type="spellEnd"/>
      <w:r w:rsidRPr="00054FBB">
        <w:rPr>
          <w:rFonts w:cs="Times New Roman"/>
          <w:szCs w:val="24"/>
        </w:rPr>
        <w:t xml:space="preserve"> </w:t>
      </w:r>
      <w:proofErr w:type="spellStart"/>
      <w:r w:rsidRPr="00054FBB">
        <w:rPr>
          <w:rFonts w:cs="Times New Roman"/>
          <w:szCs w:val="24"/>
        </w:rPr>
        <w:t>terakhir</w:t>
      </w:r>
      <w:proofErr w:type="spellEnd"/>
      <w:r w:rsidRPr="00054FBB">
        <w:rPr>
          <w:rFonts w:cs="Times New Roman"/>
          <w:szCs w:val="24"/>
        </w:rPr>
        <w:t xml:space="preserve"> </w:t>
      </w:r>
      <w:proofErr w:type="spellStart"/>
      <w:r w:rsidRPr="00054FBB">
        <w:rPr>
          <w:rFonts w:cs="Times New Roman"/>
          <w:szCs w:val="24"/>
        </w:rPr>
        <w:t>terdapat</w:t>
      </w:r>
      <w:proofErr w:type="spellEnd"/>
      <w:r w:rsidRPr="00054FBB">
        <w:rPr>
          <w:rFonts w:cs="Times New Roman"/>
          <w:szCs w:val="24"/>
        </w:rPr>
        <w:t xml:space="preserve"> </w:t>
      </w:r>
      <w:proofErr w:type="spellStart"/>
      <w:r w:rsidRPr="00054FBB">
        <w:rPr>
          <w:rFonts w:cs="Times New Roman"/>
          <w:szCs w:val="24"/>
        </w:rPr>
        <w:t>peningkatan</w:t>
      </w:r>
      <w:proofErr w:type="spellEnd"/>
      <w:r w:rsidRPr="00054FBB">
        <w:rPr>
          <w:rFonts w:cs="Times New Roman"/>
          <w:szCs w:val="24"/>
        </w:rPr>
        <w:t xml:space="preserve"> </w:t>
      </w:r>
      <w:proofErr w:type="spellStart"/>
      <w:r w:rsidRPr="00054FBB">
        <w:rPr>
          <w:rFonts w:cs="Times New Roman"/>
          <w:szCs w:val="24"/>
        </w:rPr>
        <w:t>pemahaman</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masyarakat</w:t>
      </w:r>
      <w:proofErr w:type="spellEnd"/>
      <w:r w:rsidRPr="00054FBB">
        <w:rPr>
          <w:rFonts w:cs="Times New Roman"/>
          <w:szCs w:val="24"/>
        </w:rPr>
        <w:t xml:space="preserve"> </w:t>
      </w:r>
      <w:proofErr w:type="spellStart"/>
      <w:r w:rsidRPr="00054FBB">
        <w:rPr>
          <w:rFonts w:cs="Times New Roman"/>
          <w:szCs w:val="24"/>
        </w:rPr>
        <w:t>sebesar</w:t>
      </w:r>
      <w:proofErr w:type="spellEnd"/>
      <w:r w:rsidRPr="00054FBB">
        <w:rPr>
          <w:rFonts w:cs="Times New Roman"/>
          <w:szCs w:val="24"/>
        </w:rPr>
        <w:t xml:space="preserve"> 8,33%, </w:t>
      </w:r>
      <w:proofErr w:type="spellStart"/>
      <w:r w:rsidRPr="00054FBB">
        <w:rPr>
          <w:rFonts w:cs="Times New Roman"/>
          <w:szCs w:val="24"/>
        </w:rPr>
        <w:t>serta</w:t>
      </w:r>
      <w:proofErr w:type="spellEnd"/>
      <w:r w:rsidRPr="00054FBB">
        <w:rPr>
          <w:rFonts w:cs="Times New Roman"/>
          <w:szCs w:val="24"/>
        </w:rPr>
        <w:t xml:space="preserve"> </w:t>
      </w:r>
      <w:proofErr w:type="spellStart"/>
      <w:r w:rsidRPr="00054FBB">
        <w:rPr>
          <w:rFonts w:cs="Times New Roman"/>
          <w:szCs w:val="24"/>
        </w:rPr>
        <w:t>peningkatan</w:t>
      </w:r>
      <w:proofErr w:type="spellEnd"/>
      <w:r w:rsidRPr="00054FBB">
        <w:rPr>
          <w:rFonts w:cs="Times New Roman"/>
          <w:szCs w:val="24"/>
        </w:rPr>
        <w:t xml:space="preserve"> </w:t>
      </w:r>
      <w:proofErr w:type="spellStart"/>
      <w:r w:rsidRPr="00054FBB">
        <w:rPr>
          <w:rFonts w:cs="Times New Roman"/>
          <w:szCs w:val="24"/>
        </w:rPr>
        <w:t>akses</w:t>
      </w:r>
      <w:proofErr w:type="spellEnd"/>
      <w:r w:rsidRPr="00054FBB">
        <w:rPr>
          <w:rFonts w:cs="Times New Roman"/>
          <w:szCs w:val="24"/>
        </w:rPr>
        <w:t xml:space="preserve"> </w:t>
      </w:r>
      <w:proofErr w:type="spellStart"/>
      <w:r w:rsidRPr="00054FBB">
        <w:rPr>
          <w:rFonts w:cs="Times New Roman"/>
          <w:szCs w:val="24"/>
        </w:rPr>
        <w:t>terhadap</w:t>
      </w:r>
      <w:proofErr w:type="spellEnd"/>
      <w:r w:rsidRPr="00054FBB">
        <w:rPr>
          <w:rFonts w:cs="Times New Roman"/>
          <w:szCs w:val="24"/>
        </w:rPr>
        <w:t xml:space="preserve"> </w:t>
      </w:r>
      <w:proofErr w:type="spellStart"/>
      <w:r w:rsidRPr="00054FBB">
        <w:rPr>
          <w:rFonts w:cs="Times New Roman"/>
          <w:szCs w:val="24"/>
        </w:rPr>
        <w:t>produk</w:t>
      </w:r>
      <w:proofErr w:type="spellEnd"/>
      <w:r w:rsidRPr="00054FBB">
        <w:rPr>
          <w:rFonts w:cs="Times New Roman"/>
          <w:szCs w:val="24"/>
        </w:rPr>
        <w:t xml:space="preserve"> dan </w:t>
      </w:r>
      <w:proofErr w:type="spellStart"/>
      <w:r w:rsidRPr="00054FBB">
        <w:rPr>
          <w:rFonts w:cs="Times New Roman"/>
          <w:szCs w:val="24"/>
        </w:rPr>
        <w:t>layanan</w:t>
      </w:r>
      <w:proofErr w:type="spellEnd"/>
      <w:r w:rsidRPr="00054FBB">
        <w:rPr>
          <w:rFonts w:cs="Times New Roman"/>
          <w:szCs w:val="24"/>
        </w:rPr>
        <w:t xml:space="preserve"> </w:t>
      </w:r>
      <w:proofErr w:type="spellStart"/>
      <w:r w:rsidRPr="00054FBB">
        <w:rPr>
          <w:rFonts w:cs="Times New Roman"/>
          <w:szCs w:val="24"/>
        </w:rPr>
        <w:t>jasa</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sebesar</w:t>
      </w:r>
      <w:proofErr w:type="spellEnd"/>
      <w:r w:rsidRPr="00054FBB">
        <w:rPr>
          <w:rFonts w:cs="Times New Roman"/>
          <w:szCs w:val="24"/>
        </w:rPr>
        <w:t xml:space="preserve"> 8,39%.</w:t>
      </w:r>
    </w:p>
    <w:p w14:paraId="419A5F34" w14:textId="77777777" w:rsidR="00D36D50" w:rsidRPr="00054FBB" w:rsidRDefault="00D36D50" w:rsidP="00D36D50">
      <w:pPr>
        <w:spacing w:after="0"/>
        <w:jc w:val="center"/>
        <w:rPr>
          <w:rFonts w:cs="Times New Roman"/>
          <w:szCs w:val="24"/>
        </w:rPr>
      </w:pPr>
      <w:r w:rsidRPr="00054FBB">
        <w:rPr>
          <w:rFonts w:cs="Times New Roman"/>
          <w:noProof/>
          <w:szCs w:val="24"/>
        </w:rPr>
        <w:lastRenderedPageBreak/>
        <w:drawing>
          <wp:inline distT="0" distB="0" distL="0" distR="0" wp14:anchorId="2B5D16FA" wp14:editId="2D473ACE">
            <wp:extent cx="5219065" cy="4724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2664" t="24688" r="34489" b="13039"/>
                    <a:stretch/>
                  </pic:blipFill>
                  <pic:spPr bwMode="auto">
                    <a:xfrm>
                      <a:off x="0" y="0"/>
                      <a:ext cx="5245846" cy="4748643"/>
                    </a:xfrm>
                    <a:prstGeom prst="rect">
                      <a:avLst/>
                    </a:prstGeom>
                    <a:ln>
                      <a:noFill/>
                    </a:ln>
                    <a:extLst>
                      <a:ext uri="{53640926-AAD7-44D8-BBD7-CCE9431645EC}">
                        <a14:shadowObscured xmlns:a14="http://schemas.microsoft.com/office/drawing/2010/main"/>
                      </a:ext>
                    </a:extLst>
                  </pic:spPr>
                </pic:pic>
              </a:graphicData>
            </a:graphic>
          </wp:inline>
        </w:drawing>
      </w:r>
    </w:p>
    <w:p w14:paraId="5A43319E" w14:textId="77777777" w:rsidR="00D36D50" w:rsidRPr="00054FBB" w:rsidRDefault="00D36D50" w:rsidP="00D36D50">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STYLEREF 1 \s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SEQ Gambar \* ARABIC \s 1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4</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Indeks</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Literasi</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Keuangan</w:t>
      </w:r>
      <w:proofErr w:type="spellEnd"/>
      <w:r w:rsidRPr="00054FBB">
        <w:rPr>
          <w:rFonts w:ascii="Times New Roman" w:hAnsi="Times New Roman" w:cs="Times New Roman"/>
          <w:i w:val="0"/>
          <w:iCs w:val="0"/>
          <w:color w:val="auto"/>
          <w:sz w:val="24"/>
          <w:szCs w:val="24"/>
        </w:rPr>
        <w:t xml:space="preserve"> Masyarakat Indonesia </w:t>
      </w:r>
      <w:proofErr w:type="spellStart"/>
      <w:r w:rsidRPr="00054FBB">
        <w:rPr>
          <w:rFonts w:ascii="Times New Roman" w:hAnsi="Times New Roman" w:cs="Times New Roman"/>
          <w:i w:val="0"/>
          <w:iCs w:val="0"/>
          <w:color w:val="auto"/>
          <w:sz w:val="24"/>
          <w:szCs w:val="24"/>
        </w:rPr>
        <w:t>tahun</w:t>
      </w:r>
      <w:proofErr w:type="spellEnd"/>
      <w:r w:rsidRPr="00054FBB">
        <w:rPr>
          <w:rFonts w:ascii="Times New Roman" w:hAnsi="Times New Roman" w:cs="Times New Roman"/>
          <w:i w:val="0"/>
          <w:iCs w:val="0"/>
          <w:color w:val="auto"/>
          <w:sz w:val="24"/>
          <w:szCs w:val="24"/>
        </w:rPr>
        <w:t xml:space="preserve"> 2016</w:t>
      </w:r>
    </w:p>
    <w:p w14:paraId="5ED37188" w14:textId="77777777" w:rsidR="00D36D50" w:rsidRPr="00054FBB" w:rsidRDefault="00D36D50" w:rsidP="00D36D50">
      <w:pPr>
        <w:spacing w:after="0"/>
        <w:jc w:val="center"/>
        <w:rPr>
          <w:rFonts w:cs="Times New Roman"/>
          <w:szCs w:val="24"/>
        </w:rPr>
      </w:pPr>
      <w:proofErr w:type="spellStart"/>
      <w:r w:rsidRPr="00054FBB">
        <w:rPr>
          <w:rFonts w:cs="Times New Roman"/>
          <w:szCs w:val="24"/>
        </w:rPr>
        <w:t>Sumber</w:t>
      </w:r>
      <w:proofErr w:type="spellEnd"/>
      <w:r w:rsidRPr="00054FBB">
        <w:rPr>
          <w:rFonts w:cs="Times New Roman"/>
          <w:szCs w:val="24"/>
        </w:rPr>
        <w:t xml:space="preserve">: </w:t>
      </w:r>
      <w:r w:rsidRPr="00054FBB">
        <w:rPr>
          <w:rFonts w:cs="Times New Roman"/>
          <w:szCs w:val="24"/>
        </w:rPr>
        <w:fldChar w:fldCharType="begin" w:fldLock="1"/>
      </w:r>
      <w:r w:rsidRPr="00054FBB">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(2017)</w:t>
      </w:r>
      <w:r w:rsidRPr="00054FBB">
        <w:rPr>
          <w:rFonts w:cs="Times New Roman"/>
          <w:szCs w:val="24"/>
        </w:rPr>
        <w:fldChar w:fldCharType="end"/>
      </w:r>
    </w:p>
    <w:p w14:paraId="70B76743" w14:textId="77777777" w:rsidR="00D36D50" w:rsidRPr="00054FBB" w:rsidRDefault="00D36D50" w:rsidP="00D36D50">
      <w:pPr>
        <w:spacing w:after="0"/>
        <w:ind w:firstLine="567"/>
        <w:rPr>
          <w:rFonts w:cs="Times New Roman"/>
          <w:szCs w:val="24"/>
        </w:rPr>
      </w:pPr>
      <w:proofErr w:type="spellStart"/>
      <w:r w:rsidRPr="00054FBB">
        <w:rPr>
          <w:rFonts w:cs="Times New Roman"/>
          <w:szCs w:val="24"/>
        </w:rPr>
        <w:t>Secara</w:t>
      </w:r>
      <w:proofErr w:type="spellEnd"/>
      <w:r w:rsidRPr="00054FBB">
        <w:rPr>
          <w:rFonts w:cs="Times New Roman"/>
          <w:szCs w:val="24"/>
        </w:rPr>
        <w:t xml:space="preserve"> </w:t>
      </w:r>
      <w:proofErr w:type="spellStart"/>
      <w:r w:rsidRPr="00054FBB">
        <w:rPr>
          <w:rFonts w:cs="Times New Roman"/>
          <w:szCs w:val="24"/>
        </w:rPr>
        <w:t>keseluruhan</w:t>
      </w:r>
      <w:proofErr w:type="spellEnd"/>
      <w:r w:rsidRPr="00054FBB">
        <w:rPr>
          <w:rFonts w:cs="Times New Roman"/>
          <w:szCs w:val="24"/>
        </w:rPr>
        <w:t xml:space="preserve"> rata-rata </w:t>
      </w:r>
      <w:proofErr w:type="spellStart"/>
      <w:r w:rsidRPr="00054FBB">
        <w:rPr>
          <w:rFonts w:cs="Times New Roman"/>
          <w:szCs w:val="24"/>
        </w:rPr>
        <w:t>indeks</w:t>
      </w:r>
      <w:proofErr w:type="spellEnd"/>
      <w:r w:rsidRPr="00054FBB">
        <w:rPr>
          <w:rFonts w:cs="Times New Roman"/>
          <w:szCs w:val="24"/>
        </w:rPr>
        <w:t xml:space="preserve">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nasional</w:t>
      </w:r>
      <w:proofErr w:type="spellEnd"/>
      <w:r w:rsidRPr="00054FBB">
        <w:rPr>
          <w:rFonts w:cs="Times New Roman"/>
          <w:szCs w:val="24"/>
        </w:rPr>
        <w:t xml:space="preserve"> di Indonesia pada </w:t>
      </w:r>
      <w:proofErr w:type="spellStart"/>
      <w:r w:rsidRPr="00054FBB">
        <w:rPr>
          <w:rFonts w:cs="Times New Roman"/>
          <w:szCs w:val="24"/>
        </w:rPr>
        <w:t>tahun</w:t>
      </w:r>
      <w:proofErr w:type="spellEnd"/>
      <w:r w:rsidRPr="00054FBB">
        <w:rPr>
          <w:rFonts w:cs="Times New Roman"/>
          <w:szCs w:val="24"/>
        </w:rPr>
        <w:t xml:space="preserve"> 2016 </w:t>
      </w:r>
      <w:proofErr w:type="spellStart"/>
      <w:r w:rsidRPr="00054FBB">
        <w:rPr>
          <w:rFonts w:cs="Times New Roman"/>
          <w:szCs w:val="24"/>
        </w:rPr>
        <w:t>adalah</w:t>
      </w:r>
      <w:proofErr w:type="spellEnd"/>
      <w:r w:rsidRPr="00054FBB">
        <w:rPr>
          <w:rFonts w:cs="Times New Roman"/>
          <w:szCs w:val="24"/>
        </w:rPr>
        <w:t xml:space="preserve"> 29,7%. </w:t>
      </w:r>
      <w:proofErr w:type="spellStart"/>
      <w:r w:rsidRPr="00054FBB">
        <w:rPr>
          <w:rFonts w:cs="Times New Roman"/>
          <w:szCs w:val="24"/>
        </w:rPr>
        <w:t>Berdasarkan</w:t>
      </w:r>
      <w:proofErr w:type="spellEnd"/>
      <w:r w:rsidRPr="00054FBB">
        <w:rPr>
          <w:rFonts w:cs="Times New Roman"/>
          <w:szCs w:val="24"/>
        </w:rPr>
        <w:t xml:space="preserve"> </w:t>
      </w:r>
      <w:proofErr w:type="spellStart"/>
      <w:r w:rsidRPr="00054FBB">
        <w:rPr>
          <w:rFonts w:cs="Times New Roman"/>
          <w:szCs w:val="24"/>
        </w:rPr>
        <w:t>grafik</w:t>
      </w:r>
      <w:proofErr w:type="spellEnd"/>
      <w:r w:rsidRPr="00054FBB">
        <w:rPr>
          <w:rFonts w:cs="Times New Roman"/>
          <w:szCs w:val="24"/>
        </w:rPr>
        <w:t xml:space="preserve"> di </w:t>
      </w:r>
      <w:proofErr w:type="spellStart"/>
      <w:r w:rsidRPr="00054FBB">
        <w:rPr>
          <w:rFonts w:cs="Times New Roman"/>
          <w:szCs w:val="24"/>
        </w:rPr>
        <w:t>atas</w:t>
      </w:r>
      <w:proofErr w:type="spellEnd"/>
      <w:r w:rsidRPr="00054FBB">
        <w:rPr>
          <w:rFonts w:cs="Times New Roman"/>
          <w:szCs w:val="24"/>
        </w:rPr>
        <w:t xml:space="preserve">, </w:t>
      </w:r>
      <w:proofErr w:type="spellStart"/>
      <w:r w:rsidRPr="00054FBB">
        <w:rPr>
          <w:rFonts w:cs="Times New Roman"/>
          <w:szCs w:val="24"/>
        </w:rPr>
        <w:t>hanya</w:t>
      </w:r>
      <w:proofErr w:type="spellEnd"/>
      <w:r w:rsidRPr="00054FBB">
        <w:rPr>
          <w:rFonts w:cs="Times New Roman"/>
          <w:szCs w:val="24"/>
        </w:rPr>
        <w:t xml:space="preserve"> </w:t>
      </w:r>
      <w:proofErr w:type="spellStart"/>
      <w:r w:rsidRPr="00054FBB">
        <w:rPr>
          <w:rFonts w:cs="Times New Roman"/>
          <w:szCs w:val="24"/>
        </w:rPr>
        <w:t>terdapat</w:t>
      </w:r>
      <w:proofErr w:type="spellEnd"/>
      <w:r w:rsidRPr="00054FBB">
        <w:rPr>
          <w:rFonts w:cs="Times New Roman"/>
          <w:szCs w:val="24"/>
        </w:rPr>
        <w:t xml:space="preserve"> 13 </w:t>
      </w:r>
      <w:proofErr w:type="spellStart"/>
      <w:r w:rsidRPr="00054FBB">
        <w:rPr>
          <w:rFonts w:cs="Times New Roman"/>
          <w:szCs w:val="24"/>
        </w:rPr>
        <w:t>dari</w:t>
      </w:r>
      <w:proofErr w:type="spellEnd"/>
      <w:r w:rsidRPr="00054FBB">
        <w:rPr>
          <w:rFonts w:cs="Times New Roman"/>
          <w:szCs w:val="24"/>
        </w:rPr>
        <w:t xml:space="preserve"> 34 </w:t>
      </w:r>
      <w:proofErr w:type="spellStart"/>
      <w:r w:rsidRPr="00054FBB">
        <w:rPr>
          <w:rFonts w:cs="Times New Roman"/>
          <w:szCs w:val="24"/>
        </w:rPr>
        <w:t>provinsi</w:t>
      </w:r>
      <w:proofErr w:type="spellEnd"/>
      <w:r w:rsidRPr="00054FBB">
        <w:rPr>
          <w:rFonts w:cs="Times New Roman"/>
          <w:szCs w:val="24"/>
        </w:rPr>
        <w:t xml:space="preserve"> yang </w:t>
      </w:r>
      <w:proofErr w:type="spellStart"/>
      <w:r w:rsidRPr="00054FBB">
        <w:rPr>
          <w:rFonts w:cs="Times New Roman"/>
          <w:szCs w:val="24"/>
        </w:rPr>
        <w:t>memiliki</w:t>
      </w:r>
      <w:proofErr w:type="spellEnd"/>
      <w:r w:rsidRPr="00054FBB">
        <w:rPr>
          <w:rFonts w:cs="Times New Roman"/>
          <w:szCs w:val="24"/>
        </w:rPr>
        <w:t xml:space="preserve"> </w:t>
      </w:r>
      <w:proofErr w:type="spellStart"/>
      <w:r w:rsidRPr="00054FBB">
        <w:rPr>
          <w:rFonts w:cs="Times New Roman"/>
          <w:szCs w:val="24"/>
        </w:rPr>
        <w:t>indeks</w:t>
      </w:r>
      <w:proofErr w:type="spellEnd"/>
      <w:r w:rsidRPr="00054FBB">
        <w:rPr>
          <w:rFonts w:cs="Times New Roman"/>
          <w:szCs w:val="24"/>
        </w:rPr>
        <w:t xml:space="preserve">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di </w:t>
      </w:r>
      <w:proofErr w:type="spellStart"/>
      <w:r w:rsidRPr="00054FBB">
        <w:rPr>
          <w:rFonts w:cs="Times New Roman"/>
          <w:szCs w:val="24"/>
        </w:rPr>
        <w:t>atas</w:t>
      </w:r>
      <w:proofErr w:type="spellEnd"/>
      <w:r w:rsidRPr="00054FBB">
        <w:rPr>
          <w:rFonts w:cs="Times New Roman"/>
          <w:szCs w:val="24"/>
        </w:rPr>
        <w:t xml:space="preserve"> rata-rata </w:t>
      </w:r>
      <w:proofErr w:type="spellStart"/>
      <w:r w:rsidRPr="00054FBB">
        <w:rPr>
          <w:rFonts w:cs="Times New Roman"/>
          <w:szCs w:val="24"/>
        </w:rPr>
        <w:t>nasional</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3 yang </w:t>
      </w:r>
      <w:proofErr w:type="spellStart"/>
      <w:r w:rsidRPr="00054FBB">
        <w:rPr>
          <w:rFonts w:cs="Times New Roman"/>
          <w:szCs w:val="24"/>
        </w:rPr>
        <w:t>tertinggi</w:t>
      </w:r>
      <w:proofErr w:type="spellEnd"/>
      <w:r w:rsidRPr="00054FBB">
        <w:rPr>
          <w:rFonts w:cs="Times New Roman"/>
          <w:szCs w:val="24"/>
        </w:rPr>
        <w:t xml:space="preserve"> </w:t>
      </w:r>
      <w:proofErr w:type="spellStart"/>
      <w:r w:rsidRPr="00054FBB">
        <w:rPr>
          <w:rFonts w:cs="Times New Roman"/>
          <w:szCs w:val="24"/>
        </w:rPr>
        <w:t>yaitu</w:t>
      </w:r>
      <w:proofErr w:type="spellEnd"/>
      <w:r w:rsidRPr="00054FBB">
        <w:rPr>
          <w:rFonts w:cs="Times New Roman"/>
          <w:szCs w:val="24"/>
        </w:rPr>
        <w:t xml:space="preserve"> DKI Jakarta, DI Yogyakarta, dan Banten.</w:t>
      </w:r>
    </w:p>
    <w:p w14:paraId="47017504" w14:textId="77777777" w:rsidR="00D36D50" w:rsidRPr="00054FBB" w:rsidRDefault="00D36D50" w:rsidP="00D36D50">
      <w:pPr>
        <w:spacing w:after="0"/>
        <w:jc w:val="center"/>
        <w:rPr>
          <w:rFonts w:cs="Times New Roman"/>
          <w:szCs w:val="24"/>
        </w:rPr>
      </w:pPr>
      <w:r w:rsidRPr="00054FBB">
        <w:rPr>
          <w:rFonts w:cs="Times New Roman"/>
          <w:noProof/>
          <w:szCs w:val="24"/>
        </w:rPr>
        <w:lastRenderedPageBreak/>
        <w:drawing>
          <wp:inline distT="0" distB="0" distL="0" distR="0" wp14:anchorId="20A7BD57" wp14:editId="5E17778A">
            <wp:extent cx="5124450" cy="537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482" t="18827" r="34854" b="12681"/>
                    <a:stretch/>
                  </pic:blipFill>
                  <pic:spPr bwMode="auto">
                    <a:xfrm>
                      <a:off x="0" y="0"/>
                      <a:ext cx="5133944" cy="5387778"/>
                    </a:xfrm>
                    <a:prstGeom prst="rect">
                      <a:avLst/>
                    </a:prstGeom>
                    <a:ln>
                      <a:noFill/>
                    </a:ln>
                    <a:extLst>
                      <a:ext uri="{53640926-AAD7-44D8-BBD7-CCE9431645EC}">
                        <a14:shadowObscured xmlns:a14="http://schemas.microsoft.com/office/drawing/2010/main"/>
                      </a:ext>
                    </a:extLst>
                  </pic:spPr>
                </pic:pic>
              </a:graphicData>
            </a:graphic>
          </wp:inline>
        </w:drawing>
      </w:r>
    </w:p>
    <w:p w14:paraId="1DF30813" w14:textId="77777777" w:rsidR="00D36D50" w:rsidRPr="00054FBB" w:rsidRDefault="00D36D50" w:rsidP="00D36D50">
      <w:pPr>
        <w:pStyle w:val="Caption"/>
        <w:spacing w:after="0" w:line="360" w:lineRule="auto"/>
        <w:jc w:val="center"/>
        <w:rPr>
          <w:rFonts w:ascii="Times New Roman" w:hAnsi="Times New Roman" w:cs="Times New Roman"/>
          <w:i w:val="0"/>
          <w:iCs w:val="0"/>
          <w:color w:val="auto"/>
          <w:sz w:val="24"/>
          <w:szCs w:val="24"/>
        </w:rPr>
      </w:pPr>
      <w:r w:rsidRPr="00054FBB">
        <w:rPr>
          <w:rFonts w:ascii="Times New Roman" w:hAnsi="Times New Roman" w:cs="Times New Roman"/>
          <w:i w:val="0"/>
          <w:iCs w:val="0"/>
          <w:color w:val="auto"/>
          <w:sz w:val="24"/>
          <w:szCs w:val="24"/>
        </w:rPr>
        <w:t xml:space="preserve">Gambar </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STYLEREF 1 \s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1</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w:t>
      </w:r>
      <w:r w:rsidRPr="00054FBB">
        <w:rPr>
          <w:rFonts w:ascii="Times New Roman" w:hAnsi="Times New Roman" w:cs="Times New Roman"/>
          <w:i w:val="0"/>
          <w:iCs w:val="0"/>
          <w:color w:val="auto"/>
          <w:sz w:val="24"/>
          <w:szCs w:val="24"/>
        </w:rPr>
        <w:fldChar w:fldCharType="begin"/>
      </w:r>
      <w:r w:rsidRPr="00054FBB">
        <w:rPr>
          <w:rFonts w:ascii="Times New Roman" w:hAnsi="Times New Roman" w:cs="Times New Roman"/>
          <w:i w:val="0"/>
          <w:iCs w:val="0"/>
          <w:color w:val="auto"/>
          <w:sz w:val="24"/>
          <w:szCs w:val="24"/>
        </w:rPr>
        <w:instrText xml:space="preserve"> SEQ Gambar \* ARABIC \s 1 </w:instrText>
      </w:r>
      <w:r w:rsidRPr="00054FBB">
        <w:rPr>
          <w:rFonts w:ascii="Times New Roman" w:hAnsi="Times New Roman" w:cs="Times New Roman"/>
          <w:i w:val="0"/>
          <w:iCs w:val="0"/>
          <w:color w:val="auto"/>
          <w:sz w:val="24"/>
          <w:szCs w:val="24"/>
        </w:rPr>
        <w:fldChar w:fldCharType="separate"/>
      </w:r>
      <w:r w:rsidRPr="00054FBB">
        <w:rPr>
          <w:rFonts w:ascii="Times New Roman" w:hAnsi="Times New Roman" w:cs="Times New Roman"/>
          <w:i w:val="0"/>
          <w:iCs w:val="0"/>
          <w:noProof/>
          <w:color w:val="auto"/>
          <w:sz w:val="24"/>
          <w:szCs w:val="24"/>
        </w:rPr>
        <w:t>5</w:t>
      </w:r>
      <w:r w:rsidRPr="00054FBB">
        <w:rPr>
          <w:rFonts w:ascii="Times New Roman" w:hAnsi="Times New Roman" w:cs="Times New Roman"/>
          <w:i w:val="0"/>
          <w:iCs w:val="0"/>
          <w:color w:val="auto"/>
          <w:sz w:val="24"/>
          <w:szCs w:val="24"/>
        </w:rPr>
        <w:fldChar w:fldCharType="end"/>
      </w:r>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Indeks</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Inklusi</w:t>
      </w:r>
      <w:proofErr w:type="spellEnd"/>
      <w:r w:rsidRPr="00054FBB">
        <w:rPr>
          <w:rFonts w:ascii="Times New Roman" w:hAnsi="Times New Roman" w:cs="Times New Roman"/>
          <w:i w:val="0"/>
          <w:iCs w:val="0"/>
          <w:color w:val="auto"/>
          <w:sz w:val="24"/>
          <w:szCs w:val="24"/>
        </w:rPr>
        <w:t xml:space="preserve"> </w:t>
      </w:r>
      <w:proofErr w:type="spellStart"/>
      <w:r w:rsidRPr="00054FBB">
        <w:rPr>
          <w:rFonts w:ascii="Times New Roman" w:hAnsi="Times New Roman" w:cs="Times New Roman"/>
          <w:i w:val="0"/>
          <w:iCs w:val="0"/>
          <w:color w:val="auto"/>
          <w:sz w:val="24"/>
          <w:szCs w:val="24"/>
        </w:rPr>
        <w:t>Keuangan</w:t>
      </w:r>
      <w:proofErr w:type="spellEnd"/>
      <w:r w:rsidRPr="00054FBB">
        <w:rPr>
          <w:rFonts w:ascii="Times New Roman" w:hAnsi="Times New Roman" w:cs="Times New Roman"/>
          <w:i w:val="0"/>
          <w:iCs w:val="0"/>
          <w:color w:val="auto"/>
          <w:sz w:val="24"/>
          <w:szCs w:val="24"/>
        </w:rPr>
        <w:t xml:space="preserve"> Masyarakat Indonesia </w:t>
      </w:r>
      <w:proofErr w:type="spellStart"/>
      <w:r w:rsidRPr="00054FBB">
        <w:rPr>
          <w:rFonts w:ascii="Times New Roman" w:hAnsi="Times New Roman" w:cs="Times New Roman"/>
          <w:i w:val="0"/>
          <w:iCs w:val="0"/>
          <w:color w:val="auto"/>
          <w:sz w:val="24"/>
          <w:szCs w:val="24"/>
        </w:rPr>
        <w:t>tahun</w:t>
      </w:r>
      <w:proofErr w:type="spellEnd"/>
      <w:r w:rsidRPr="00054FBB">
        <w:rPr>
          <w:rFonts w:ascii="Times New Roman" w:hAnsi="Times New Roman" w:cs="Times New Roman"/>
          <w:i w:val="0"/>
          <w:iCs w:val="0"/>
          <w:color w:val="auto"/>
          <w:sz w:val="24"/>
          <w:szCs w:val="24"/>
        </w:rPr>
        <w:t xml:space="preserve"> 2016</w:t>
      </w:r>
    </w:p>
    <w:p w14:paraId="0F8990C7" w14:textId="77777777" w:rsidR="00D36D50" w:rsidRPr="00054FBB" w:rsidRDefault="00D36D50" w:rsidP="00D36D50">
      <w:pPr>
        <w:spacing w:after="0"/>
        <w:jc w:val="center"/>
        <w:rPr>
          <w:rFonts w:cs="Times New Roman"/>
          <w:szCs w:val="24"/>
        </w:rPr>
      </w:pPr>
      <w:proofErr w:type="spellStart"/>
      <w:r w:rsidRPr="00054FBB">
        <w:rPr>
          <w:rFonts w:cs="Times New Roman"/>
          <w:szCs w:val="24"/>
        </w:rPr>
        <w:t>Sumber</w:t>
      </w:r>
      <w:proofErr w:type="spellEnd"/>
      <w:r w:rsidRPr="00054FBB">
        <w:rPr>
          <w:rFonts w:cs="Times New Roman"/>
          <w:szCs w:val="24"/>
        </w:rPr>
        <w:t xml:space="preserve">: </w:t>
      </w:r>
      <w:r w:rsidRPr="00054FBB">
        <w:rPr>
          <w:rFonts w:cs="Times New Roman"/>
          <w:szCs w:val="24"/>
        </w:rPr>
        <w:fldChar w:fldCharType="begin" w:fldLock="1"/>
      </w:r>
      <w:r w:rsidRPr="00054FBB">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OJK (2017)</w:t>
      </w:r>
      <w:r w:rsidRPr="00054FBB">
        <w:rPr>
          <w:rFonts w:cs="Times New Roman"/>
          <w:szCs w:val="24"/>
        </w:rPr>
        <w:fldChar w:fldCharType="end"/>
      </w:r>
    </w:p>
    <w:p w14:paraId="2B83EDE6" w14:textId="77777777" w:rsidR="00D36D50" w:rsidRPr="00054FBB" w:rsidRDefault="00D36D50" w:rsidP="00D36D50">
      <w:pPr>
        <w:spacing w:after="0"/>
        <w:rPr>
          <w:rFonts w:cs="Times New Roman"/>
          <w:szCs w:val="24"/>
        </w:rPr>
      </w:pPr>
      <w:proofErr w:type="spellStart"/>
      <w:r w:rsidRPr="00054FBB">
        <w:rPr>
          <w:rFonts w:cs="Times New Roman"/>
          <w:szCs w:val="24"/>
        </w:rPr>
        <w:t>Sementara</w:t>
      </w:r>
      <w:proofErr w:type="spellEnd"/>
      <w:r w:rsidRPr="00054FBB">
        <w:rPr>
          <w:rFonts w:cs="Times New Roman"/>
          <w:szCs w:val="24"/>
        </w:rPr>
        <w:t xml:space="preserve"> </w:t>
      </w:r>
      <w:proofErr w:type="spellStart"/>
      <w:r w:rsidRPr="00054FBB">
        <w:rPr>
          <w:rFonts w:cs="Times New Roman"/>
          <w:szCs w:val="24"/>
        </w:rPr>
        <w:t>secara</w:t>
      </w:r>
      <w:proofErr w:type="spellEnd"/>
      <w:r w:rsidRPr="00054FBB">
        <w:rPr>
          <w:rFonts w:cs="Times New Roman"/>
          <w:szCs w:val="24"/>
        </w:rPr>
        <w:t xml:space="preserve"> </w:t>
      </w:r>
      <w:proofErr w:type="spellStart"/>
      <w:r w:rsidRPr="00054FBB">
        <w:rPr>
          <w:rFonts w:cs="Times New Roman"/>
          <w:szCs w:val="24"/>
        </w:rPr>
        <w:t>keseluruhan</w:t>
      </w:r>
      <w:proofErr w:type="spellEnd"/>
      <w:r w:rsidRPr="00054FBB">
        <w:rPr>
          <w:rFonts w:cs="Times New Roman"/>
          <w:szCs w:val="24"/>
        </w:rPr>
        <w:t xml:space="preserve"> rata-rata </w:t>
      </w:r>
      <w:proofErr w:type="spellStart"/>
      <w:r w:rsidRPr="00054FBB">
        <w:rPr>
          <w:rFonts w:cs="Times New Roman"/>
          <w:szCs w:val="24"/>
        </w:rPr>
        <w:t>indeks</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nasional</w:t>
      </w:r>
      <w:proofErr w:type="spellEnd"/>
      <w:r w:rsidRPr="00054FBB">
        <w:rPr>
          <w:rFonts w:cs="Times New Roman"/>
          <w:szCs w:val="24"/>
        </w:rPr>
        <w:t xml:space="preserve"> di Indonesia pada </w:t>
      </w:r>
      <w:proofErr w:type="spellStart"/>
      <w:r w:rsidRPr="00054FBB">
        <w:rPr>
          <w:rFonts w:cs="Times New Roman"/>
          <w:szCs w:val="24"/>
        </w:rPr>
        <w:t>tahun</w:t>
      </w:r>
      <w:proofErr w:type="spellEnd"/>
      <w:r w:rsidRPr="00054FBB">
        <w:rPr>
          <w:rFonts w:cs="Times New Roman"/>
          <w:szCs w:val="24"/>
        </w:rPr>
        <w:t xml:space="preserve"> 2016 </w:t>
      </w:r>
      <w:proofErr w:type="spellStart"/>
      <w:r w:rsidRPr="00054FBB">
        <w:rPr>
          <w:rFonts w:cs="Times New Roman"/>
          <w:szCs w:val="24"/>
        </w:rPr>
        <w:t>adalah</w:t>
      </w:r>
      <w:proofErr w:type="spellEnd"/>
      <w:r w:rsidRPr="00054FBB">
        <w:rPr>
          <w:rFonts w:cs="Times New Roman"/>
          <w:szCs w:val="24"/>
        </w:rPr>
        <w:t xml:space="preserve"> 67,8%. </w:t>
      </w:r>
      <w:proofErr w:type="spellStart"/>
      <w:r w:rsidRPr="00054FBB">
        <w:rPr>
          <w:rFonts w:cs="Times New Roman"/>
          <w:szCs w:val="24"/>
        </w:rPr>
        <w:t>Berdasarkan</w:t>
      </w:r>
      <w:proofErr w:type="spellEnd"/>
      <w:r w:rsidRPr="00054FBB">
        <w:rPr>
          <w:rFonts w:cs="Times New Roman"/>
          <w:szCs w:val="24"/>
        </w:rPr>
        <w:t xml:space="preserve"> </w:t>
      </w:r>
      <w:proofErr w:type="spellStart"/>
      <w:r w:rsidRPr="00054FBB">
        <w:rPr>
          <w:rFonts w:cs="Times New Roman"/>
          <w:szCs w:val="24"/>
        </w:rPr>
        <w:t>grafik</w:t>
      </w:r>
      <w:proofErr w:type="spellEnd"/>
      <w:r w:rsidRPr="00054FBB">
        <w:rPr>
          <w:rFonts w:cs="Times New Roman"/>
          <w:szCs w:val="24"/>
        </w:rPr>
        <w:t xml:space="preserve"> di </w:t>
      </w:r>
      <w:proofErr w:type="spellStart"/>
      <w:r w:rsidRPr="00054FBB">
        <w:rPr>
          <w:rFonts w:cs="Times New Roman"/>
          <w:szCs w:val="24"/>
        </w:rPr>
        <w:t>atas</w:t>
      </w:r>
      <w:proofErr w:type="spellEnd"/>
      <w:r w:rsidRPr="00054FBB">
        <w:rPr>
          <w:rFonts w:cs="Times New Roman"/>
          <w:szCs w:val="24"/>
        </w:rPr>
        <w:t xml:space="preserve">, </w:t>
      </w:r>
      <w:proofErr w:type="spellStart"/>
      <w:r w:rsidRPr="00054FBB">
        <w:rPr>
          <w:rFonts w:cs="Times New Roman"/>
          <w:szCs w:val="24"/>
        </w:rPr>
        <w:t>terdapat</w:t>
      </w:r>
      <w:proofErr w:type="spellEnd"/>
      <w:r w:rsidRPr="00054FBB">
        <w:rPr>
          <w:rFonts w:cs="Times New Roman"/>
          <w:szCs w:val="24"/>
        </w:rPr>
        <w:t xml:space="preserve"> 16 </w:t>
      </w:r>
      <w:proofErr w:type="spellStart"/>
      <w:r w:rsidRPr="00054FBB">
        <w:rPr>
          <w:rFonts w:cs="Times New Roman"/>
          <w:szCs w:val="24"/>
        </w:rPr>
        <w:t>dari</w:t>
      </w:r>
      <w:proofErr w:type="spellEnd"/>
      <w:r w:rsidRPr="00054FBB">
        <w:rPr>
          <w:rFonts w:cs="Times New Roman"/>
          <w:szCs w:val="24"/>
        </w:rPr>
        <w:t xml:space="preserve"> 34 </w:t>
      </w:r>
      <w:proofErr w:type="spellStart"/>
      <w:r w:rsidRPr="00054FBB">
        <w:rPr>
          <w:rFonts w:cs="Times New Roman"/>
          <w:szCs w:val="24"/>
        </w:rPr>
        <w:t>provinsi</w:t>
      </w:r>
      <w:proofErr w:type="spellEnd"/>
      <w:r w:rsidRPr="00054FBB">
        <w:rPr>
          <w:rFonts w:cs="Times New Roman"/>
          <w:szCs w:val="24"/>
        </w:rPr>
        <w:t xml:space="preserve"> yang </w:t>
      </w:r>
      <w:proofErr w:type="spellStart"/>
      <w:r w:rsidRPr="00054FBB">
        <w:rPr>
          <w:rFonts w:cs="Times New Roman"/>
          <w:szCs w:val="24"/>
        </w:rPr>
        <w:t>memiliki</w:t>
      </w:r>
      <w:proofErr w:type="spellEnd"/>
      <w:r w:rsidRPr="00054FBB">
        <w:rPr>
          <w:rFonts w:cs="Times New Roman"/>
          <w:szCs w:val="24"/>
        </w:rPr>
        <w:t xml:space="preserve"> </w:t>
      </w:r>
      <w:proofErr w:type="spellStart"/>
      <w:r w:rsidRPr="00054FBB">
        <w:rPr>
          <w:rFonts w:cs="Times New Roman"/>
          <w:szCs w:val="24"/>
        </w:rPr>
        <w:t>indeks</w:t>
      </w:r>
      <w:proofErr w:type="spellEnd"/>
      <w:r w:rsidRPr="00054FBB">
        <w:rPr>
          <w:rFonts w:cs="Times New Roman"/>
          <w:szCs w:val="24"/>
        </w:rPr>
        <w:t xml:space="preserve">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di </w:t>
      </w:r>
      <w:proofErr w:type="spellStart"/>
      <w:r w:rsidRPr="00054FBB">
        <w:rPr>
          <w:rFonts w:cs="Times New Roman"/>
          <w:szCs w:val="24"/>
        </w:rPr>
        <w:t>atas</w:t>
      </w:r>
      <w:proofErr w:type="spellEnd"/>
      <w:r w:rsidRPr="00054FBB">
        <w:rPr>
          <w:rFonts w:cs="Times New Roman"/>
          <w:szCs w:val="24"/>
        </w:rPr>
        <w:t xml:space="preserve"> rata-rata </w:t>
      </w:r>
      <w:proofErr w:type="spellStart"/>
      <w:r w:rsidRPr="00054FBB">
        <w:rPr>
          <w:rFonts w:cs="Times New Roman"/>
          <w:szCs w:val="24"/>
        </w:rPr>
        <w:t>nasional</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3 yang </w:t>
      </w:r>
      <w:proofErr w:type="spellStart"/>
      <w:r w:rsidRPr="00054FBB">
        <w:rPr>
          <w:rFonts w:cs="Times New Roman"/>
          <w:szCs w:val="24"/>
        </w:rPr>
        <w:t>tertinggi</w:t>
      </w:r>
      <w:proofErr w:type="spellEnd"/>
      <w:r w:rsidRPr="00054FBB">
        <w:rPr>
          <w:rFonts w:cs="Times New Roman"/>
          <w:szCs w:val="24"/>
        </w:rPr>
        <w:t xml:space="preserve"> </w:t>
      </w:r>
      <w:proofErr w:type="spellStart"/>
      <w:r w:rsidRPr="00054FBB">
        <w:rPr>
          <w:rFonts w:cs="Times New Roman"/>
          <w:szCs w:val="24"/>
        </w:rPr>
        <w:t>yaitu</w:t>
      </w:r>
      <w:proofErr w:type="spellEnd"/>
      <w:r w:rsidRPr="00054FBB">
        <w:rPr>
          <w:rFonts w:cs="Times New Roman"/>
          <w:szCs w:val="24"/>
        </w:rPr>
        <w:t xml:space="preserve"> DKI Jakarta, DI Yogyakarta, dan Bali.</w:t>
      </w:r>
    </w:p>
    <w:p w14:paraId="7F4A4E97" w14:textId="77777777" w:rsidR="00D36D50" w:rsidRPr="00054FBB" w:rsidRDefault="00D36D50" w:rsidP="00D36D50">
      <w:pPr>
        <w:spacing w:after="0"/>
        <w:ind w:firstLine="567"/>
        <w:rPr>
          <w:rFonts w:cs="Times New Roman"/>
          <w:szCs w:val="24"/>
        </w:rPr>
      </w:pPr>
      <w:proofErr w:type="spellStart"/>
      <w:r w:rsidRPr="00054FBB">
        <w:rPr>
          <w:rFonts w:cs="Times New Roman"/>
          <w:szCs w:val="24"/>
        </w:rPr>
        <w:t>Secara</w:t>
      </w:r>
      <w:proofErr w:type="spellEnd"/>
      <w:r w:rsidRPr="00054FBB">
        <w:rPr>
          <w:rFonts w:cs="Times New Roman"/>
          <w:szCs w:val="24"/>
        </w:rPr>
        <w:t xml:space="preserve"> </w:t>
      </w:r>
      <w:proofErr w:type="spellStart"/>
      <w:r w:rsidRPr="00054FBB">
        <w:rPr>
          <w:rFonts w:cs="Times New Roman"/>
          <w:szCs w:val="24"/>
        </w:rPr>
        <w:t>umum</w:t>
      </w:r>
      <w:proofErr w:type="spellEnd"/>
      <w:ins w:id="3" w:author="Shinta Amalina Hazrati H" w:date="2020-04-07T12:34:00Z">
        <w:r w:rsidRPr="00054FBB">
          <w:rPr>
            <w:rFonts w:cs="Times New Roman"/>
            <w:szCs w:val="24"/>
          </w:rPr>
          <w:t>,</w:t>
        </w:r>
      </w:ins>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diartikan</w:t>
      </w:r>
      <w:proofErr w:type="spellEnd"/>
      <w:r w:rsidRPr="00054FBB">
        <w:rPr>
          <w:rFonts w:cs="Times New Roman"/>
          <w:szCs w:val="24"/>
        </w:rPr>
        <w:t xml:space="preserve"> </w:t>
      </w:r>
      <w:proofErr w:type="spellStart"/>
      <w:r w:rsidRPr="00054FBB">
        <w:rPr>
          <w:rFonts w:cs="Times New Roman"/>
          <w:szCs w:val="24"/>
        </w:rPr>
        <w:t>sebagai</w:t>
      </w:r>
      <w:proofErr w:type="spellEnd"/>
      <w:r w:rsidRPr="00054FBB">
        <w:rPr>
          <w:rFonts w:cs="Times New Roman"/>
          <w:szCs w:val="24"/>
        </w:rPr>
        <w:t xml:space="preserve"> </w:t>
      </w:r>
      <w:proofErr w:type="spellStart"/>
      <w:r w:rsidRPr="00054FBB">
        <w:rPr>
          <w:rFonts w:cs="Times New Roman"/>
          <w:szCs w:val="24"/>
        </w:rPr>
        <w:t>hak</w:t>
      </w:r>
      <w:proofErr w:type="spellEnd"/>
      <w:r w:rsidRPr="00054FBB">
        <w:rPr>
          <w:rFonts w:cs="Times New Roman"/>
          <w:szCs w:val="24"/>
        </w:rPr>
        <w:t xml:space="preserve"> </w:t>
      </w:r>
      <w:proofErr w:type="spellStart"/>
      <w:r w:rsidRPr="00054FBB">
        <w:rPr>
          <w:rFonts w:cs="Times New Roman"/>
          <w:szCs w:val="24"/>
        </w:rPr>
        <w:t>setiap</w:t>
      </w:r>
      <w:proofErr w:type="spellEnd"/>
      <w:r w:rsidRPr="00054FBB">
        <w:rPr>
          <w:rFonts w:cs="Times New Roman"/>
          <w:szCs w:val="24"/>
        </w:rPr>
        <w:t xml:space="preserve"> orang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memiliki</w:t>
      </w:r>
      <w:proofErr w:type="spellEnd"/>
      <w:r w:rsidRPr="00054FBB">
        <w:rPr>
          <w:rFonts w:cs="Times New Roman"/>
          <w:szCs w:val="24"/>
        </w:rPr>
        <w:t xml:space="preserve"> </w:t>
      </w:r>
      <w:proofErr w:type="spellStart"/>
      <w:r w:rsidRPr="00054FBB">
        <w:rPr>
          <w:rFonts w:cs="Times New Roman"/>
          <w:szCs w:val="24"/>
        </w:rPr>
        <w:t>akses</w:t>
      </w:r>
      <w:proofErr w:type="spellEnd"/>
      <w:r w:rsidRPr="00054FBB">
        <w:rPr>
          <w:rFonts w:cs="Times New Roman"/>
          <w:szCs w:val="24"/>
        </w:rPr>
        <w:t xml:space="preserve"> dan </w:t>
      </w:r>
      <w:proofErr w:type="spellStart"/>
      <w:r w:rsidRPr="00054FBB">
        <w:rPr>
          <w:rFonts w:cs="Times New Roman"/>
          <w:szCs w:val="24"/>
        </w:rPr>
        <w:t>layanan</w:t>
      </w:r>
      <w:proofErr w:type="spellEnd"/>
      <w:r w:rsidRPr="00054FBB">
        <w:rPr>
          <w:rFonts w:cs="Times New Roman"/>
          <w:szCs w:val="24"/>
        </w:rPr>
        <w:t xml:space="preserve"> </w:t>
      </w:r>
      <w:proofErr w:type="spellStart"/>
      <w:r w:rsidRPr="00054FBB">
        <w:rPr>
          <w:rFonts w:cs="Times New Roman"/>
          <w:szCs w:val="24"/>
        </w:rPr>
        <w:t>penuh</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proofErr w:type="spellStart"/>
      <w:r w:rsidRPr="00054FBB">
        <w:rPr>
          <w:rFonts w:cs="Times New Roman"/>
          <w:szCs w:val="24"/>
        </w:rPr>
        <w:t>lembaga</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secara</w:t>
      </w:r>
      <w:proofErr w:type="spellEnd"/>
      <w:r w:rsidRPr="00054FBB">
        <w:rPr>
          <w:rFonts w:cs="Times New Roman"/>
          <w:szCs w:val="24"/>
        </w:rPr>
        <w:t xml:space="preserve"> </w:t>
      </w:r>
      <w:proofErr w:type="spellStart"/>
      <w:r w:rsidRPr="00054FBB">
        <w:rPr>
          <w:rFonts w:cs="Times New Roman"/>
          <w:szCs w:val="24"/>
        </w:rPr>
        <w:t>efektif</w:t>
      </w:r>
      <w:proofErr w:type="spellEnd"/>
      <w:r w:rsidRPr="00054FBB">
        <w:rPr>
          <w:rFonts w:cs="Times New Roman"/>
          <w:szCs w:val="24"/>
        </w:rPr>
        <w:t xml:space="preserve"> dan </w:t>
      </w:r>
      <w:proofErr w:type="spellStart"/>
      <w:r w:rsidRPr="00054FBB">
        <w:rPr>
          <w:rFonts w:cs="Times New Roman"/>
          <w:szCs w:val="24"/>
        </w:rPr>
        <w:t>efisien</w:t>
      </w:r>
      <w:proofErr w:type="spellEnd"/>
      <w:r w:rsidRPr="00054FBB">
        <w:rPr>
          <w:rFonts w:cs="Times New Roman"/>
          <w:szCs w:val="24"/>
        </w:rPr>
        <w:t xml:space="preserve">. </w:t>
      </w:r>
      <w:r w:rsidRPr="00054FBB">
        <w:rPr>
          <w:rFonts w:cs="Times New Roman"/>
          <w:szCs w:val="24"/>
        </w:rPr>
        <w:fldChar w:fldCharType="begin" w:fldLock="1"/>
      </w:r>
      <w:r w:rsidRPr="00054FBB">
        <w:rPr>
          <w:rFonts w:cs="Times New Roman"/>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Kitakogelu (2018)</w:t>
      </w:r>
      <w:r w:rsidRPr="00054FBB">
        <w:rPr>
          <w:rFonts w:cs="Times New Roman"/>
          <w:szCs w:val="24"/>
        </w:rPr>
        <w:fldChar w:fldCharType="end"/>
      </w:r>
      <w:r w:rsidRPr="00054FBB">
        <w:rPr>
          <w:rFonts w:cs="Times New Roman"/>
          <w:szCs w:val="24"/>
        </w:rPr>
        <w:t xml:space="preserve"> </w:t>
      </w:r>
      <w:proofErr w:type="spellStart"/>
      <w:r w:rsidRPr="00054FBB">
        <w:rPr>
          <w:rFonts w:cs="Times New Roman"/>
          <w:szCs w:val="24"/>
        </w:rPr>
        <w:t>mendefinisikan</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digital </w:t>
      </w:r>
      <w:proofErr w:type="spellStart"/>
      <w:r w:rsidRPr="00054FBB">
        <w:rPr>
          <w:rFonts w:cs="Times New Roman"/>
          <w:szCs w:val="24"/>
        </w:rPr>
        <w:t>sebagai</w:t>
      </w:r>
      <w:proofErr w:type="spellEnd"/>
      <w:r w:rsidRPr="00054FBB">
        <w:rPr>
          <w:rFonts w:cs="Times New Roman"/>
          <w:szCs w:val="24"/>
        </w:rPr>
        <w:t xml:space="preserve"> </w:t>
      </w:r>
      <w:proofErr w:type="spellStart"/>
      <w:r w:rsidRPr="00054FBB">
        <w:rPr>
          <w:rFonts w:cs="Times New Roman"/>
          <w:szCs w:val="24"/>
        </w:rPr>
        <w:t>tujuan</w:t>
      </w:r>
      <w:proofErr w:type="spellEnd"/>
      <w:r w:rsidRPr="00054FBB">
        <w:rPr>
          <w:rFonts w:cs="Times New Roman"/>
          <w:szCs w:val="24"/>
        </w:rPr>
        <w:t xml:space="preserve"> </w:t>
      </w:r>
      <w:proofErr w:type="spellStart"/>
      <w:r w:rsidRPr="00054FBB">
        <w:rPr>
          <w:rFonts w:cs="Times New Roman"/>
          <w:szCs w:val="24"/>
        </w:rPr>
        <w:t>akses</w:t>
      </w:r>
      <w:proofErr w:type="spellEnd"/>
      <w:r w:rsidRPr="00054FBB">
        <w:rPr>
          <w:rFonts w:cs="Times New Roman"/>
          <w:szCs w:val="24"/>
        </w:rPr>
        <w:t xml:space="preserve"> digital dan </w:t>
      </w:r>
      <w:proofErr w:type="spellStart"/>
      <w:r w:rsidRPr="00054FBB">
        <w:rPr>
          <w:rFonts w:cs="Times New Roman"/>
          <w:szCs w:val="24"/>
        </w:rPr>
        <w:t>penggunaan</w:t>
      </w:r>
      <w:proofErr w:type="spellEnd"/>
      <w:r w:rsidRPr="00054FBB">
        <w:rPr>
          <w:rFonts w:cs="Times New Roman"/>
          <w:szCs w:val="24"/>
        </w:rPr>
        <w:t xml:space="preserve"> </w:t>
      </w:r>
      <w:proofErr w:type="spellStart"/>
      <w:r w:rsidRPr="00054FBB">
        <w:rPr>
          <w:rFonts w:cs="Times New Roman"/>
          <w:szCs w:val="24"/>
        </w:rPr>
        <w:t>serta</w:t>
      </w:r>
      <w:proofErr w:type="spellEnd"/>
      <w:r w:rsidRPr="00054FBB">
        <w:rPr>
          <w:rFonts w:cs="Times New Roman"/>
          <w:szCs w:val="24"/>
        </w:rPr>
        <w:t xml:space="preserve"> </w:t>
      </w:r>
      <w:proofErr w:type="spellStart"/>
      <w:r w:rsidRPr="00054FBB">
        <w:rPr>
          <w:rFonts w:cs="Times New Roman"/>
          <w:szCs w:val="24"/>
        </w:rPr>
        <w:t>layanan</w:t>
      </w:r>
      <w:proofErr w:type="spellEnd"/>
      <w:r w:rsidRPr="00054FBB">
        <w:rPr>
          <w:rFonts w:cs="Times New Roman"/>
          <w:szCs w:val="24"/>
        </w:rPr>
        <w:t xml:space="preserve"> formal </w:t>
      </w:r>
      <w:proofErr w:type="spellStart"/>
      <w:r w:rsidRPr="00054FBB">
        <w:rPr>
          <w:rFonts w:cs="Times New Roman"/>
          <w:szCs w:val="24"/>
        </w:rPr>
        <w:t>keuangan</w:t>
      </w:r>
      <w:proofErr w:type="spellEnd"/>
      <w:r w:rsidRPr="00054FBB">
        <w:rPr>
          <w:rFonts w:cs="Times New Roman"/>
          <w:szCs w:val="24"/>
        </w:rPr>
        <w:t xml:space="preserve"> oleh </w:t>
      </w:r>
      <w:proofErr w:type="spellStart"/>
      <w:r w:rsidRPr="00054FBB">
        <w:rPr>
          <w:rFonts w:cs="Times New Roman"/>
          <w:szCs w:val="24"/>
        </w:rPr>
        <w:t>populasi</w:t>
      </w:r>
      <w:proofErr w:type="spellEnd"/>
      <w:r w:rsidRPr="00054FBB">
        <w:rPr>
          <w:rFonts w:cs="Times New Roman"/>
          <w:szCs w:val="24"/>
        </w:rPr>
        <w:t xml:space="preserve"> yang </w:t>
      </w:r>
      <w:proofErr w:type="spellStart"/>
      <w:r w:rsidRPr="00054FBB">
        <w:rPr>
          <w:rFonts w:cs="Times New Roman"/>
          <w:szCs w:val="24"/>
        </w:rPr>
        <w:t>tak</w:t>
      </w:r>
      <w:proofErr w:type="spellEnd"/>
      <w:r w:rsidRPr="00054FBB">
        <w:rPr>
          <w:rFonts w:cs="Times New Roman"/>
          <w:szCs w:val="24"/>
        </w:rPr>
        <w:t xml:space="preserve"> </w:t>
      </w:r>
      <w:proofErr w:type="spellStart"/>
      <w:r w:rsidRPr="00054FBB">
        <w:rPr>
          <w:rFonts w:cs="Times New Roman"/>
          <w:szCs w:val="24"/>
        </w:rPr>
        <w:t>terkecuali</w:t>
      </w:r>
      <w:proofErr w:type="spellEnd"/>
      <w:r w:rsidRPr="00054FBB">
        <w:rPr>
          <w:rFonts w:cs="Times New Roman"/>
          <w:szCs w:val="24"/>
        </w:rPr>
        <w:t xml:space="preserve"> dan </w:t>
      </w:r>
      <w:proofErr w:type="spellStart"/>
      <w:r w:rsidRPr="00054FBB">
        <w:rPr>
          <w:rFonts w:cs="Times New Roman"/>
          <w:szCs w:val="24"/>
        </w:rPr>
        <w:t>pelayanan</w:t>
      </w:r>
      <w:proofErr w:type="spellEnd"/>
      <w:r w:rsidRPr="00054FBB">
        <w:rPr>
          <w:rFonts w:cs="Times New Roman"/>
          <w:szCs w:val="24"/>
        </w:rPr>
        <w:t xml:space="preserve"> yang </w:t>
      </w:r>
      <w:proofErr w:type="spellStart"/>
      <w:r w:rsidRPr="00054FBB">
        <w:rPr>
          <w:rFonts w:cs="Times New Roman"/>
          <w:szCs w:val="24"/>
        </w:rPr>
        <w:t>layak</w:t>
      </w:r>
      <w:proofErr w:type="spellEnd"/>
      <w:r w:rsidRPr="00054FBB">
        <w:rPr>
          <w:rFonts w:cs="Times New Roman"/>
          <w:szCs w:val="24"/>
        </w:rPr>
        <w:t>.</w:t>
      </w:r>
    </w:p>
    <w:p w14:paraId="60B60657" w14:textId="77777777" w:rsidR="00D36D50" w:rsidRPr="00054FBB" w:rsidRDefault="00D36D50" w:rsidP="00D36D50">
      <w:pPr>
        <w:spacing w:after="0"/>
        <w:ind w:firstLine="567"/>
        <w:rPr>
          <w:rFonts w:cs="Times New Roman"/>
          <w:szCs w:val="24"/>
        </w:rPr>
      </w:pPr>
      <w:proofErr w:type="spellStart"/>
      <w:r w:rsidRPr="00054FBB">
        <w:rPr>
          <w:rFonts w:cs="Times New Roman"/>
          <w:szCs w:val="24"/>
        </w:rPr>
        <w:t>Penelitian</w:t>
      </w:r>
      <w:proofErr w:type="spellEnd"/>
      <w:r w:rsidRPr="00054FBB">
        <w:rPr>
          <w:rFonts w:cs="Times New Roman"/>
          <w:szCs w:val="24"/>
        </w:rPr>
        <w:t xml:space="preserve"> yang </w:t>
      </w:r>
      <w:proofErr w:type="spellStart"/>
      <w:r w:rsidRPr="00054FBB">
        <w:rPr>
          <w:rFonts w:cs="Times New Roman"/>
          <w:szCs w:val="24"/>
        </w:rPr>
        <w:t>dilakukan</w:t>
      </w:r>
      <w:proofErr w:type="spellEnd"/>
      <w:r w:rsidRPr="00054FBB">
        <w:rPr>
          <w:rFonts w:cs="Times New Roman"/>
          <w:szCs w:val="24"/>
        </w:rPr>
        <w:t xml:space="preserve"> oleh </w:t>
      </w:r>
      <w:r w:rsidRPr="00054FBB">
        <w:rPr>
          <w:rFonts w:cs="Times New Roman"/>
          <w:szCs w:val="24"/>
        </w:rPr>
        <w:fldChar w:fldCharType="begin" w:fldLock="1"/>
      </w:r>
      <w:r w:rsidRPr="00054FBB">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Sun &amp; Havidz (2019)</w:t>
      </w:r>
      <w:r w:rsidRPr="00054FBB">
        <w:rPr>
          <w:rFonts w:cs="Times New Roman"/>
          <w:szCs w:val="24"/>
        </w:rPr>
        <w:fldChar w:fldCharType="end"/>
      </w:r>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w:t>
      </w:r>
      <w:proofErr w:type="spellStart"/>
      <w:r w:rsidRPr="00054FBB">
        <w:rPr>
          <w:rFonts w:cs="Times New Roman"/>
          <w:szCs w:val="24"/>
        </w:rPr>
        <w:t>penelitiannya</w:t>
      </w:r>
      <w:proofErr w:type="spellEnd"/>
      <w:r w:rsidRPr="00054FBB">
        <w:rPr>
          <w:rFonts w:cs="Times New Roman"/>
          <w:szCs w:val="24"/>
        </w:rPr>
        <w:t xml:space="preserve"> </w:t>
      </w:r>
      <w:proofErr w:type="spellStart"/>
      <w:r w:rsidRPr="00054FBB">
        <w:rPr>
          <w:rFonts w:cs="Times New Roman"/>
          <w:szCs w:val="24"/>
        </w:rPr>
        <w:t>menggunakan</w:t>
      </w:r>
      <w:proofErr w:type="spellEnd"/>
      <w:r w:rsidRPr="00054FBB">
        <w:rPr>
          <w:rFonts w:cs="Times New Roman"/>
          <w:szCs w:val="24"/>
        </w:rPr>
        <w:t xml:space="preserve"> </w:t>
      </w:r>
      <w:proofErr w:type="spellStart"/>
      <w:r w:rsidRPr="00054FBB">
        <w:rPr>
          <w:rFonts w:cs="Times New Roman"/>
          <w:szCs w:val="24"/>
        </w:rPr>
        <w:t>variabel</w:t>
      </w:r>
      <w:proofErr w:type="spellEnd"/>
      <w:r w:rsidRPr="00054FBB">
        <w:rPr>
          <w:rFonts w:cs="Times New Roman"/>
          <w:szCs w:val="24"/>
        </w:rPr>
        <w:t xml:space="preserve"> </w:t>
      </w:r>
      <w:proofErr w:type="spellStart"/>
      <w:r w:rsidRPr="00054FBB">
        <w:rPr>
          <w:rFonts w:cs="Times New Roman"/>
          <w:szCs w:val="24"/>
        </w:rPr>
        <w:t>independen</w:t>
      </w:r>
      <w:proofErr w:type="spellEnd"/>
      <w:r w:rsidRPr="00054FBB">
        <w:rPr>
          <w:rFonts w:cs="Times New Roman"/>
          <w:szCs w:val="24"/>
        </w:rPr>
        <w:t xml:space="preserve"> </w:t>
      </w:r>
      <w:r w:rsidRPr="00054FBB">
        <w:rPr>
          <w:rFonts w:cs="Times New Roman"/>
          <w:i/>
          <w:iCs/>
          <w:szCs w:val="24"/>
        </w:rPr>
        <w:t xml:space="preserve">personal innovativeness </w:t>
      </w:r>
      <w:r w:rsidRPr="00054FBB">
        <w:rPr>
          <w:rFonts w:cs="Times New Roman"/>
          <w:szCs w:val="24"/>
        </w:rPr>
        <w:t xml:space="preserve">dan </w:t>
      </w:r>
      <w:r w:rsidRPr="00054FBB">
        <w:rPr>
          <w:rFonts w:cs="Times New Roman"/>
          <w:i/>
          <w:iCs/>
          <w:szCs w:val="24"/>
        </w:rPr>
        <w:t xml:space="preserve">m-banking </w:t>
      </w:r>
      <w:r w:rsidRPr="00054FBB">
        <w:rPr>
          <w:rFonts w:cs="Times New Roman"/>
          <w:i/>
          <w:iCs/>
          <w:szCs w:val="24"/>
        </w:rPr>
        <w:lastRenderedPageBreak/>
        <w:t>knowledge</w:t>
      </w:r>
      <w:r w:rsidRPr="00054FBB">
        <w:rPr>
          <w:rFonts w:cs="Times New Roman"/>
          <w:szCs w:val="24"/>
        </w:rPr>
        <w:t xml:space="preserve">, </w:t>
      </w:r>
      <w:proofErr w:type="spellStart"/>
      <w:r w:rsidRPr="00054FBB">
        <w:rPr>
          <w:rFonts w:cs="Times New Roman"/>
          <w:szCs w:val="24"/>
        </w:rPr>
        <w:t>hanya</w:t>
      </w:r>
      <w:proofErr w:type="spellEnd"/>
      <w:r w:rsidRPr="00054FBB">
        <w:rPr>
          <w:rFonts w:cs="Times New Roman"/>
          <w:szCs w:val="24"/>
        </w:rPr>
        <w:t xml:space="preserve"> </w:t>
      </w:r>
      <w:r w:rsidRPr="00054FBB">
        <w:rPr>
          <w:rFonts w:cs="Times New Roman"/>
          <w:i/>
          <w:iCs/>
          <w:szCs w:val="24"/>
        </w:rPr>
        <w:t xml:space="preserve">m-banking knowledge </w:t>
      </w:r>
      <w:r w:rsidRPr="00054FBB">
        <w:rPr>
          <w:rFonts w:cs="Times New Roman"/>
          <w:szCs w:val="24"/>
        </w:rPr>
        <w:t xml:space="preserve">yang </w:t>
      </w:r>
      <w:proofErr w:type="spellStart"/>
      <w:r w:rsidRPr="00054FBB">
        <w:rPr>
          <w:rFonts w:cs="Times New Roman"/>
          <w:szCs w:val="24"/>
        </w:rPr>
        <w:t>berpengaruh</w:t>
      </w:r>
      <w:proofErr w:type="spellEnd"/>
      <w:r w:rsidRPr="00054FBB">
        <w:rPr>
          <w:rFonts w:cs="Times New Roman"/>
          <w:szCs w:val="24"/>
        </w:rPr>
        <w:t xml:space="preserve"> </w:t>
      </w:r>
      <w:proofErr w:type="spellStart"/>
      <w:r w:rsidRPr="00054FBB">
        <w:rPr>
          <w:rFonts w:cs="Times New Roman"/>
          <w:szCs w:val="24"/>
        </w:rPr>
        <w:t>positif</w:t>
      </w:r>
      <w:proofErr w:type="spellEnd"/>
      <w:r w:rsidRPr="00054FBB">
        <w:rPr>
          <w:rFonts w:cs="Times New Roman"/>
          <w:szCs w:val="24"/>
        </w:rPr>
        <w:t xml:space="preserve"> pada </w:t>
      </w:r>
      <w:proofErr w:type="spellStart"/>
      <w:r w:rsidRPr="00054FBB">
        <w:rPr>
          <w:rFonts w:cs="Times New Roman"/>
          <w:szCs w:val="24"/>
        </w:rPr>
        <w:t>penelitian</w:t>
      </w:r>
      <w:proofErr w:type="spellEnd"/>
      <w:r w:rsidRPr="00054FBB">
        <w:rPr>
          <w:rFonts w:cs="Times New Roman"/>
          <w:szCs w:val="24"/>
        </w:rPr>
        <w:t xml:space="preserve"> </w:t>
      </w:r>
      <w:proofErr w:type="spellStart"/>
      <w:r w:rsidRPr="00054FBB">
        <w:rPr>
          <w:rFonts w:cs="Times New Roman"/>
          <w:szCs w:val="24"/>
        </w:rPr>
        <w:t>tersebut</w:t>
      </w:r>
      <w:proofErr w:type="spellEnd"/>
      <w:r w:rsidRPr="00054FBB">
        <w:rPr>
          <w:rFonts w:cs="Times New Roman"/>
          <w:szCs w:val="24"/>
        </w:rPr>
        <w:t xml:space="preserve">. </w:t>
      </w:r>
      <w:proofErr w:type="spellStart"/>
      <w:r w:rsidRPr="00054FBB">
        <w:rPr>
          <w:rFonts w:cs="Times New Roman"/>
          <w:szCs w:val="24"/>
        </w:rPr>
        <w:t>Sementara</w:t>
      </w:r>
      <w:proofErr w:type="spellEnd"/>
      <w:r w:rsidRPr="00054FBB">
        <w:rPr>
          <w:rFonts w:cs="Times New Roman"/>
          <w:szCs w:val="24"/>
        </w:rPr>
        <w:t xml:space="preserve"> </w:t>
      </w:r>
      <w:r w:rsidRPr="00054FBB">
        <w:rPr>
          <w:rFonts w:cs="Times New Roman"/>
          <w:szCs w:val="24"/>
        </w:rPr>
        <w:fldChar w:fldCharType="begin" w:fldLock="1"/>
      </w:r>
      <w:r>
        <w:rPr>
          <w:rFonts w:cs="Times New Roman"/>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Kirana (2020)</w:t>
      </w:r>
      <w:r w:rsidRPr="00054FBB">
        <w:rPr>
          <w:rFonts w:cs="Times New Roman"/>
          <w:szCs w:val="24"/>
        </w:rPr>
        <w:fldChar w:fldCharType="end"/>
      </w:r>
      <w:r w:rsidRPr="00054FBB">
        <w:rPr>
          <w:rFonts w:cs="Times New Roman"/>
          <w:szCs w:val="24"/>
        </w:rPr>
        <w:t xml:space="preserve"> </w:t>
      </w:r>
      <w:proofErr w:type="spellStart"/>
      <w:r w:rsidRPr="00054FBB">
        <w:rPr>
          <w:rFonts w:cs="Times New Roman"/>
          <w:szCs w:val="24"/>
        </w:rPr>
        <w:t>melakukan</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w:t>
      </w:r>
      <w:proofErr w:type="spellStart"/>
      <w:r w:rsidRPr="00054FBB">
        <w:rPr>
          <w:rFonts w:cs="Times New Roman"/>
          <w:szCs w:val="24"/>
        </w:rPr>
        <w:t>mengenai</w:t>
      </w:r>
      <w:proofErr w:type="spellEnd"/>
      <w:r w:rsidRPr="00054FBB">
        <w:rPr>
          <w:rFonts w:cs="Times New Roman"/>
          <w:szCs w:val="24"/>
        </w:rPr>
        <w:t xml:space="preserve"> </w:t>
      </w:r>
      <w:proofErr w:type="spellStart"/>
      <w:r w:rsidRPr="00054FBB">
        <w:rPr>
          <w:rFonts w:cs="Times New Roman"/>
          <w:szCs w:val="24"/>
        </w:rPr>
        <w:t>pengaruh</w:t>
      </w:r>
      <w:proofErr w:type="spellEnd"/>
      <w:r w:rsidRPr="00054FBB">
        <w:rPr>
          <w:rFonts w:cs="Times New Roman"/>
          <w:szCs w:val="24"/>
        </w:rPr>
        <w:t xml:space="preserve">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dan </w:t>
      </w:r>
      <w:r w:rsidRPr="00054FBB">
        <w:rPr>
          <w:rFonts w:cs="Times New Roman"/>
          <w:i/>
          <w:iCs/>
          <w:szCs w:val="24"/>
        </w:rPr>
        <w:t>mobile payment</w:t>
      </w:r>
      <w:r w:rsidRPr="00054FBB">
        <w:rPr>
          <w:rFonts w:cs="Times New Roman"/>
          <w:szCs w:val="24"/>
        </w:rPr>
        <w:t xml:space="preserve"> </w:t>
      </w:r>
      <w:proofErr w:type="spellStart"/>
      <w:r w:rsidRPr="00054FBB">
        <w:rPr>
          <w:rFonts w:cs="Times New Roman"/>
          <w:szCs w:val="24"/>
        </w:rPr>
        <w:t>terhadap</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di </w:t>
      </w:r>
      <w:proofErr w:type="spellStart"/>
      <w:r w:rsidRPr="00054FBB">
        <w:rPr>
          <w:rFonts w:cs="Times New Roman"/>
          <w:szCs w:val="24"/>
        </w:rPr>
        <w:t>daerah</w:t>
      </w:r>
      <w:proofErr w:type="spellEnd"/>
      <w:r w:rsidRPr="00054FBB">
        <w:rPr>
          <w:rFonts w:cs="Times New Roman"/>
          <w:szCs w:val="24"/>
        </w:rPr>
        <w:t xml:space="preserve"> </w:t>
      </w:r>
      <w:proofErr w:type="spellStart"/>
      <w:r w:rsidRPr="00054FBB">
        <w:rPr>
          <w:rFonts w:cs="Times New Roman"/>
          <w:szCs w:val="24"/>
        </w:rPr>
        <w:t>Jabodetabek</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ini </w:t>
      </w:r>
      <w:proofErr w:type="spellStart"/>
      <w:r w:rsidRPr="00054FBB">
        <w:rPr>
          <w:rFonts w:cs="Times New Roman"/>
          <w:szCs w:val="24"/>
        </w:rPr>
        <w:t>menggunakan</w:t>
      </w:r>
      <w:proofErr w:type="spellEnd"/>
      <w:r w:rsidRPr="00054FBB">
        <w:rPr>
          <w:rFonts w:cs="Times New Roman"/>
          <w:szCs w:val="24"/>
        </w:rPr>
        <w:t xml:space="preserve"> uji </w:t>
      </w:r>
      <w:proofErr w:type="spellStart"/>
      <w:r w:rsidRPr="00054FBB">
        <w:rPr>
          <w:rFonts w:cs="Times New Roman"/>
          <w:szCs w:val="24"/>
        </w:rPr>
        <w:t>parsial</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hasil</w:t>
      </w:r>
      <w:proofErr w:type="spellEnd"/>
      <w:r w:rsidRPr="00054FBB">
        <w:rPr>
          <w:rFonts w:cs="Times New Roman"/>
          <w:szCs w:val="24"/>
        </w:rPr>
        <w:t xml:space="preserve"> </w:t>
      </w:r>
      <w:proofErr w:type="spellStart"/>
      <w:r w:rsidRPr="00054FBB">
        <w:rPr>
          <w:rFonts w:cs="Times New Roman"/>
          <w:szCs w:val="24"/>
        </w:rPr>
        <w:t>semua</w:t>
      </w:r>
      <w:proofErr w:type="spellEnd"/>
      <w:r w:rsidRPr="00054FBB">
        <w:rPr>
          <w:rFonts w:cs="Times New Roman"/>
          <w:szCs w:val="24"/>
        </w:rPr>
        <w:t xml:space="preserve"> </w:t>
      </w:r>
      <w:proofErr w:type="spellStart"/>
      <w:r w:rsidRPr="00054FBB">
        <w:rPr>
          <w:rFonts w:cs="Times New Roman"/>
          <w:szCs w:val="24"/>
        </w:rPr>
        <w:t>variabel</w:t>
      </w:r>
      <w:proofErr w:type="spellEnd"/>
      <w:r w:rsidRPr="00054FBB">
        <w:rPr>
          <w:rFonts w:cs="Times New Roman"/>
          <w:szCs w:val="24"/>
        </w:rPr>
        <w:t xml:space="preserve"> </w:t>
      </w:r>
      <w:proofErr w:type="spellStart"/>
      <w:r w:rsidRPr="00054FBB">
        <w:rPr>
          <w:rFonts w:cs="Times New Roman"/>
          <w:szCs w:val="24"/>
        </w:rPr>
        <w:t>memiliki</w:t>
      </w:r>
      <w:proofErr w:type="spellEnd"/>
      <w:r w:rsidRPr="00054FBB">
        <w:rPr>
          <w:rFonts w:cs="Times New Roman"/>
          <w:szCs w:val="24"/>
        </w:rPr>
        <w:t xml:space="preserve"> </w:t>
      </w:r>
      <w:proofErr w:type="spellStart"/>
      <w:r w:rsidRPr="00054FBB">
        <w:rPr>
          <w:rFonts w:cs="Times New Roman"/>
          <w:szCs w:val="24"/>
        </w:rPr>
        <w:t>pengaruh</w:t>
      </w:r>
      <w:proofErr w:type="spellEnd"/>
      <w:r w:rsidRPr="00054FBB">
        <w:rPr>
          <w:rFonts w:cs="Times New Roman"/>
          <w:szCs w:val="24"/>
        </w:rPr>
        <w:t xml:space="preserve"> </w:t>
      </w:r>
      <w:proofErr w:type="spellStart"/>
      <w:r w:rsidRPr="00054FBB">
        <w:rPr>
          <w:rFonts w:cs="Times New Roman"/>
          <w:szCs w:val="24"/>
        </w:rPr>
        <w:t>positif</w:t>
      </w:r>
      <w:proofErr w:type="spellEnd"/>
      <w:r w:rsidRPr="00054FBB">
        <w:rPr>
          <w:rFonts w:cs="Times New Roman"/>
          <w:szCs w:val="24"/>
        </w:rPr>
        <w:t xml:space="preserve"> </w:t>
      </w:r>
      <w:proofErr w:type="spellStart"/>
      <w:r w:rsidRPr="00054FBB">
        <w:rPr>
          <w:rFonts w:cs="Times New Roman"/>
          <w:szCs w:val="24"/>
        </w:rPr>
        <w:t>kecuali</w:t>
      </w:r>
      <w:proofErr w:type="spellEnd"/>
      <w:r w:rsidRPr="00054FBB">
        <w:rPr>
          <w:rFonts w:cs="Times New Roman"/>
          <w:szCs w:val="24"/>
        </w:rPr>
        <w:t xml:space="preserve"> </w:t>
      </w:r>
      <w:proofErr w:type="spellStart"/>
      <w:r w:rsidRPr="00054FBB">
        <w:rPr>
          <w:rFonts w:cs="Times New Roman"/>
          <w:szCs w:val="24"/>
        </w:rPr>
        <w:t>variabel</w:t>
      </w:r>
      <w:proofErr w:type="spellEnd"/>
      <w:r w:rsidRPr="00054FBB">
        <w:rPr>
          <w:rFonts w:cs="Times New Roman"/>
          <w:szCs w:val="24"/>
        </w:rPr>
        <w:t xml:space="preserve"> </w:t>
      </w:r>
      <w:proofErr w:type="spellStart"/>
      <w:r w:rsidRPr="00054FBB">
        <w:rPr>
          <w:rFonts w:cs="Times New Roman"/>
          <w:szCs w:val="24"/>
        </w:rPr>
        <w:t>sikap</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Oleh </w:t>
      </w:r>
      <w:proofErr w:type="spellStart"/>
      <w:r w:rsidRPr="00054FBB">
        <w:rPr>
          <w:rFonts w:cs="Times New Roman"/>
          <w:szCs w:val="24"/>
        </w:rPr>
        <w:t>karena</w:t>
      </w:r>
      <w:proofErr w:type="spellEnd"/>
      <w:r w:rsidRPr="00054FBB">
        <w:rPr>
          <w:rFonts w:cs="Times New Roman"/>
          <w:szCs w:val="24"/>
        </w:rPr>
        <w:t xml:space="preserve"> </w:t>
      </w:r>
      <w:proofErr w:type="spellStart"/>
      <w:r w:rsidRPr="00054FBB">
        <w:rPr>
          <w:rFonts w:cs="Times New Roman"/>
          <w:szCs w:val="24"/>
        </w:rPr>
        <w:t>itu</w:t>
      </w:r>
      <w:proofErr w:type="spellEnd"/>
      <w:r w:rsidRPr="00054FBB">
        <w:rPr>
          <w:rFonts w:cs="Times New Roman"/>
          <w:szCs w:val="24"/>
        </w:rPr>
        <w:t xml:space="preserve">, </w:t>
      </w:r>
      <w:proofErr w:type="spellStart"/>
      <w:r w:rsidRPr="00054FBB">
        <w:rPr>
          <w:rFonts w:cs="Times New Roman"/>
          <w:szCs w:val="24"/>
        </w:rPr>
        <w:t>belum</w:t>
      </w:r>
      <w:proofErr w:type="spellEnd"/>
      <w:r w:rsidRPr="00054FBB">
        <w:rPr>
          <w:rFonts w:cs="Times New Roman"/>
          <w:szCs w:val="24"/>
        </w:rPr>
        <w:t xml:space="preserve"> </w:t>
      </w:r>
      <w:proofErr w:type="spellStart"/>
      <w:r w:rsidRPr="00054FBB">
        <w:rPr>
          <w:rFonts w:cs="Times New Roman"/>
          <w:szCs w:val="24"/>
        </w:rPr>
        <w:t>diketahui</w:t>
      </w:r>
      <w:proofErr w:type="spellEnd"/>
      <w:r w:rsidRPr="00054FBB">
        <w:rPr>
          <w:rFonts w:cs="Times New Roman"/>
          <w:szCs w:val="24"/>
        </w:rPr>
        <w:t xml:space="preserve"> </w:t>
      </w:r>
      <w:proofErr w:type="spellStart"/>
      <w:r w:rsidRPr="00054FBB">
        <w:rPr>
          <w:rFonts w:cs="Times New Roman"/>
          <w:szCs w:val="24"/>
        </w:rPr>
        <w:t>apakah</w:t>
      </w:r>
      <w:proofErr w:type="spellEnd"/>
      <w:r w:rsidRPr="00054FBB">
        <w:rPr>
          <w:rFonts w:cs="Times New Roman"/>
          <w:szCs w:val="24"/>
        </w:rPr>
        <w:t xml:space="preserve"> </w:t>
      </w:r>
      <w:proofErr w:type="spellStart"/>
      <w:r w:rsidRPr="00054FBB">
        <w:rPr>
          <w:rFonts w:cs="Times New Roman"/>
          <w:szCs w:val="24"/>
        </w:rPr>
        <w:t>terdapat</w:t>
      </w:r>
      <w:proofErr w:type="spellEnd"/>
      <w:r w:rsidRPr="00054FBB">
        <w:rPr>
          <w:rFonts w:cs="Times New Roman"/>
          <w:szCs w:val="24"/>
        </w:rPr>
        <w:t xml:space="preserve"> </w:t>
      </w:r>
      <w:proofErr w:type="spellStart"/>
      <w:r w:rsidRPr="00054FBB">
        <w:rPr>
          <w:rFonts w:cs="Times New Roman"/>
          <w:szCs w:val="24"/>
        </w:rPr>
        <w:t>pengaruh</w:t>
      </w:r>
      <w:proofErr w:type="spellEnd"/>
      <w:r w:rsidRPr="00054FBB">
        <w:rPr>
          <w:rFonts w:cs="Times New Roman"/>
          <w:szCs w:val="24"/>
        </w:rPr>
        <w:t xml:space="preserve"> </w:t>
      </w:r>
      <w:proofErr w:type="spellStart"/>
      <w:r w:rsidRPr="00054FBB">
        <w:rPr>
          <w:rFonts w:cs="Times New Roman"/>
          <w:szCs w:val="24"/>
        </w:rPr>
        <w:t>positif</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r w:rsidRPr="00054FBB">
        <w:rPr>
          <w:rFonts w:cs="Times New Roman"/>
          <w:i/>
          <w:iCs/>
          <w:szCs w:val="24"/>
        </w:rPr>
        <w:t xml:space="preserve">personal innovativeness </w:t>
      </w:r>
      <w:r w:rsidRPr="00054FBB">
        <w:rPr>
          <w:rFonts w:cs="Times New Roman"/>
          <w:szCs w:val="24"/>
        </w:rPr>
        <w:t xml:space="preserve">dan </w:t>
      </w:r>
      <w:proofErr w:type="spellStart"/>
      <w:r w:rsidRPr="00054FBB">
        <w:rPr>
          <w:rFonts w:cs="Times New Roman"/>
          <w:szCs w:val="24"/>
        </w:rPr>
        <w:t>sikap</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terhadap</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r w:rsidRPr="00054FBB">
        <w:rPr>
          <w:rFonts w:cs="Times New Roman"/>
          <w:szCs w:val="24"/>
        </w:rPr>
        <w:fldChar w:fldCharType="begin" w:fldLock="1"/>
      </w:r>
      <w:r>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054FBB">
        <w:rPr>
          <w:rFonts w:cs="Times New Roman"/>
          <w:szCs w:val="24"/>
        </w:rPr>
        <w:fldChar w:fldCharType="separate"/>
      </w:r>
      <w:r w:rsidRPr="00054FBB">
        <w:rPr>
          <w:rFonts w:cs="Times New Roman"/>
          <w:noProof/>
          <w:szCs w:val="24"/>
        </w:rPr>
        <w:t>Grohmann et al. (2018)</w:t>
      </w:r>
      <w:r w:rsidRPr="00054FBB">
        <w:rPr>
          <w:rFonts w:cs="Times New Roman"/>
          <w:szCs w:val="24"/>
        </w:rPr>
        <w:fldChar w:fldCharType="end"/>
      </w:r>
      <w:r w:rsidRPr="00054FBB">
        <w:rPr>
          <w:rFonts w:cs="Times New Roman"/>
          <w:szCs w:val="24"/>
        </w:rPr>
        <w:t xml:space="preserve"> </w:t>
      </w:r>
      <w:commentRangeStart w:id="4"/>
      <w:commentRangeEnd w:id="4"/>
      <w:r w:rsidRPr="00054FBB">
        <w:rPr>
          <w:rStyle w:val="CommentReference"/>
          <w:rFonts w:cs="Times New Roman"/>
          <w:szCs w:val="24"/>
        </w:rPr>
        <w:commentReference w:id="4"/>
      </w:r>
      <w:proofErr w:type="spellStart"/>
      <w:r w:rsidRPr="00054FBB">
        <w:rPr>
          <w:rFonts w:cs="Times New Roman"/>
          <w:szCs w:val="24"/>
        </w:rPr>
        <w:t>meneliti</w:t>
      </w:r>
      <w:proofErr w:type="spellEnd"/>
      <w:r w:rsidRPr="00054FBB">
        <w:rPr>
          <w:rFonts w:cs="Times New Roman"/>
          <w:szCs w:val="24"/>
        </w:rPr>
        <w:t xml:space="preserve"> </w:t>
      </w:r>
      <w:proofErr w:type="spellStart"/>
      <w:r w:rsidRPr="00054FBB">
        <w:rPr>
          <w:rFonts w:cs="Times New Roman"/>
          <w:szCs w:val="24"/>
        </w:rPr>
        <w:t>menggunakan</w:t>
      </w:r>
      <w:proofErr w:type="spellEnd"/>
      <w:r w:rsidRPr="00054FBB">
        <w:rPr>
          <w:rFonts w:cs="Times New Roman"/>
          <w:szCs w:val="24"/>
        </w:rPr>
        <w:t xml:space="preserve"> </w:t>
      </w:r>
      <w:proofErr w:type="spellStart"/>
      <w:r w:rsidRPr="00054FBB">
        <w:rPr>
          <w:rFonts w:cs="Times New Roman"/>
          <w:szCs w:val="24"/>
        </w:rPr>
        <w:t>variabel</w:t>
      </w:r>
      <w:proofErr w:type="spellEnd"/>
      <w:r w:rsidRPr="00054FBB">
        <w:rPr>
          <w:rFonts w:cs="Times New Roman"/>
          <w:szCs w:val="24"/>
        </w:rPr>
        <w:t xml:space="preserve"> </w:t>
      </w:r>
      <w:proofErr w:type="spellStart"/>
      <w:r w:rsidRPr="00054FBB">
        <w:rPr>
          <w:rFonts w:cs="Times New Roman"/>
          <w:szCs w:val="24"/>
        </w:rPr>
        <w:t>independen</w:t>
      </w:r>
      <w:proofErr w:type="spellEnd"/>
      <w:r w:rsidRPr="00054FBB">
        <w:rPr>
          <w:rFonts w:cs="Times New Roman"/>
          <w:szCs w:val="24"/>
        </w:rPr>
        <w:t xml:space="preserve">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dan </w:t>
      </w:r>
      <w:proofErr w:type="spellStart"/>
      <w:r w:rsidRPr="00054FBB">
        <w:rPr>
          <w:rFonts w:cs="Times New Roman"/>
          <w:szCs w:val="24"/>
        </w:rPr>
        <w:t>variabel</w:t>
      </w:r>
      <w:proofErr w:type="spellEnd"/>
      <w:r w:rsidRPr="00054FBB">
        <w:rPr>
          <w:rFonts w:cs="Times New Roman"/>
          <w:szCs w:val="24"/>
        </w:rPr>
        <w:t xml:space="preserve"> </w:t>
      </w:r>
      <w:proofErr w:type="spellStart"/>
      <w:r w:rsidRPr="00054FBB">
        <w:rPr>
          <w:rFonts w:cs="Times New Roman"/>
          <w:szCs w:val="24"/>
        </w:rPr>
        <w:t>dependen</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Mereka</w:t>
      </w:r>
      <w:proofErr w:type="spellEnd"/>
      <w:r w:rsidRPr="00054FBB">
        <w:rPr>
          <w:rFonts w:cs="Times New Roman"/>
          <w:szCs w:val="24"/>
        </w:rPr>
        <w:t xml:space="preserve"> </w:t>
      </w:r>
      <w:proofErr w:type="spellStart"/>
      <w:r w:rsidRPr="00054FBB">
        <w:rPr>
          <w:rFonts w:cs="Times New Roman"/>
          <w:szCs w:val="24"/>
        </w:rPr>
        <w:t>memulai</w:t>
      </w:r>
      <w:proofErr w:type="spellEnd"/>
      <w:r w:rsidRPr="00054FBB">
        <w:rPr>
          <w:rFonts w:cs="Times New Roman"/>
          <w:szCs w:val="24"/>
        </w:rPr>
        <w:t xml:space="preserve"> </w:t>
      </w:r>
      <w:proofErr w:type="spellStart"/>
      <w:r w:rsidRPr="00054FBB">
        <w:rPr>
          <w:rFonts w:cs="Times New Roman"/>
          <w:szCs w:val="24"/>
        </w:rPr>
        <w:t>analisis</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melihat</w:t>
      </w:r>
      <w:proofErr w:type="spellEnd"/>
      <w:r w:rsidRPr="00054FBB">
        <w:rPr>
          <w:rFonts w:cs="Times New Roman"/>
          <w:szCs w:val="24"/>
        </w:rPr>
        <w:t xml:space="preserve"> </w:t>
      </w:r>
      <w:proofErr w:type="spellStart"/>
      <w:r w:rsidRPr="00054FBB">
        <w:rPr>
          <w:rFonts w:cs="Times New Roman"/>
          <w:szCs w:val="24"/>
        </w:rPr>
        <w:t>hubungan</w:t>
      </w:r>
      <w:proofErr w:type="spellEnd"/>
      <w:r w:rsidRPr="00054FBB">
        <w:rPr>
          <w:rFonts w:cs="Times New Roman"/>
          <w:szCs w:val="24"/>
        </w:rPr>
        <w:t xml:space="preserve"> </w:t>
      </w:r>
      <w:proofErr w:type="spellStart"/>
      <w:r w:rsidRPr="00054FBB">
        <w:rPr>
          <w:rFonts w:cs="Times New Roman"/>
          <w:szCs w:val="24"/>
        </w:rPr>
        <w:t>antara</w:t>
      </w:r>
      <w:proofErr w:type="spellEnd"/>
      <w:r w:rsidRPr="00054FBB">
        <w:rPr>
          <w:rFonts w:cs="Times New Roman"/>
          <w:szCs w:val="24"/>
        </w:rPr>
        <w:t xml:space="preserve"> </w:t>
      </w:r>
      <w:proofErr w:type="spellStart"/>
      <w:r w:rsidRPr="00054FBB">
        <w:rPr>
          <w:rFonts w:cs="Times New Roman"/>
          <w:szCs w:val="24"/>
        </w:rPr>
        <w:t>proporsi</w:t>
      </w:r>
      <w:proofErr w:type="spellEnd"/>
      <w:r w:rsidRPr="00054FBB">
        <w:rPr>
          <w:rFonts w:cs="Times New Roman"/>
          <w:szCs w:val="24"/>
        </w:rPr>
        <w:t xml:space="preserve"> orang di </w:t>
      </w:r>
      <w:proofErr w:type="spellStart"/>
      <w:r w:rsidRPr="00054FBB">
        <w:rPr>
          <w:rFonts w:cs="Times New Roman"/>
          <w:szCs w:val="24"/>
        </w:rPr>
        <w:t>suatu</w:t>
      </w:r>
      <w:proofErr w:type="spellEnd"/>
      <w:r w:rsidRPr="00054FBB">
        <w:rPr>
          <w:rFonts w:cs="Times New Roman"/>
          <w:szCs w:val="24"/>
        </w:rPr>
        <w:t xml:space="preserve"> negara yang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dianggap</w:t>
      </w:r>
      <w:proofErr w:type="spellEnd"/>
      <w:r w:rsidRPr="00054FBB">
        <w:rPr>
          <w:rFonts w:cs="Times New Roman"/>
          <w:szCs w:val="24"/>
        </w:rPr>
        <w:t xml:space="preserve"> </w:t>
      </w:r>
      <w:proofErr w:type="spellStart"/>
      <w:r w:rsidRPr="00054FBB">
        <w:rPr>
          <w:rFonts w:cs="Times New Roman"/>
          <w:szCs w:val="24"/>
        </w:rPr>
        <w:t>melek</w:t>
      </w:r>
      <w:proofErr w:type="spellEnd"/>
      <w:r w:rsidRPr="00054FBB">
        <w:rPr>
          <w:rFonts w:cs="Times New Roman"/>
          <w:szCs w:val="24"/>
        </w:rPr>
        <w:t xml:space="preserve"> </w:t>
      </w:r>
      <w:proofErr w:type="spellStart"/>
      <w:r w:rsidRPr="00054FBB">
        <w:rPr>
          <w:rFonts w:cs="Times New Roman"/>
          <w:szCs w:val="24"/>
        </w:rPr>
        <w:t>finansial</w:t>
      </w:r>
      <w:proofErr w:type="spellEnd"/>
      <w:r w:rsidRPr="00054FBB">
        <w:rPr>
          <w:rFonts w:cs="Times New Roman"/>
          <w:szCs w:val="24"/>
        </w:rPr>
        <w:t xml:space="preserve"> dan </w:t>
      </w:r>
      <w:proofErr w:type="spellStart"/>
      <w:r w:rsidRPr="00054FBB">
        <w:rPr>
          <w:rFonts w:cs="Times New Roman"/>
          <w:szCs w:val="24"/>
        </w:rPr>
        <w:t>empat</w:t>
      </w:r>
      <w:proofErr w:type="spellEnd"/>
      <w:r w:rsidRPr="00054FBB">
        <w:rPr>
          <w:rFonts w:cs="Times New Roman"/>
          <w:szCs w:val="24"/>
        </w:rPr>
        <w:t xml:space="preserve"> </w:t>
      </w:r>
      <w:proofErr w:type="spellStart"/>
      <w:r w:rsidRPr="00054FBB">
        <w:rPr>
          <w:rFonts w:cs="Times New Roman"/>
          <w:szCs w:val="24"/>
        </w:rPr>
        <w:t>ukuran</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Hasilnya</w:t>
      </w:r>
      <w:proofErr w:type="spellEnd"/>
      <w:r w:rsidRPr="00054FBB">
        <w:rPr>
          <w:rFonts w:cs="Times New Roman"/>
          <w:szCs w:val="24"/>
        </w:rPr>
        <w:t xml:space="preserve"> </w:t>
      </w:r>
      <w:proofErr w:type="spellStart"/>
      <w:r w:rsidRPr="00054FBB">
        <w:rPr>
          <w:rFonts w:cs="Times New Roman"/>
          <w:szCs w:val="24"/>
        </w:rPr>
        <w:t>ditemukan</w:t>
      </w:r>
      <w:proofErr w:type="spellEnd"/>
      <w:r w:rsidRPr="00054FBB">
        <w:rPr>
          <w:rFonts w:cs="Times New Roman"/>
          <w:szCs w:val="24"/>
        </w:rPr>
        <w:t xml:space="preserve"> </w:t>
      </w:r>
      <w:proofErr w:type="spellStart"/>
      <w:r w:rsidRPr="00054FBB">
        <w:rPr>
          <w:rFonts w:cs="Times New Roman"/>
          <w:szCs w:val="24"/>
        </w:rPr>
        <w:t>hubungan</w:t>
      </w:r>
      <w:proofErr w:type="spellEnd"/>
      <w:r w:rsidRPr="00054FBB">
        <w:rPr>
          <w:rFonts w:cs="Times New Roman"/>
          <w:szCs w:val="24"/>
        </w:rPr>
        <w:t xml:space="preserve"> </w:t>
      </w:r>
      <w:proofErr w:type="spellStart"/>
      <w:r w:rsidRPr="00054FBB">
        <w:rPr>
          <w:rFonts w:cs="Times New Roman"/>
          <w:szCs w:val="24"/>
        </w:rPr>
        <w:t>positif</w:t>
      </w:r>
      <w:proofErr w:type="spellEnd"/>
      <w:r w:rsidRPr="00054FBB">
        <w:rPr>
          <w:rFonts w:cs="Times New Roman"/>
          <w:szCs w:val="24"/>
        </w:rPr>
        <w:t xml:space="preserve"> dan </w:t>
      </w:r>
      <w:proofErr w:type="spellStart"/>
      <w:r w:rsidRPr="00054FBB">
        <w:rPr>
          <w:rFonts w:cs="Times New Roman"/>
          <w:szCs w:val="24"/>
        </w:rPr>
        <w:t>signifikan</w:t>
      </w:r>
      <w:proofErr w:type="spellEnd"/>
      <w:r w:rsidRPr="00054FBB">
        <w:rPr>
          <w:rFonts w:cs="Times New Roman"/>
          <w:szCs w:val="24"/>
        </w:rPr>
        <w:t xml:space="preserve"> </w:t>
      </w:r>
      <w:proofErr w:type="spellStart"/>
      <w:r w:rsidRPr="00054FBB">
        <w:rPr>
          <w:rFonts w:cs="Times New Roman"/>
          <w:szCs w:val="24"/>
        </w:rPr>
        <w:t>antara</w:t>
      </w:r>
      <w:proofErr w:type="spellEnd"/>
      <w:r w:rsidRPr="00054FBB">
        <w:rPr>
          <w:rFonts w:cs="Times New Roman"/>
          <w:szCs w:val="24"/>
        </w:rPr>
        <w:t xml:space="preserve">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dan </w:t>
      </w:r>
      <w:proofErr w:type="spellStart"/>
      <w:r w:rsidRPr="00054FBB">
        <w:rPr>
          <w:rFonts w:cs="Times New Roman"/>
          <w:szCs w:val="24"/>
        </w:rPr>
        <w:t>keempat</w:t>
      </w:r>
      <w:proofErr w:type="spellEnd"/>
      <w:r w:rsidRPr="00054FBB">
        <w:rPr>
          <w:rFonts w:cs="Times New Roman"/>
          <w:szCs w:val="24"/>
        </w:rPr>
        <w:t xml:space="preserve"> </w:t>
      </w:r>
      <w:proofErr w:type="spellStart"/>
      <w:r w:rsidRPr="00054FBB">
        <w:rPr>
          <w:rFonts w:cs="Times New Roman"/>
          <w:szCs w:val="24"/>
        </w:rPr>
        <w:t>ukuran</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w:t>
      </w:r>
    </w:p>
    <w:p w14:paraId="421E31D0" w14:textId="77777777" w:rsidR="00D36D50" w:rsidRPr="00054FBB" w:rsidRDefault="00D36D50" w:rsidP="00D36D50">
      <w:pPr>
        <w:spacing w:after="0"/>
        <w:ind w:firstLine="567"/>
        <w:rPr>
          <w:rFonts w:cs="Times New Roman"/>
          <w:szCs w:val="24"/>
        </w:rPr>
      </w:pPr>
      <w:commentRangeStart w:id="5"/>
      <w:proofErr w:type="spellStart"/>
      <w:r w:rsidRPr="00054FBB">
        <w:rPr>
          <w:rFonts w:cs="Times New Roman"/>
          <w:szCs w:val="24"/>
        </w:rPr>
        <w:t>Berdasarkan</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w:t>
      </w:r>
      <w:proofErr w:type="spellStart"/>
      <w:r w:rsidRPr="00054FBB">
        <w:rPr>
          <w:rFonts w:cs="Times New Roman"/>
          <w:szCs w:val="24"/>
        </w:rPr>
        <w:t>sebelumnya</w:t>
      </w:r>
      <w:proofErr w:type="spellEnd"/>
      <w:r w:rsidRPr="00054FBB">
        <w:rPr>
          <w:rFonts w:cs="Times New Roman"/>
          <w:szCs w:val="24"/>
        </w:rPr>
        <w:t xml:space="preserve">, </w:t>
      </w:r>
      <w:proofErr w:type="spellStart"/>
      <w:r w:rsidRPr="00054FBB">
        <w:rPr>
          <w:rFonts w:cs="Times New Roman"/>
          <w:szCs w:val="24"/>
        </w:rPr>
        <w:t>menurut</w:t>
      </w:r>
      <w:proofErr w:type="spellEnd"/>
      <w:r w:rsidRPr="00054FBB">
        <w:rPr>
          <w:rFonts w:cs="Times New Roman"/>
          <w:szCs w:val="24"/>
        </w:rPr>
        <w:t xml:space="preserve"> </w:t>
      </w:r>
      <w:proofErr w:type="spellStart"/>
      <w:r w:rsidRPr="00054FBB">
        <w:rPr>
          <w:rFonts w:cs="Times New Roman"/>
          <w:szCs w:val="24"/>
        </w:rPr>
        <w:t>penulis</w:t>
      </w:r>
      <w:proofErr w:type="spellEnd"/>
      <w:r w:rsidRPr="00054FBB">
        <w:rPr>
          <w:rFonts w:cs="Times New Roman"/>
          <w:szCs w:val="24"/>
        </w:rPr>
        <w:t xml:space="preserve"> </w:t>
      </w:r>
      <w:r w:rsidRPr="00054FBB">
        <w:rPr>
          <w:rFonts w:cs="Times New Roman"/>
          <w:i/>
          <w:iCs/>
          <w:szCs w:val="24"/>
        </w:rPr>
        <w:t>individual differences</w:t>
      </w:r>
      <w:commentRangeStart w:id="6"/>
      <w:commentRangeEnd w:id="6"/>
      <w:r w:rsidRPr="00054FBB">
        <w:rPr>
          <w:rStyle w:val="CommentReference"/>
          <w:rFonts w:cs="Times New Roman"/>
          <w:szCs w:val="24"/>
        </w:rPr>
        <w:commentReference w:id="6"/>
      </w:r>
      <w:r w:rsidRPr="00054FBB">
        <w:rPr>
          <w:rFonts w:cs="Times New Roman"/>
          <w:i/>
          <w:iCs/>
          <w:szCs w:val="24"/>
        </w:rPr>
        <w:t xml:space="preserve"> </w:t>
      </w:r>
      <w:r w:rsidRPr="00054FBB">
        <w:rPr>
          <w:rFonts w:cs="Times New Roman"/>
          <w:szCs w:val="24"/>
        </w:rPr>
        <w:t xml:space="preserve">dan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i/>
          <w:iCs/>
          <w:szCs w:val="24"/>
        </w:rPr>
        <w:t xml:space="preserve">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dijadikan</w:t>
      </w:r>
      <w:proofErr w:type="spellEnd"/>
      <w:r w:rsidRPr="00054FBB">
        <w:rPr>
          <w:rFonts w:cs="Times New Roman"/>
          <w:szCs w:val="24"/>
        </w:rPr>
        <w:t xml:space="preserve"> </w:t>
      </w:r>
      <w:proofErr w:type="spellStart"/>
      <w:r w:rsidRPr="00054FBB">
        <w:rPr>
          <w:rFonts w:cs="Times New Roman"/>
          <w:szCs w:val="24"/>
        </w:rPr>
        <w:t>variabel</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yang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berpengaruh</w:t>
      </w:r>
      <w:proofErr w:type="spellEnd"/>
      <w:r w:rsidRPr="00054FBB">
        <w:rPr>
          <w:rFonts w:cs="Times New Roman"/>
          <w:szCs w:val="24"/>
        </w:rPr>
        <w:t xml:space="preserve"> </w:t>
      </w:r>
      <w:proofErr w:type="spellStart"/>
      <w:r w:rsidRPr="00054FBB">
        <w:rPr>
          <w:rFonts w:cs="Times New Roman"/>
          <w:szCs w:val="24"/>
        </w:rPr>
        <w:t>positif</w:t>
      </w:r>
      <w:proofErr w:type="spellEnd"/>
      <w:r w:rsidRPr="00054FBB">
        <w:rPr>
          <w:rFonts w:cs="Times New Roman"/>
          <w:szCs w:val="24"/>
        </w:rPr>
        <w:t xml:space="preserve"> </w:t>
      </w:r>
      <w:proofErr w:type="spellStart"/>
      <w:r w:rsidRPr="00054FBB">
        <w:rPr>
          <w:rFonts w:cs="Times New Roman"/>
          <w:szCs w:val="24"/>
        </w:rPr>
        <w:t>terhadap</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Semakin</w:t>
      </w:r>
      <w:proofErr w:type="spellEnd"/>
      <w:r w:rsidRPr="00054FBB">
        <w:rPr>
          <w:rFonts w:cs="Times New Roman"/>
          <w:szCs w:val="24"/>
        </w:rPr>
        <w:t xml:space="preserve"> </w:t>
      </w:r>
      <w:proofErr w:type="spellStart"/>
      <w:r w:rsidRPr="00054FBB">
        <w:rPr>
          <w:rFonts w:cs="Times New Roman"/>
          <w:szCs w:val="24"/>
        </w:rPr>
        <w:t>berkembangnya</w:t>
      </w:r>
      <w:proofErr w:type="spellEnd"/>
      <w:r w:rsidRPr="00054FBB">
        <w:rPr>
          <w:rFonts w:cs="Times New Roman"/>
          <w:szCs w:val="24"/>
        </w:rPr>
        <w:t xml:space="preserve"> </w:t>
      </w:r>
      <w:proofErr w:type="spellStart"/>
      <w:r w:rsidRPr="00054FBB">
        <w:rPr>
          <w:rFonts w:cs="Times New Roman"/>
          <w:szCs w:val="24"/>
        </w:rPr>
        <w:t>teknologi</w:t>
      </w:r>
      <w:proofErr w:type="spellEnd"/>
      <w:r w:rsidRPr="00054FBB">
        <w:rPr>
          <w:rFonts w:cs="Times New Roman"/>
          <w:szCs w:val="24"/>
        </w:rPr>
        <w:t xml:space="preserve"> dan </w:t>
      </w:r>
      <w:proofErr w:type="spellStart"/>
      <w:r w:rsidRPr="00054FBB">
        <w:rPr>
          <w:rFonts w:cs="Times New Roman"/>
          <w:szCs w:val="24"/>
        </w:rPr>
        <w:t>tingkat</w:t>
      </w:r>
      <w:proofErr w:type="spellEnd"/>
      <w:r w:rsidRPr="00054FBB">
        <w:rPr>
          <w:rFonts w:cs="Times New Roman"/>
          <w:szCs w:val="24"/>
        </w:rPr>
        <w:t xml:space="preserve"> </w:t>
      </w:r>
      <w:proofErr w:type="spellStart"/>
      <w:r w:rsidRPr="00054FBB">
        <w:rPr>
          <w:rFonts w:cs="Times New Roman"/>
          <w:szCs w:val="24"/>
        </w:rPr>
        <w:t>pemahaman</w:t>
      </w:r>
      <w:proofErr w:type="spellEnd"/>
      <w:r w:rsidRPr="00054FBB">
        <w:rPr>
          <w:rFonts w:cs="Times New Roman"/>
          <w:szCs w:val="24"/>
        </w:rPr>
        <w:t xml:space="preserve"> </w:t>
      </w:r>
      <w:proofErr w:type="spellStart"/>
      <w:r w:rsidRPr="00054FBB">
        <w:rPr>
          <w:rFonts w:cs="Times New Roman"/>
          <w:szCs w:val="24"/>
        </w:rPr>
        <w:t>masyarakat</w:t>
      </w:r>
      <w:proofErr w:type="spellEnd"/>
      <w:r w:rsidRPr="00054FBB">
        <w:rPr>
          <w:rFonts w:cs="Times New Roman"/>
          <w:szCs w:val="24"/>
        </w:rPr>
        <w:t xml:space="preserve">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membangun</w:t>
      </w:r>
      <w:proofErr w:type="spellEnd"/>
      <w:r w:rsidRPr="00054FBB">
        <w:rPr>
          <w:rFonts w:cs="Times New Roman"/>
          <w:szCs w:val="24"/>
        </w:rPr>
        <w:t xml:space="preserve"> </w:t>
      </w:r>
      <w:proofErr w:type="spellStart"/>
      <w:r w:rsidRPr="00054FBB">
        <w:rPr>
          <w:rFonts w:cs="Times New Roman"/>
          <w:szCs w:val="24"/>
        </w:rPr>
        <w:t>perekonomian</w:t>
      </w:r>
      <w:proofErr w:type="spellEnd"/>
      <w:r w:rsidRPr="00054FBB">
        <w:rPr>
          <w:rFonts w:cs="Times New Roman"/>
          <w:szCs w:val="24"/>
        </w:rPr>
        <w:t xml:space="preserve"> Indonesia </w:t>
      </w:r>
      <w:proofErr w:type="spellStart"/>
      <w:r w:rsidRPr="00054FBB">
        <w:rPr>
          <w:rFonts w:cs="Times New Roman"/>
          <w:szCs w:val="24"/>
        </w:rPr>
        <w:t>ke</w:t>
      </w:r>
      <w:proofErr w:type="spellEnd"/>
      <w:r w:rsidRPr="00054FBB">
        <w:rPr>
          <w:rFonts w:cs="Times New Roman"/>
          <w:szCs w:val="24"/>
        </w:rPr>
        <w:t xml:space="preserve"> </w:t>
      </w:r>
      <w:proofErr w:type="spellStart"/>
      <w:r w:rsidRPr="00054FBB">
        <w:rPr>
          <w:rFonts w:cs="Times New Roman"/>
          <w:szCs w:val="24"/>
        </w:rPr>
        <w:t>arah</w:t>
      </w:r>
      <w:proofErr w:type="spellEnd"/>
      <w:r w:rsidRPr="00054FBB">
        <w:rPr>
          <w:rFonts w:cs="Times New Roman"/>
          <w:szCs w:val="24"/>
        </w:rPr>
        <w:t xml:space="preserve"> yang </w:t>
      </w:r>
      <w:proofErr w:type="spellStart"/>
      <w:r w:rsidRPr="00054FBB">
        <w:rPr>
          <w:rFonts w:cs="Times New Roman"/>
          <w:szCs w:val="24"/>
        </w:rPr>
        <w:t>lebih</w:t>
      </w:r>
      <w:proofErr w:type="spellEnd"/>
      <w:r w:rsidRPr="00054FBB">
        <w:rPr>
          <w:rFonts w:cs="Times New Roman"/>
          <w:szCs w:val="24"/>
        </w:rPr>
        <w:t xml:space="preserve"> </w:t>
      </w:r>
      <w:proofErr w:type="spellStart"/>
      <w:r w:rsidRPr="00054FBB">
        <w:rPr>
          <w:rFonts w:cs="Times New Roman"/>
          <w:szCs w:val="24"/>
        </w:rPr>
        <w:t>baik</w:t>
      </w:r>
      <w:proofErr w:type="spellEnd"/>
      <w:r w:rsidRPr="00054FBB">
        <w:rPr>
          <w:rFonts w:cs="Times New Roman"/>
          <w:szCs w:val="24"/>
        </w:rPr>
        <w:t xml:space="preserve"> dan </w:t>
      </w:r>
      <w:proofErr w:type="spellStart"/>
      <w:r w:rsidRPr="00054FBB">
        <w:rPr>
          <w:rFonts w:cs="Times New Roman"/>
          <w:szCs w:val="24"/>
        </w:rPr>
        <w:t>stabil</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begitu</w:t>
      </w:r>
      <w:proofErr w:type="spellEnd"/>
      <w:r w:rsidRPr="00054FBB">
        <w:rPr>
          <w:rFonts w:cs="Times New Roman"/>
          <w:szCs w:val="24"/>
        </w:rPr>
        <w:t xml:space="preserve"> </w:t>
      </w:r>
      <w:proofErr w:type="spellStart"/>
      <w:r w:rsidRPr="00054FBB">
        <w:rPr>
          <w:rFonts w:cs="Times New Roman"/>
          <w:szCs w:val="24"/>
        </w:rPr>
        <w:t>masyarakat</w:t>
      </w:r>
      <w:proofErr w:type="spellEnd"/>
      <w:r w:rsidRPr="00054FBB">
        <w:rPr>
          <w:rFonts w:cs="Times New Roman"/>
          <w:szCs w:val="24"/>
        </w:rPr>
        <w:t xml:space="preserve">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hidup</w:t>
      </w:r>
      <w:proofErr w:type="spellEnd"/>
      <w:r w:rsidRPr="00054FBB">
        <w:rPr>
          <w:rFonts w:cs="Times New Roman"/>
          <w:szCs w:val="24"/>
        </w:rPr>
        <w:t xml:space="preserve"> </w:t>
      </w:r>
      <w:proofErr w:type="spellStart"/>
      <w:r w:rsidRPr="00054FBB">
        <w:rPr>
          <w:rFonts w:cs="Times New Roman"/>
          <w:szCs w:val="24"/>
        </w:rPr>
        <w:t>sejahtera</w:t>
      </w:r>
      <w:proofErr w:type="spellEnd"/>
      <w:r w:rsidRPr="00054FBB">
        <w:rPr>
          <w:rFonts w:cs="Times New Roman"/>
          <w:szCs w:val="24"/>
        </w:rPr>
        <w:t xml:space="preserve"> dan </w:t>
      </w:r>
      <w:proofErr w:type="spellStart"/>
      <w:r w:rsidRPr="00054FBB">
        <w:rPr>
          <w:rFonts w:cs="Times New Roman"/>
          <w:szCs w:val="24"/>
        </w:rPr>
        <w:t>mengurangi</w:t>
      </w:r>
      <w:proofErr w:type="spellEnd"/>
      <w:r w:rsidRPr="00054FBB">
        <w:rPr>
          <w:rFonts w:cs="Times New Roman"/>
          <w:szCs w:val="24"/>
        </w:rPr>
        <w:t xml:space="preserve"> </w:t>
      </w:r>
      <w:proofErr w:type="spellStart"/>
      <w:r w:rsidRPr="00054FBB">
        <w:rPr>
          <w:rFonts w:cs="Times New Roman"/>
          <w:szCs w:val="24"/>
        </w:rPr>
        <w:t>tingkat</w:t>
      </w:r>
      <w:proofErr w:type="spellEnd"/>
      <w:r w:rsidRPr="00054FBB">
        <w:rPr>
          <w:rFonts w:cs="Times New Roman"/>
          <w:szCs w:val="24"/>
        </w:rPr>
        <w:t xml:space="preserve"> </w:t>
      </w:r>
      <w:proofErr w:type="spellStart"/>
      <w:r w:rsidRPr="00054FBB">
        <w:rPr>
          <w:rFonts w:cs="Times New Roman"/>
          <w:szCs w:val="24"/>
        </w:rPr>
        <w:t>kesenjangan</w:t>
      </w:r>
      <w:proofErr w:type="spellEnd"/>
      <w:r w:rsidRPr="00054FBB">
        <w:rPr>
          <w:rFonts w:cs="Times New Roman"/>
          <w:szCs w:val="24"/>
        </w:rPr>
        <w:t xml:space="preserve"> </w:t>
      </w:r>
      <w:proofErr w:type="spellStart"/>
      <w:r w:rsidRPr="00054FBB">
        <w:rPr>
          <w:rFonts w:cs="Times New Roman"/>
          <w:szCs w:val="24"/>
        </w:rPr>
        <w:t>sosial</w:t>
      </w:r>
      <w:proofErr w:type="spellEnd"/>
      <w:r w:rsidRPr="00054FBB">
        <w:rPr>
          <w:rFonts w:cs="Times New Roman"/>
          <w:szCs w:val="24"/>
        </w:rPr>
        <w:t xml:space="preserve">. </w:t>
      </w:r>
      <w:proofErr w:type="spellStart"/>
      <w:r w:rsidRPr="00054FBB">
        <w:rPr>
          <w:rFonts w:cs="Times New Roman"/>
          <w:szCs w:val="24"/>
        </w:rPr>
        <w:t>Penulis</w:t>
      </w:r>
      <w:proofErr w:type="spellEnd"/>
      <w:r w:rsidRPr="00054FBB">
        <w:rPr>
          <w:rFonts w:cs="Times New Roman"/>
          <w:szCs w:val="24"/>
        </w:rPr>
        <w:t xml:space="preserve"> </w:t>
      </w:r>
      <w:proofErr w:type="spellStart"/>
      <w:r w:rsidRPr="00054FBB">
        <w:rPr>
          <w:rFonts w:cs="Times New Roman"/>
          <w:szCs w:val="24"/>
        </w:rPr>
        <w:t>memilih</w:t>
      </w:r>
      <w:proofErr w:type="spellEnd"/>
      <w:r w:rsidRPr="00054FBB">
        <w:rPr>
          <w:rFonts w:cs="Times New Roman"/>
          <w:szCs w:val="24"/>
        </w:rPr>
        <w:t xml:space="preserve"> </w:t>
      </w:r>
      <w:proofErr w:type="spellStart"/>
      <w:r w:rsidRPr="00054FBB">
        <w:rPr>
          <w:rFonts w:cs="Times New Roman"/>
          <w:szCs w:val="24"/>
        </w:rPr>
        <w:t>daerah</w:t>
      </w:r>
      <w:proofErr w:type="spellEnd"/>
      <w:r w:rsidRPr="00054FBB">
        <w:rPr>
          <w:rFonts w:cs="Times New Roman"/>
          <w:szCs w:val="24"/>
        </w:rPr>
        <w:t xml:space="preserve"> </w:t>
      </w:r>
      <w:proofErr w:type="spellStart"/>
      <w:r w:rsidRPr="00054FBB">
        <w:rPr>
          <w:rFonts w:cs="Times New Roman"/>
          <w:szCs w:val="24"/>
        </w:rPr>
        <w:t>Jabodetabek</w:t>
      </w:r>
      <w:proofErr w:type="spellEnd"/>
      <w:r w:rsidRPr="00054FBB">
        <w:rPr>
          <w:rFonts w:cs="Times New Roman"/>
          <w:szCs w:val="24"/>
        </w:rPr>
        <w:t xml:space="preserve"> </w:t>
      </w:r>
      <w:proofErr w:type="spellStart"/>
      <w:r w:rsidRPr="00054FBB">
        <w:rPr>
          <w:rFonts w:cs="Times New Roman"/>
          <w:szCs w:val="24"/>
        </w:rPr>
        <w:t>sebagai</w:t>
      </w:r>
      <w:proofErr w:type="spellEnd"/>
      <w:r w:rsidRPr="00054FBB">
        <w:rPr>
          <w:rFonts w:cs="Times New Roman"/>
          <w:szCs w:val="24"/>
        </w:rPr>
        <w:t xml:space="preserve"> </w:t>
      </w:r>
      <w:proofErr w:type="spellStart"/>
      <w:r w:rsidRPr="00054FBB">
        <w:rPr>
          <w:rFonts w:cs="Times New Roman"/>
          <w:szCs w:val="24"/>
        </w:rPr>
        <w:t>sasaran</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w:t>
      </w:r>
      <w:proofErr w:type="spellStart"/>
      <w:r w:rsidRPr="00054FBB">
        <w:rPr>
          <w:rFonts w:cs="Times New Roman"/>
          <w:szCs w:val="24"/>
        </w:rPr>
        <w:t>karena</w:t>
      </w:r>
      <w:proofErr w:type="spellEnd"/>
      <w:r w:rsidRPr="00054FBB">
        <w:rPr>
          <w:rFonts w:cs="Times New Roman"/>
          <w:szCs w:val="24"/>
        </w:rPr>
        <w:t xml:space="preserve"> </w:t>
      </w:r>
      <w:proofErr w:type="spellStart"/>
      <w:r w:rsidRPr="00054FBB">
        <w:rPr>
          <w:rFonts w:cs="Times New Roman"/>
          <w:szCs w:val="24"/>
        </w:rPr>
        <w:t>sesuai</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data yang </w:t>
      </w:r>
      <w:proofErr w:type="spellStart"/>
      <w:r w:rsidRPr="00054FBB">
        <w:rPr>
          <w:rFonts w:cs="Times New Roman"/>
          <w:szCs w:val="24"/>
        </w:rPr>
        <w:t>ada</w:t>
      </w:r>
      <w:proofErr w:type="spellEnd"/>
      <w:r w:rsidRPr="00054FBB">
        <w:rPr>
          <w:rFonts w:cs="Times New Roman"/>
          <w:szCs w:val="24"/>
        </w:rPr>
        <w:t xml:space="preserve">, </w:t>
      </w:r>
      <w:proofErr w:type="spellStart"/>
      <w:r w:rsidRPr="00054FBB">
        <w:rPr>
          <w:rFonts w:cs="Times New Roman"/>
          <w:szCs w:val="24"/>
        </w:rPr>
        <w:t>Jabodetabek</w:t>
      </w:r>
      <w:proofErr w:type="spellEnd"/>
      <w:r w:rsidRPr="00054FBB">
        <w:rPr>
          <w:rFonts w:cs="Times New Roman"/>
          <w:szCs w:val="24"/>
        </w:rPr>
        <w:t xml:space="preserve"> </w:t>
      </w:r>
      <w:proofErr w:type="spellStart"/>
      <w:r w:rsidRPr="00054FBB">
        <w:rPr>
          <w:rFonts w:cs="Times New Roman"/>
          <w:szCs w:val="24"/>
        </w:rPr>
        <w:t>masih</w:t>
      </w:r>
      <w:proofErr w:type="spellEnd"/>
      <w:r w:rsidRPr="00054FBB">
        <w:rPr>
          <w:rFonts w:cs="Times New Roman"/>
          <w:szCs w:val="24"/>
        </w:rPr>
        <w:t xml:space="preserve"> </w:t>
      </w:r>
      <w:proofErr w:type="spellStart"/>
      <w:r w:rsidRPr="00054FBB">
        <w:rPr>
          <w:rFonts w:cs="Times New Roman"/>
          <w:szCs w:val="24"/>
        </w:rPr>
        <w:t>masuk</w:t>
      </w:r>
      <w:proofErr w:type="spellEnd"/>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w:t>
      </w:r>
      <w:proofErr w:type="spellStart"/>
      <w:r w:rsidRPr="00054FBB">
        <w:rPr>
          <w:rFonts w:cs="Times New Roman"/>
          <w:szCs w:val="24"/>
        </w:rPr>
        <w:t>jajaran</w:t>
      </w:r>
      <w:proofErr w:type="spellEnd"/>
      <w:r w:rsidRPr="00054FBB">
        <w:rPr>
          <w:rFonts w:cs="Times New Roman"/>
          <w:szCs w:val="24"/>
        </w:rPr>
        <w:t xml:space="preserve"> </w:t>
      </w:r>
      <w:proofErr w:type="spellStart"/>
      <w:r w:rsidRPr="00054FBB">
        <w:rPr>
          <w:rFonts w:cs="Times New Roman"/>
          <w:szCs w:val="24"/>
        </w:rPr>
        <w:t>provinsi</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persentase</w:t>
      </w:r>
      <w:proofErr w:type="spellEnd"/>
      <w:r w:rsidRPr="00054FBB">
        <w:rPr>
          <w:rFonts w:cs="Times New Roman"/>
          <w:szCs w:val="24"/>
        </w:rPr>
        <w:t xml:space="preserve"> yang di </w:t>
      </w:r>
      <w:proofErr w:type="spellStart"/>
      <w:r w:rsidRPr="00054FBB">
        <w:rPr>
          <w:rFonts w:cs="Times New Roman"/>
          <w:szCs w:val="24"/>
        </w:rPr>
        <w:t>atas</w:t>
      </w:r>
      <w:proofErr w:type="spellEnd"/>
      <w:r w:rsidRPr="00054FBB">
        <w:rPr>
          <w:rFonts w:cs="Times New Roman"/>
          <w:szCs w:val="24"/>
        </w:rPr>
        <w:t xml:space="preserve"> rata-rata</w:t>
      </w:r>
      <w:r>
        <w:rPr>
          <w:rFonts w:cs="Times New Roman"/>
          <w:szCs w:val="24"/>
        </w:rPr>
        <w:t>,</w:t>
      </w:r>
      <w:r w:rsidRPr="00054FBB">
        <w:rPr>
          <w:rFonts w:cs="Times New Roman"/>
          <w:szCs w:val="24"/>
        </w:rPr>
        <w:t xml:space="preserve"> </w:t>
      </w:r>
      <w:proofErr w:type="spellStart"/>
      <w:r w:rsidRPr="00054FBB">
        <w:rPr>
          <w:rFonts w:cs="Times New Roman"/>
          <w:szCs w:val="24"/>
        </w:rPr>
        <w:t>sehingga</w:t>
      </w:r>
      <w:proofErr w:type="spellEnd"/>
      <w:r w:rsidRPr="00054FBB">
        <w:rPr>
          <w:rFonts w:cs="Times New Roman"/>
          <w:szCs w:val="24"/>
        </w:rPr>
        <w:t xml:space="preserve"> data yang </w:t>
      </w:r>
      <w:proofErr w:type="spellStart"/>
      <w:r w:rsidRPr="00054FBB">
        <w:rPr>
          <w:rFonts w:cs="Times New Roman"/>
          <w:szCs w:val="24"/>
        </w:rPr>
        <w:t>didapatkan</w:t>
      </w:r>
      <w:proofErr w:type="spellEnd"/>
      <w:r w:rsidRPr="00054FBB">
        <w:rPr>
          <w:rFonts w:cs="Times New Roman"/>
          <w:szCs w:val="24"/>
        </w:rPr>
        <w:t xml:space="preserve"> </w:t>
      </w:r>
      <w:proofErr w:type="spellStart"/>
      <w:r w:rsidRPr="00054FBB">
        <w:rPr>
          <w:rFonts w:cs="Times New Roman"/>
          <w:szCs w:val="24"/>
        </w:rPr>
        <w:t>akan</w:t>
      </w:r>
      <w:proofErr w:type="spellEnd"/>
      <w:r w:rsidRPr="00054FBB">
        <w:rPr>
          <w:rFonts w:cs="Times New Roman"/>
          <w:szCs w:val="24"/>
        </w:rPr>
        <w:t xml:space="preserve"> </w:t>
      </w:r>
      <w:proofErr w:type="spellStart"/>
      <w:r w:rsidRPr="00054FBB">
        <w:rPr>
          <w:rFonts w:cs="Times New Roman"/>
          <w:szCs w:val="24"/>
        </w:rPr>
        <w:t>lebih</w:t>
      </w:r>
      <w:proofErr w:type="spellEnd"/>
      <w:r w:rsidRPr="00054FBB">
        <w:rPr>
          <w:rFonts w:cs="Times New Roman"/>
          <w:szCs w:val="24"/>
        </w:rPr>
        <w:t xml:space="preserve"> valid.</w:t>
      </w:r>
      <w:commentRangeEnd w:id="5"/>
      <w:r w:rsidRPr="00054FBB">
        <w:rPr>
          <w:rStyle w:val="CommentReference"/>
          <w:rFonts w:cs="Times New Roman"/>
          <w:szCs w:val="24"/>
        </w:rPr>
        <w:commentReference w:id="5"/>
      </w:r>
      <w:r w:rsidRPr="00054FBB">
        <w:rPr>
          <w:rFonts w:cs="Times New Roman"/>
          <w:szCs w:val="24"/>
        </w:rPr>
        <w:t xml:space="preserve"> </w:t>
      </w:r>
      <w:proofErr w:type="spellStart"/>
      <w:r w:rsidRPr="00054FBB">
        <w:rPr>
          <w:rFonts w:cs="Times New Roman"/>
          <w:szCs w:val="24"/>
        </w:rPr>
        <w:t>Sehingga</w:t>
      </w:r>
      <w:proofErr w:type="spellEnd"/>
      <w:r w:rsidRPr="00054FBB">
        <w:rPr>
          <w:rFonts w:cs="Times New Roman"/>
          <w:szCs w:val="24"/>
        </w:rPr>
        <w:t xml:space="preserve"> </w:t>
      </w:r>
      <w:proofErr w:type="spellStart"/>
      <w:r w:rsidRPr="00054FBB">
        <w:rPr>
          <w:rFonts w:cs="Times New Roman"/>
          <w:szCs w:val="24"/>
        </w:rPr>
        <w:t>judul</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ini </w:t>
      </w:r>
      <w:proofErr w:type="spellStart"/>
      <w:r w:rsidRPr="00054FBB">
        <w:rPr>
          <w:rFonts w:cs="Times New Roman"/>
          <w:szCs w:val="24"/>
        </w:rPr>
        <w:t>adalah</w:t>
      </w:r>
      <w:proofErr w:type="spellEnd"/>
      <w:r w:rsidRPr="00054FBB">
        <w:rPr>
          <w:rFonts w:cs="Times New Roman"/>
          <w:szCs w:val="24"/>
        </w:rPr>
        <w:t>, “</w:t>
      </w:r>
      <w:proofErr w:type="spellStart"/>
      <w:r w:rsidRPr="00054FBB">
        <w:rPr>
          <w:rFonts w:cs="Times New Roman"/>
          <w:szCs w:val="24"/>
        </w:rPr>
        <w:t>Perbedaan</w:t>
      </w:r>
      <w:proofErr w:type="spellEnd"/>
      <w:r w:rsidRPr="00054FBB">
        <w:rPr>
          <w:rFonts w:cs="Times New Roman"/>
          <w:szCs w:val="24"/>
        </w:rPr>
        <w:t xml:space="preserve"> </w:t>
      </w:r>
      <w:proofErr w:type="spellStart"/>
      <w:r w:rsidRPr="00054FBB">
        <w:rPr>
          <w:rFonts w:cs="Times New Roman"/>
          <w:szCs w:val="24"/>
        </w:rPr>
        <w:t>Individu</w:t>
      </w:r>
      <w:proofErr w:type="spellEnd"/>
      <w:r w:rsidRPr="00054FBB">
        <w:rPr>
          <w:rFonts w:cs="Times New Roman"/>
          <w:szCs w:val="24"/>
        </w:rPr>
        <w:t xml:space="preserve"> dan </w:t>
      </w:r>
      <w:proofErr w:type="spellStart"/>
      <w:r w:rsidRPr="00054FBB">
        <w:rPr>
          <w:rFonts w:cs="Times New Roman"/>
          <w:szCs w:val="24"/>
        </w:rPr>
        <w:t>Literasi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Sebagai</w:t>
      </w:r>
      <w:proofErr w:type="spellEnd"/>
      <w:r w:rsidRPr="00054FBB">
        <w:rPr>
          <w:rFonts w:cs="Times New Roman"/>
          <w:szCs w:val="24"/>
        </w:rPr>
        <w:t xml:space="preserve"> </w:t>
      </w:r>
      <w:proofErr w:type="spellStart"/>
      <w:r w:rsidRPr="00054FBB">
        <w:rPr>
          <w:rFonts w:cs="Times New Roman"/>
          <w:szCs w:val="24"/>
        </w:rPr>
        <w:t>Faktor</w:t>
      </w:r>
      <w:proofErr w:type="spellEnd"/>
      <w:r w:rsidRPr="00054FBB">
        <w:rPr>
          <w:rFonts w:cs="Times New Roman"/>
          <w:szCs w:val="24"/>
        </w:rPr>
        <w:t xml:space="preserve"> </w:t>
      </w:r>
      <w:proofErr w:type="spellStart"/>
      <w:r w:rsidRPr="00054FBB">
        <w:rPr>
          <w:rFonts w:cs="Times New Roman"/>
          <w:szCs w:val="24"/>
        </w:rPr>
        <w:t>Penentu</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Studi</w:t>
      </w:r>
      <w:proofErr w:type="spellEnd"/>
      <w:r w:rsidRPr="00054FBB">
        <w:rPr>
          <w:rFonts w:cs="Times New Roman"/>
          <w:szCs w:val="24"/>
        </w:rPr>
        <w:t xml:space="preserve"> </w:t>
      </w:r>
      <w:proofErr w:type="spellStart"/>
      <w:r w:rsidRPr="00054FBB">
        <w:rPr>
          <w:rFonts w:cs="Times New Roman"/>
          <w:szCs w:val="24"/>
        </w:rPr>
        <w:t>Empiris</w:t>
      </w:r>
      <w:proofErr w:type="spellEnd"/>
      <w:r w:rsidRPr="00054FBB">
        <w:rPr>
          <w:rFonts w:cs="Times New Roman"/>
          <w:szCs w:val="24"/>
        </w:rPr>
        <w:t xml:space="preserve"> di Wilayah </w:t>
      </w:r>
      <w:proofErr w:type="spellStart"/>
      <w:r w:rsidRPr="00054FBB">
        <w:rPr>
          <w:rFonts w:cs="Times New Roman"/>
          <w:szCs w:val="24"/>
        </w:rPr>
        <w:t>Jabodetabek</w:t>
      </w:r>
      <w:proofErr w:type="spellEnd"/>
      <w:r w:rsidRPr="00054FBB">
        <w:rPr>
          <w:rFonts w:cs="Times New Roman"/>
          <w:szCs w:val="24"/>
        </w:rPr>
        <w:t>”.</w:t>
      </w:r>
    </w:p>
    <w:p w14:paraId="1B69DC38" w14:textId="77777777" w:rsidR="00D36D50" w:rsidRPr="00054FBB" w:rsidRDefault="00D36D50" w:rsidP="00D36D50">
      <w:pPr>
        <w:spacing w:after="0"/>
        <w:rPr>
          <w:rFonts w:cs="Times New Roman"/>
          <w:szCs w:val="24"/>
        </w:rPr>
      </w:pPr>
    </w:p>
    <w:p w14:paraId="47321A26" w14:textId="77777777" w:rsidR="00D36D50" w:rsidRPr="00054FBB" w:rsidRDefault="00D36D50" w:rsidP="00D36D50">
      <w:pPr>
        <w:pStyle w:val="Heading2"/>
        <w:spacing w:before="0"/>
        <w:ind w:left="567" w:hanging="567"/>
        <w:jc w:val="both"/>
        <w:rPr>
          <w:rFonts w:cs="Times New Roman"/>
          <w:b w:val="0"/>
          <w:szCs w:val="24"/>
        </w:rPr>
      </w:pPr>
      <w:proofErr w:type="spellStart"/>
      <w:r w:rsidRPr="00054FBB">
        <w:rPr>
          <w:rFonts w:cs="Times New Roman"/>
          <w:szCs w:val="24"/>
        </w:rPr>
        <w:t>Rumusan</w:t>
      </w:r>
      <w:proofErr w:type="spellEnd"/>
      <w:r w:rsidRPr="00054FBB">
        <w:rPr>
          <w:rFonts w:cs="Times New Roman"/>
          <w:szCs w:val="24"/>
        </w:rPr>
        <w:t xml:space="preserve"> </w:t>
      </w:r>
      <w:proofErr w:type="spellStart"/>
      <w:r w:rsidRPr="00054FBB">
        <w:rPr>
          <w:rFonts w:cs="Times New Roman"/>
          <w:szCs w:val="24"/>
        </w:rPr>
        <w:t>Masalah</w:t>
      </w:r>
      <w:proofErr w:type="spellEnd"/>
    </w:p>
    <w:p w14:paraId="6821FA6B" w14:textId="77777777" w:rsidR="00D36D50" w:rsidRPr="00054FBB" w:rsidRDefault="00D36D50" w:rsidP="00D36D50">
      <w:pPr>
        <w:spacing w:after="0"/>
        <w:ind w:firstLine="567"/>
        <w:rPr>
          <w:rFonts w:cs="Times New Roman"/>
          <w:szCs w:val="24"/>
        </w:rPr>
      </w:pPr>
      <w:proofErr w:type="spellStart"/>
      <w:r w:rsidRPr="00054FBB">
        <w:rPr>
          <w:rFonts w:cs="Times New Roman"/>
          <w:szCs w:val="24"/>
        </w:rPr>
        <w:t>Berdasarkan</w:t>
      </w:r>
      <w:proofErr w:type="spellEnd"/>
      <w:r w:rsidRPr="00054FBB">
        <w:rPr>
          <w:rFonts w:cs="Times New Roman"/>
          <w:szCs w:val="24"/>
        </w:rPr>
        <w:t xml:space="preserve"> </w:t>
      </w:r>
      <w:proofErr w:type="spellStart"/>
      <w:r w:rsidRPr="00054FBB">
        <w:rPr>
          <w:rFonts w:cs="Times New Roman"/>
          <w:szCs w:val="24"/>
        </w:rPr>
        <w:t>latar</w:t>
      </w:r>
      <w:proofErr w:type="spellEnd"/>
      <w:r w:rsidRPr="00054FBB">
        <w:rPr>
          <w:rFonts w:cs="Times New Roman"/>
          <w:szCs w:val="24"/>
        </w:rPr>
        <w:t xml:space="preserve"> </w:t>
      </w:r>
      <w:proofErr w:type="spellStart"/>
      <w:r w:rsidRPr="00054FBB">
        <w:rPr>
          <w:rFonts w:cs="Times New Roman"/>
          <w:szCs w:val="24"/>
        </w:rPr>
        <w:t>belakang</w:t>
      </w:r>
      <w:proofErr w:type="spellEnd"/>
      <w:r w:rsidRPr="00054FBB">
        <w:rPr>
          <w:rFonts w:cs="Times New Roman"/>
          <w:szCs w:val="24"/>
        </w:rPr>
        <w:t xml:space="preserve"> yang </w:t>
      </w:r>
      <w:proofErr w:type="spellStart"/>
      <w:r w:rsidRPr="00054FBB">
        <w:rPr>
          <w:rFonts w:cs="Times New Roman"/>
          <w:szCs w:val="24"/>
        </w:rPr>
        <w:t>telah</w:t>
      </w:r>
      <w:proofErr w:type="spellEnd"/>
      <w:r w:rsidRPr="00054FBB">
        <w:rPr>
          <w:rFonts w:cs="Times New Roman"/>
          <w:szCs w:val="24"/>
        </w:rPr>
        <w:t xml:space="preserve"> </w:t>
      </w:r>
      <w:proofErr w:type="spellStart"/>
      <w:r w:rsidRPr="00054FBB">
        <w:rPr>
          <w:rFonts w:cs="Times New Roman"/>
          <w:szCs w:val="24"/>
        </w:rPr>
        <w:t>dikemukakan</w:t>
      </w:r>
      <w:proofErr w:type="spellEnd"/>
      <w:r w:rsidRPr="00054FBB">
        <w:rPr>
          <w:rFonts w:cs="Times New Roman"/>
          <w:szCs w:val="24"/>
        </w:rPr>
        <w:t xml:space="preserve"> di </w:t>
      </w:r>
      <w:proofErr w:type="spellStart"/>
      <w:r w:rsidRPr="00054FBB">
        <w:rPr>
          <w:rFonts w:cs="Times New Roman"/>
          <w:szCs w:val="24"/>
        </w:rPr>
        <w:t>atas</w:t>
      </w:r>
      <w:proofErr w:type="spellEnd"/>
      <w:r w:rsidRPr="00054FBB">
        <w:rPr>
          <w:rFonts w:cs="Times New Roman"/>
          <w:szCs w:val="24"/>
        </w:rPr>
        <w:t xml:space="preserve">, </w:t>
      </w:r>
      <w:proofErr w:type="spellStart"/>
      <w:r w:rsidRPr="00054FBB">
        <w:rPr>
          <w:rFonts w:cs="Times New Roman"/>
          <w:szCs w:val="24"/>
        </w:rPr>
        <w:t>maka</w:t>
      </w:r>
      <w:proofErr w:type="spellEnd"/>
      <w:r w:rsidRPr="00054FBB">
        <w:rPr>
          <w:rFonts w:cs="Times New Roman"/>
          <w:szCs w:val="24"/>
        </w:rPr>
        <w:t xml:space="preserve">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ditentukan</w:t>
      </w:r>
      <w:proofErr w:type="spellEnd"/>
      <w:r w:rsidRPr="00054FBB">
        <w:rPr>
          <w:rFonts w:cs="Times New Roman"/>
          <w:szCs w:val="24"/>
        </w:rPr>
        <w:t xml:space="preserve"> </w:t>
      </w:r>
      <w:proofErr w:type="spellStart"/>
      <w:r w:rsidRPr="00054FBB">
        <w:rPr>
          <w:rFonts w:cs="Times New Roman"/>
          <w:szCs w:val="24"/>
        </w:rPr>
        <w:t>masalah</w:t>
      </w:r>
      <w:proofErr w:type="spellEnd"/>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ini </w:t>
      </w:r>
      <w:proofErr w:type="spellStart"/>
      <w:r w:rsidRPr="00054FBB">
        <w:rPr>
          <w:rFonts w:cs="Times New Roman"/>
          <w:szCs w:val="24"/>
        </w:rPr>
        <w:t>sebagai</w:t>
      </w:r>
      <w:proofErr w:type="spellEnd"/>
      <w:r w:rsidRPr="00054FBB">
        <w:rPr>
          <w:rFonts w:cs="Times New Roman"/>
          <w:szCs w:val="24"/>
        </w:rPr>
        <w:t xml:space="preserve"> </w:t>
      </w:r>
      <w:proofErr w:type="spellStart"/>
      <w:r w:rsidRPr="00054FBB">
        <w:rPr>
          <w:rFonts w:cs="Times New Roman"/>
          <w:szCs w:val="24"/>
        </w:rPr>
        <w:t>berikut</w:t>
      </w:r>
      <w:proofErr w:type="spellEnd"/>
      <w:r w:rsidRPr="00054FBB">
        <w:rPr>
          <w:rFonts w:cs="Times New Roman"/>
          <w:szCs w:val="24"/>
        </w:rPr>
        <w:t>:</w:t>
      </w:r>
    </w:p>
    <w:p w14:paraId="7A90DA2C" w14:textId="77777777" w:rsidR="00D36D50" w:rsidRPr="00054FBB" w:rsidRDefault="00D36D50" w:rsidP="00D36D50">
      <w:pPr>
        <w:pStyle w:val="ListParagraph"/>
        <w:numPr>
          <w:ilvl w:val="0"/>
          <w:numId w:val="2"/>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Apakah</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 xml:space="preserve">personal innovativeness (PIN) </w:t>
      </w:r>
      <w:proofErr w:type="spellStart"/>
      <w:r w:rsidRPr="00054FBB">
        <w:rPr>
          <w:rFonts w:ascii="Times New Roman" w:hAnsi="Times New Roman" w:cs="Times New Roman"/>
          <w:sz w:val="24"/>
          <w:szCs w:val="24"/>
        </w:rPr>
        <w:t>mempunyai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220EBB21" w14:textId="77777777" w:rsidR="00D36D50" w:rsidRPr="00054FBB" w:rsidRDefault="00D36D50" w:rsidP="00D36D50">
      <w:pPr>
        <w:pStyle w:val="ListParagraph"/>
        <w:numPr>
          <w:ilvl w:val="0"/>
          <w:numId w:val="2"/>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Apakah</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 xml:space="preserve">m-banking knowledge (MBK) </w:t>
      </w:r>
      <w:proofErr w:type="spellStart"/>
      <w:r w:rsidRPr="00054FBB">
        <w:rPr>
          <w:rFonts w:ascii="Times New Roman" w:hAnsi="Times New Roman" w:cs="Times New Roman"/>
          <w:sz w:val="24"/>
          <w:szCs w:val="24"/>
        </w:rPr>
        <w:t>mempunyai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2A2D9F41" w14:textId="77777777" w:rsidR="00D36D50" w:rsidRPr="00054FBB" w:rsidRDefault="00D36D50" w:rsidP="00D36D50">
      <w:pPr>
        <w:pStyle w:val="ListParagraph"/>
        <w:numPr>
          <w:ilvl w:val="0"/>
          <w:numId w:val="2"/>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Apakah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pengetahuan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(FK) </w:t>
      </w:r>
      <w:proofErr w:type="spellStart"/>
      <w:r w:rsidRPr="00054FBB">
        <w:rPr>
          <w:rFonts w:ascii="Times New Roman" w:hAnsi="Times New Roman" w:cs="Times New Roman"/>
          <w:sz w:val="24"/>
          <w:szCs w:val="24"/>
        </w:rPr>
        <w:t>mempunyai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33435848" w14:textId="77777777" w:rsidR="00D36D50" w:rsidRPr="00054FBB" w:rsidRDefault="00D36D50" w:rsidP="00D36D50">
      <w:pPr>
        <w:pStyle w:val="ListParagraph"/>
        <w:numPr>
          <w:ilvl w:val="0"/>
          <w:numId w:val="2"/>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Apakah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perilaku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(FB) </w:t>
      </w:r>
      <w:proofErr w:type="spellStart"/>
      <w:r w:rsidRPr="00054FBB">
        <w:rPr>
          <w:rFonts w:ascii="Times New Roman" w:hAnsi="Times New Roman" w:cs="Times New Roman"/>
          <w:sz w:val="24"/>
          <w:szCs w:val="24"/>
        </w:rPr>
        <w:t>mempunyai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399E8990" w14:textId="77777777" w:rsidR="00D36D50" w:rsidRPr="00054FBB" w:rsidRDefault="00D36D50" w:rsidP="00D36D50">
      <w:pPr>
        <w:pStyle w:val="ListParagraph"/>
        <w:numPr>
          <w:ilvl w:val="0"/>
          <w:numId w:val="2"/>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lastRenderedPageBreak/>
        <w:t>Apakah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sikap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(FA) </w:t>
      </w:r>
      <w:proofErr w:type="spellStart"/>
      <w:r w:rsidRPr="00054FBB">
        <w:rPr>
          <w:rFonts w:ascii="Times New Roman" w:hAnsi="Times New Roman" w:cs="Times New Roman"/>
          <w:sz w:val="24"/>
          <w:szCs w:val="24"/>
        </w:rPr>
        <w:t>mempunyai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12103720" w14:textId="77777777" w:rsidR="00D36D50" w:rsidRPr="00054FBB" w:rsidRDefault="00D36D50" w:rsidP="00D36D50">
      <w:pPr>
        <w:spacing w:after="0"/>
        <w:rPr>
          <w:rFonts w:cs="Times New Roman"/>
          <w:szCs w:val="24"/>
        </w:rPr>
      </w:pPr>
    </w:p>
    <w:p w14:paraId="131F89FD" w14:textId="77777777" w:rsidR="00D36D50" w:rsidRPr="00054FBB" w:rsidRDefault="00D36D50" w:rsidP="00D36D50">
      <w:pPr>
        <w:pStyle w:val="Heading2"/>
        <w:spacing w:before="0"/>
        <w:ind w:left="567" w:hanging="567"/>
        <w:jc w:val="both"/>
        <w:rPr>
          <w:rFonts w:cs="Times New Roman"/>
          <w:b w:val="0"/>
          <w:szCs w:val="24"/>
        </w:rPr>
      </w:pPr>
      <w:proofErr w:type="spellStart"/>
      <w:r w:rsidRPr="00054FBB">
        <w:rPr>
          <w:rFonts w:cs="Times New Roman"/>
          <w:szCs w:val="24"/>
        </w:rPr>
        <w:t>Tujuan</w:t>
      </w:r>
      <w:proofErr w:type="spellEnd"/>
      <w:r w:rsidRPr="00054FBB">
        <w:rPr>
          <w:rFonts w:cs="Times New Roman"/>
          <w:szCs w:val="24"/>
        </w:rPr>
        <w:t xml:space="preserve"> </w:t>
      </w:r>
      <w:proofErr w:type="spellStart"/>
      <w:r w:rsidRPr="00054FBB">
        <w:rPr>
          <w:rFonts w:cs="Times New Roman"/>
          <w:szCs w:val="24"/>
        </w:rPr>
        <w:t>Penelitian</w:t>
      </w:r>
      <w:proofErr w:type="spellEnd"/>
    </w:p>
    <w:p w14:paraId="3BFD6DB3" w14:textId="77777777" w:rsidR="00D36D50" w:rsidRPr="00054FBB" w:rsidRDefault="00D36D50" w:rsidP="00D36D50">
      <w:pPr>
        <w:spacing w:after="0"/>
        <w:ind w:firstLine="567"/>
        <w:rPr>
          <w:rFonts w:cs="Times New Roman"/>
          <w:szCs w:val="24"/>
        </w:rPr>
      </w:pPr>
      <w:proofErr w:type="spellStart"/>
      <w:r w:rsidRPr="00054FBB">
        <w:rPr>
          <w:rFonts w:cs="Times New Roman"/>
          <w:szCs w:val="24"/>
        </w:rPr>
        <w:t>Berdasarkan</w:t>
      </w:r>
      <w:proofErr w:type="spellEnd"/>
      <w:r w:rsidRPr="00054FBB">
        <w:rPr>
          <w:rFonts w:cs="Times New Roman"/>
          <w:szCs w:val="24"/>
        </w:rPr>
        <w:t xml:space="preserve"> </w:t>
      </w:r>
      <w:proofErr w:type="spellStart"/>
      <w:r w:rsidRPr="00054FBB">
        <w:rPr>
          <w:rFonts w:cs="Times New Roman"/>
          <w:szCs w:val="24"/>
        </w:rPr>
        <w:t>latar</w:t>
      </w:r>
      <w:proofErr w:type="spellEnd"/>
      <w:r w:rsidRPr="00054FBB">
        <w:rPr>
          <w:rFonts w:cs="Times New Roman"/>
          <w:szCs w:val="24"/>
        </w:rPr>
        <w:t xml:space="preserve"> </w:t>
      </w:r>
      <w:proofErr w:type="spellStart"/>
      <w:r w:rsidRPr="00054FBB">
        <w:rPr>
          <w:rFonts w:cs="Times New Roman"/>
          <w:szCs w:val="24"/>
        </w:rPr>
        <w:t>belakang</w:t>
      </w:r>
      <w:proofErr w:type="spellEnd"/>
      <w:r w:rsidRPr="00054FBB">
        <w:rPr>
          <w:rFonts w:cs="Times New Roman"/>
          <w:szCs w:val="24"/>
        </w:rPr>
        <w:t xml:space="preserve"> dan </w:t>
      </w:r>
      <w:proofErr w:type="spellStart"/>
      <w:r w:rsidRPr="00054FBB">
        <w:rPr>
          <w:rFonts w:cs="Times New Roman"/>
          <w:szCs w:val="24"/>
        </w:rPr>
        <w:t>rumusan</w:t>
      </w:r>
      <w:proofErr w:type="spellEnd"/>
      <w:r w:rsidRPr="00054FBB">
        <w:rPr>
          <w:rFonts w:cs="Times New Roman"/>
          <w:szCs w:val="24"/>
        </w:rPr>
        <w:t xml:space="preserve"> </w:t>
      </w:r>
      <w:proofErr w:type="spellStart"/>
      <w:r w:rsidRPr="00054FBB">
        <w:rPr>
          <w:rFonts w:cs="Times New Roman"/>
          <w:szCs w:val="24"/>
        </w:rPr>
        <w:t>masalah</w:t>
      </w:r>
      <w:proofErr w:type="spellEnd"/>
      <w:r w:rsidRPr="00054FBB">
        <w:rPr>
          <w:rFonts w:cs="Times New Roman"/>
          <w:szCs w:val="24"/>
        </w:rPr>
        <w:t xml:space="preserve"> yang </w:t>
      </w:r>
      <w:proofErr w:type="spellStart"/>
      <w:r w:rsidRPr="00054FBB">
        <w:rPr>
          <w:rFonts w:cs="Times New Roman"/>
          <w:szCs w:val="24"/>
        </w:rPr>
        <w:t>telah</w:t>
      </w:r>
      <w:proofErr w:type="spellEnd"/>
      <w:r w:rsidRPr="00054FBB">
        <w:rPr>
          <w:rFonts w:cs="Times New Roman"/>
          <w:szCs w:val="24"/>
        </w:rPr>
        <w:t xml:space="preserve"> </w:t>
      </w:r>
      <w:proofErr w:type="spellStart"/>
      <w:r w:rsidRPr="00054FBB">
        <w:rPr>
          <w:rFonts w:cs="Times New Roman"/>
          <w:szCs w:val="24"/>
        </w:rPr>
        <w:t>diuraikan</w:t>
      </w:r>
      <w:proofErr w:type="spellEnd"/>
      <w:r w:rsidRPr="00054FBB">
        <w:rPr>
          <w:rFonts w:cs="Times New Roman"/>
          <w:szCs w:val="24"/>
        </w:rPr>
        <w:t xml:space="preserve">, </w:t>
      </w:r>
      <w:proofErr w:type="spellStart"/>
      <w:r w:rsidRPr="00054FBB">
        <w:rPr>
          <w:rFonts w:cs="Times New Roman"/>
          <w:szCs w:val="24"/>
        </w:rPr>
        <w:t>maka</w:t>
      </w:r>
      <w:proofErr w:type="spellEnd"/>
      <w:r w:rsidRPr="00054FBB">
        <w:rPr>
          <w:rFonts w:cs="Times New Roman"/>
          <w:szCs w:val="24"/>
        </w:rPr>
        <w:t xml:space="preserve"> </w:t>
      </w:r>
      <w:proofErr w:type="spellStart"/>
      <w:r w:rsidRPr="00054FBB">
        <w:rPr>
          <w:rFonts w:cs="Times New Roman"/>
          <w:szCs w:val="24"/>
        </w:rPr>
        <w:t>tujuan</w:t>
      </w:r>
      <w:proofErr w:type="spellEnd"/>
      <w:r w:rsidRPr="00054FBB">
        <w:rPr>
          <w:rFonts w:cs="Times New Roman"/>
          <w:szCs w:val="24"/>
        </w:rPr>
        <w:t xml:space="preserve"> yang </w:t>
      </w:r>
      <w:proofErr w:type="spellStart"/>
      <w:r w:rsidRPr="00054FBB">
        <w:rPr>
          <w:rFonts w:cs="Times New Roman"/>
          <w:szCs w:val="24"/>
        </w:rPr>
        <w:t>diharapkan</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dicapai</w:t>
      </w:r>
      <w:proofErr w:type="spellEnd"/>
      <w:r w:rsidRPr="00054FBB">
        <w:rPr>
          <w:rFonts w:cs="Times New Roman"/>
          <w:szCs w:val="24"/>
        </w:rPr>
        <w:t xml:space="preserve"> pada </w:t>
      </w:r>
      <w:proofErr w:type="spellStart"/>
      <w:r w:rsidRPr="00054FBB">
        <w:rPr>
          <w:rFonts w:cs="Times New Roman"/>
          <w:szCs w:val="24"/>
        </w:rPr>
        <w:t>penelitian</w:t>
      </w:r>
      <w:proofErr w:type="spellEnd"/>
      <w:r w:rsidRPr="00054FBB">
        <w:rPr>
          <w:rFonts w:cs="Times New Roman"/>
          <w:szCs w:val="24"/>
        </w:rPr>
        <w:t xml:space="preserve"> ini </w:t>
      </w:r>
      <w:proofErr w:type="spellStart"/>
      <w:r w:rsidRPr="00054FBB">
        <w:rPr>
          <w:rFonts w:cs="Times New Roman"/>
          <w:szCs w:val="24"/>
        </w:rPr>
        <w:t>adalah</w:t>
      </w:r>
      <w:proofErr w:type="spellEnd"/>
      <w:r>
        <w:rPr>
          <w:rFonts w:cs="Times New Roman"/>
          <w:szCs w:val="24"/>
        </w:rPr>
        <w:t>:</w:t>
      </w:r>
    </w:p>
    <w:p w14:paraId="04664E1D" w14:textId="77777777" w:rsidR="00D36D50" w:rsidRPr="00054FBB" w:rsidRDefault="00D36D50" w:rsidP="00D36D50">
      <w:pPr>
        <w:pStyle w:val="ListParagraph"/>
        <w:numPr>
          <w:ilvl w:val="0"/>
          <w:numId w:val="3"/>
        </w:numPr>
        <w:spacing w:after="0" w:line="360" w:lineRule="auto"/>
        <w:ind w:left="1134" w:hanging="567"/>
        <w:jc w:val="both"/>
        <w:rPr>
          <w:rFonts w:ascii="Times New Roman" w:hAnsi="Times New Roman" w:cs="Times New Roman"/>
          <w:sz w:val="24"/>
          <w:szCs w:val="24"/>
        </w:rPr>
      </w:pPr>
      <w:commentRangeStart w:id="7"/>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mengetahui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bahwa</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 xml:space="preserve">personal innovativeness (PIN) </w:t>
      </w:r>
      <w:proofErr w:type="spellStart"/>
      <w:r w:rsidRPr="00054FBB">
        <w:rPr>
          <w:rFonts w:ascii="Times New Roman" w:hAnsi="Times New Roman" w:cs="Times New Roman"/>
          <w:sz w:val="24"/>
          <w:szCs w:val="24"/>
        </w:rPr>
        <w:t>mempunyai</w:t>
      </w:r>
      <w:proofErr w:type="spellEnd"/>
      <w:ins w:id="8" w:author="Shinta Amalina Hazrati H" w:date="2020-03-21T10:26:00Z">
        <w:r w:rsidRPr="00054FBB">
          <w:rPr>
            <w:rFonts w:ascii="Times New Roman" w:hAnsi="Times New Roman" w:cs="Times New Roman"/>
            <w:sz w:val="24"/>
            <w:szCs w:val="24"/>
          </w:rPr>
          <w:t xml:space="preserve"> </w:t>
        </w:r>
      </w:ins>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63CF5918" w14:textId="77777777" w:rsidR="00D36D50" w:rsidRPr="00054FBB" w:rsidRDefault="00D36D50" w:rsidP="00D36D50">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mengetahui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bahwa</w:t>
      </w:r>
      <w:proofErr w:type="spellEnd"/>
      <w:r w:rsidRPr="00054FBB">
        <w:rPr>
          <w:rFonts w:ascii="Times New Roman" w:hAnsi="Times New Roman" w:cs="Times New Roman"/>
          <w:sz w:val="24"/>
          <w:szCs w:val="24"/>
        </w:rPr>
        <w:t xml:space="preserve"> </w:t>
      </w:r>
      <w:r w:rsidRPr="00054FBB">
        <w:rPr>
          <w:rFonts w:ascii="Times New Roman" w:hAnsi="Times New Roman" w:cs="Times New Roman"/>
          <w:i/>
          <w:iCs/>
          <w:sz w:val="24"/>
          <w:szCs w:val="24"/>
        </w:rPr>
        <w:t>m-banking knowledge (MBK)</w:t>
      </w:r>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mempunyai</w:t>
      </w:r>
      <w:proofErr w:type="spellEnd"/>
      <w:ins w:id="9" w:author="Shinta Amalina Hazrati H" w:date="2020-03-21T10:26:00Z">
        <w:r w:rsidRPr="00054FBB">
          <w:rPr>
            <w:rFonts w:ascii="Times New Roman" w:hAnsi="Times New Roman" w:cs="Times New Roman"/>
            <w:sz w:val="24"/>
            <w:szCs w:val="24"/>
          </w:rPr>
          <w:t xml:space="preserve"> </w:t>
        </w:r>
      </w:ins>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2499CE27" w14:textId="77777777" w:rsidR="00D36D50" w:rsidRPr="00054FBB" w:rsidRDefault="00D36D50" w:rsidP="00D36D50">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mengetahui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bahwa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pengetahuan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(FK) </w:t>
      </w:r>
      <w:proofErr w:type="spellStart"/>
      <w:r w:rsidRPr="00054FBB">
        <w:rPr>
          <w:rFonts w:ascii="Times New Roman" w:hAnsi="Times New Roman" w:cs="Times New Roman"/>
          <w:sz w:val="24"/>
          <w:szCs w:val="24"/>
        </w:rPr>
        <w:t>mempunyai</w:t>
      </w:r>
      <w:proofErr w:type="spellEnd"/>
      <w:ins w:id="10" w:author="Shinta Amalina Hazrati H" w:date="2020-03-21T10:26:00Z">
        <w:r w:rsidRPr="00054FBB">
          <w:rPr>
            <w:rFonts w:ascii="Times New Roman" w:hAnsi="Times New Roman" w:cs="Times New Roman"/>
            <w:sz w:val="24"/>
            <w:szCs w:val="24"/>
          </w:rPr>
          <w:t xml:space="preserve"> </w:t>
        </w:r>
      </w:ins>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3B867F3E" w14:textId="77777777" w:rsidR="00D36D50" w:rsidRPr="00054FBB" w:rsidRDefault="00D36D50" w:rsidP="00D36D50">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mengetahui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bahwa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perilaku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(FB) </w:t>
      </w:r>
      <w:proofErr w:type="spellStart"/>
      <w:r w:rsidRPr="00054FBB">
        <w:rPr>
          <w:rFonts w:ascii="Times New Roman" w:hAnsi="Times New Roman" w:cs="Times New Roman"/>
          <w:sz w:val="24"/>
          <w:szCs w:val="24"/>
        </w:rPr>
        <w:t>mempunyai</w:t>
      </w:r>
      <w:proofErr w:type="spellEnd"/>
      <w:ins w:id="11" w:author="Shinta Amalina Hazrati H" w:date="2020-03-21T10:26:00Z">
        <w:r w:rsidRPr="00054FBB">
          <w:rPr>
            <w:rFonts w:ascii="Times New Roman" w:hAnsi="Times New Roman" w:cs="Times New Roman"/>
            <w:sz w:val="24"/>
            <w:szCs w:val="24"/>
          </w:rPr>
          <w:t xml:space="preserve"> </w:t>
        </w:r>
      </w:ins>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p>
    <w:p w14:paraId="31CC3588" w14:textId="77777777" w:rsidR="00D36D50" w:rsidRPr="00054FBB" w:rsidRDefault="00D36D50" w:rsidP="00D36D50">
      <w:pPr>
        <w:pStyle w:val="ListParagraph"/>
        <w:numPr>
          <w:ilvl w:val="0"/>
          <w:numId w:val="3"/>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mengetahui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bahwa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sikap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(FA) </w:t>
      </w:r>
      <w:proofErr w:type="spellStart"/>
      <w:r w:rsidRPr="00054FBB">
        <w:rPr>
          <w:rFonts w:ascii="Times New Roman" w:hAnsi="Times New Roman" w:cs="Times New Roman"/>
          <w:sz w:val="24"/>
          <w:szCs w:val="24"/>
        </w:rPr>
        <w:t>mempunyai</w:t>
      </w:r>
      <w:proofErr w:type="spellEnd"/>
      <w:ins w:id="12" w:author="Shinta Amalina Hazrati H" w:date="2020-03-21T10:26:00Z">
        <w:r w:rsidRPr="00054FBB">
          <w:rPr>
            <w:rFonts w:ascii="Times New Roman" w:hAnsi="Times New Roman" w:cs="Times New Roman"/>
            <w:sz w:val="24"/>
            <w:szCs w:val="24"/>
          </w:rPr>
          <w:t xml:space="preserve"> </w:t>
        </w:r>
      </w:ins>
      <w:proofErr w:type="spellStart"/>
      <w:r w:rsidRPr="00054FBB">
        <w:rPr>
          <w:rFonts w:ascii="Times New Roman" w:hAnsi="Times New Roman" w:cs="Times New Roman"/>
          <w:sz w:val="24"/>
          <w:szCs w:val="24"/>
        </w:rPr>
        <w:t>pengaruh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positif</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terhadap</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(FI) di </w:t>
      </w:r>
      <w:proofErr w:type="spellStart"/>
      <w:r w:rsidRPr="00054FBB">
        <w:rPr>
          <w:rFonts w:ascii="Times New Roman" w:hAnsi="Times New Roman" w:cs="Times New Roman"/>
          <w:sz w:val="24"/>
          <w:szCs w:val="24"/>
        </w:rPr>
        <w:t>daerah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Jabodetabek</w:t>
      </w:r>
      <w:proofErr w:type="spellEnd"/>
      <w:r w:rsidRPr="00054FBB">
        <w:rPr>
          <w:rFonts w:ascii="Times New Roman" w:hAnsi="Times New Roman" w:cs="Times New Roman"/>
          <w:sz w:val="24"/>
          <w:szCs w:val="24"/>
        </w:rPr>
        <w:t>.</w:t>
      </w:r>
      <w:commentRangeEnd w:id="7"/>
      <w:r w:rsidRPr="00054FBB">
        <w:rPr>
          <w:rStyle w:val="CommentReference"/>
          <w:rFonts w:ascii="Times New Roman" w:hAnsi="Times New Roman" w:cs="Times New Roman"/>
          <w:sz w:val="24"/>
          <w:szCs w:val="24"/>
        </w:rPr>
        <w:commentReference w:id="7"/>
      </w:r>
    </w:p>
    <w:p w14:paraId="022E6B3E" w14:textId="77777777" w:rsidR="00D36D50" w:rsidRPr="00054FBB" w:rsidRDefault="00D36D50" w:rsidP="00D36D50">
      <w:pPr>
        <w:spacing w:after="0"/>
        <w:rPr>
          <w:rFonts w:cs="Times New Roman"/>
          <w:szCs w:val="24"/>
        </w:rPr>
      </w:pPr>
    </w:p>
    <w:p w14:paraId="49D4CBEA" w14:textId="77777777" w:rsidR="00D36D50" w:rsidRPr="00054FBB" w:rsidRDefault="00D36D50" w:rsidP="00D36D50">
      <w:pPr>
        <w:pStyle w:val="Heading2"/>
        <w:spacing w:before="0"/>
        <w:ind w:left="567" w:hanging="567"/>
        <w:jc w:val="both"/>
        <w:rPr>
          <w:rFonts w:cs="Times New Roman"/>
          <w:b w:val="0"/>
          <w:szCs w:val="24"/>
        </w:rPr>
      </w:pPr>
      <w:proofErr w:type="spellStart"/>
      <w:r w:rsidRPr="00054FBB">
        <w:rPr>
          <w:rFonts w:cs="Times New Roman"/>
          <w:szCs w:val="24"/>
        </w:rPr>
        <w:t>Manfaat</w:t>
      </w:r>
      <w:proofErr w:type="spellEnd"/>
      <w:r w:rsidRPr="00054FBB">
        <w:rPr>
          <w:rFonts w:cs="Times New Roman"/>
          <w:szCs w:val="24"/>
        </w:rPr>
        <w:t xml:space="preserve"> </w:t>
      </w:r>
      <w:proofErr w:type="spellStart"/>
      <w:r w:rsidRPr="00054FBB">
        <w:rPr>
          <w:rFonts w:cs="Times New Roman"/>
          <w:szCs w:val="24"/>
        </w:rPr>
        <w:t>Penelitian</w:t>
      </w:r>
      <w:proofErr w:type="spellEnd"/>
    </w:p>
    <w:p w14:paraId="039FB82A" w14:textId="77777777" w:rsidR="00D36D50" w:rsidRPr="00054FBB" w:rsidRDefault="00D36D50" w:rsidP="00D36D50">
      <w:pPr>
        <w:spacing w:after="0"/>
        <w:ind w:firstLine="567"/>
        <w:rPr>
          <w:rFonts w:cs="Times New Roman"/>
          <w:szCs w:val="24"/>
        </w:rPr>
      </w:pPr>
      <w:proofErr w:type="spellStart"/>
      <w:r w:rsidRPr="00054FBB">
        <w:rPr>
          <w:rFonts w:cs="Times New Roman"/>
          <w:szCs w:val="24"/>
        </w:rPr>
        <w:t>Berdasarkan</w:t>
      </w:r>
      <w:proofErr w:type="spellEnd"/>
      <w:r w:rsidRPr="00054FBB">
        <w:rPr>
          <w:rFonts w:cs="Times New Roman"/>
          <w:szCs w:val="24"/>
        </w:rPr>
        <w:t xml:space="preserve"> </w:t>
      </w:r>
      <w:proofErr w:type="spellStart"/>
      <w:r w:rsidRPr="00054FBB">
        <w:rPr>
          <w:rFonts w:cs="Times New Roman"/>
          <w:szCs w:val="24"/>
        </w:rPr>
        <w:t>tujuan</w:t>
      </w:r>
      <w:proofErr w:type="spellEnd"/>
      <w:r w:rsidRPr="00054FBB">
        <w:rPr>
          <w:rFonts w:cs="Times New Roman"/>
          <w:szCs w:val="24"/>
        </w:rPr>
        <w:t xml:space="preserve"> </w:t>
      </w:r>
      <w:proofErr w:type="spellStart"/>
      <w:r w:rsidRPr="00054FBB">
        <w:rPr>
          <w:rFonts w:cs="Times New Roman"/>
          <w:szCs w:val="24"/>
        </w:rPr>
        <w:t>diatas</w:t>
      </w:r>
      <w:proofErr w:type="spellEnd"/>
      <w:r w:rsidRPr="00054FBB">
        <w:rPr>
          <w:rFonts w:cs="Times New Roman"/>
          <w:szCs w:val="24"/>
        </w:rPr>
        <w:t xml:space="preserve">, </w:t>
      </w:r>
      <w:proofErr w:type="spellStart"/>
      <w:r w:rsidRPr="00054FBB">
        <w:rPr>
          <w:rFonts w:cs="Times New Roman"/>
          <w:szCs w:val="24"/>
        </w:rPr>
        <w:t>maka</w:t>
      </w:r>
      <w:proofErr w:type="spellEnd"/>
      <w:r w:rsidRPr="00054FBB">
        <w:rPr>
          <w:rFonts w:cs="Times New Roman"/>
          <w:szCs w:val="24"/>
        </w:rPr>
        <w:t xml:space="preserve"> </w:t>
      </w:r>
      <w:proofErr w:type="spellStart"/>
      <w:r w:rsidRPr="00054FBB">
        <w:rPr>
          <w:rFonts w:cs="Times New Roman"/>
          <w:szCs w:val="24"/>
        </w:rPr>
        <w:t>adapun</w:t>
      </w:r>
      <w:proofErr w:type="spellEnd"/>
      <w:r w:rsidRPr="00054FBB">
        <w:rPr>
          <w:rFonts w:cs="Times New Roman"/>
          <w:szCs w:val="24"/>
        </w:rPr>
        <w:t xml:space="preserve"> </w:t>
      </w:r>
      <w:proofErr w:type="spellStart"/>
      <w:r w:rsidRPr="00054FBB">
        <w:rPr>
          <w:rFonts w:cs="Times New Roman"/>
          <w:szCs w:val="24"/>
        </w:rPr>
        <w:t>manfaat</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ini </w:t>
      </w:r>
      <w:proofErr w:type="spellStart"/>
      <w:r w:rsidRPr="00054FBB">
        <w:rPr>
          <w:rFonts w:cs="Times New Roman"/>
          <w:szCs w:val="24"/>
        </w:rPr>
        <w:t>sebagai</w:t>
      </w:r>
      <w:proofErr w:type="spellEnd"/>
      <w:r w:rsidRPr="00054FBB">
        <w:rPr>
          <w:rFonts w:cs="Times New Roman"/>
          <w:szCs w:val="24"/>
        </w:rPr>
        <w:t xml:space="preserve"> </w:t>
      </w:r>
      <w:proofErr w:type="spellStart"/>
      <w:r w:rsidRPr="00054FBB">
        <w:rPr>
          <w:rFonts w:cs="Times New Roman"/>
          <w:szCs w:val="24"/>
        </w:rPr>
        <w:t>berikut</w:t>
      </w:r>
      <w:proofErr w:type="spellEnd"/>
    </w:p>
    <w:p w14:paraId="2168D9CF" w14:textId="77777777" w:rsidR="00D36D50" w:rsidRPr="00054FBB" w:rsidRDefault="00D36D50" w:rsidP="00D36D50">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Penulis</w:t>
      </w:r>
      <w:proofErr w:type="spellEnd"/>
    </w:p>
    <w:p w14:paraId="4E7896AA" w14:textId="77777777" w:rsidR="00D36D50" w:rsidRPr="00054FBB" w:rsidRDefault="00D36D50" w:rsidP="00D36D50">
      <w:pPr>
        <w:pStyle w:val="ListParagraph"/>
        <w:numPr>
          <w:ilvl w:val="1"/>
          <w:numId w:val="4"/>
        </w:numPr>
        <w:spacing w:after="0" w:line="360" w:lineRule="auto"/>
        <w:ind w:left="1418" w:hanging="284"/>
        <w:jc w:val="both"/>
        <w:rPr>
          <w:rFonts w:ascii="Times New Roman" w:hAnsi="Times New Roman" w:cs="Times New Roman"/>
          <w:sz w:val="24"/>
          <w:szCs w:val="24"/>
        </w:rPr>
      </w:pPr>
      <w:proofErr w:type="spellStart"/>
      <w:r w:rsidRPr="00054FBB">
        <w:rPr>
          <w:rFonts w:ascii="Times New Roman" w:hAnsi="Times New Roman" w:cs="Times New Roman"/>
          <w:sz w:val="24"/>
          <w:szCs w:val="24"/>
        </w:rPr>
        <w:t>Menambah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pengetahuan</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informasi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khususnya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mengenai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perbedaan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individu</w:t>
      </w:r>
      <w:proofErr w:type="spellEnd"/>
      <w:r w:rsidRPr="00054FBB">
        <w:rPr>
          <w:rFonts w:ascii="Times New Roman" w:hAnsi="Times New Roman" w:cs="Times New Roman"/>
          <w:i/>
          <w:iCs/>
          <w:sz w:val="24"/>
          <w:szCs w:val="24"/>
        </w:rPr>
        <w:t xml:space="preserve">, </w:t>
      </w:r>
      <w:r w:rsidRPr="00054FBB">
        <w:rPr>
          <w:rFonts w:ascii="Times New Roman" w:hAnsi="Times New Roman" w:cs="Times New Roman"/>
          <w:sz w:val="24"/>
          <w:szCs w:val="24"/>
        </w:rPr>
        <w:t xml:space="preserve">dan </w:t>
      </w:r>
      <w:proofErr w:type="spellStart"/>
      <w:r w:rsidRPr="00054FBB">
        <w:rPr>
          <w:rFonts w:ascii="Times New Roman" w:hAnsi="Times New Roman" w:cs="Times New Roman"/>
          <w:sz w:val="24"/>
          <w:szCs w:val="24"/>
        </w:rPr>
        <w:t>literasi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w:t>
      </w:r>
    </w:p>
    <w:p w14:paraId="0338E801" w14:textId="77777777" w:rsidR="00D36D50" w:rsidRPr="00054FBB" w:rsidRDefault="00D36D50" w:rsidP="00D36D50">
      <w:pPr>
        <w:pStyle w:val="ListParagraph"/>
        <w:numPr>
          <w:ilvl w:val="1"/>
          <w:numId w:val="4"/>
        </w:numPr>
        <w:spacing w:after="0" w:line="360" w:lineRule="auto"/>
        <w:ind w:left="1418" w:hanging="284"/>
        <w:jc w:val="both"/>
        <w:rPr>
          <w:rFonts w:ascii="Times New Roman" w:hAnsi="Times New Roman" w:cs="Times New Roman"/>
          <w:sz w:val="24"/>
          <w:szCs w:val="24"/>
        </w:rPr>
      </w:pPr>
      <w:proofErr w:type="spellStart"/>
      <w:r w:rsidRPr="00054FBB">
        <w:rPr>
          <w:rFonts w:ascii="Times New Roman" w:hAnsi="Times New Roman" w:cs="Times New Roman"/>
          <w:sz w:val="24"/>
          <w:szCs w:val="24"/>
        </w:rPr>
        <w:t>Menambah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pengetahuan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khususnya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lebih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memahami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faktor-faktor</w:t>
      </w:r>
      <w:proofErr w:type="spellEnd"/>
      <w:r w:rsidRPr="00054FBB">
        <w:rPr>
          <w:rFonts w:ascii="Times New Roman" w:hAnsi="Times New Roman" w:cs="Times New Roman"/>
          <w:sz w:val="24"/>
          <w:szCs w:val="24"/>
        </w:rPr>
        <w:t xml:space="preserve"> yang </w:t>
      </w:r>
      <w:proofErr w:type="spellStart"/>
      <w:r w:rsidRPr="00054FBB">
        <w:rPr>
          <w:rFonts w:ascii="Times New Roman" w:hAnsi="Times New Roman" w:cs="Times New Roman"/>
          <w:sz w:val="24"/>
          <w:szCs w:val="24"/>
        </w:rPr>
        <w:t>dapat</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mempengaruhi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w:t>
      </w:r>
    </w:p>
    <w:p w14:paraId="39292596" w14:textId="77777777" w:rsidR="00D36D50" w:rsidRPr="00054FBB" w:rsidRDefault="00D36D50" w:rsidP="00D36D50">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Masyarakat di </w:t>
      </w:r>
      <w:proofErr w:type="spellStart"/>
      <w:r w:rsidRPr="00054FBB">
        <w:rPr>
          <w:rFonts w:ascii="Times New Roman" w:hAnsi="Times New Roman" w:cs="Times New Roman"/>
          <w:sz w:val="24"/>
          <w:szCs w:val="24"/>
        </w:rPr>
        <w:t>Jabodetabek</w:t>
      </w:r>
      <w:proofErr w:type="spellEnd"/>
    </w:p>
    <w:p w14:paraId="7A93C04F" w14:textId="77777777" w:rsidR="00D36D50" w:rsidRPr="00054FBB" w:rsidRDefault="00D36D50" w:rsidP="00D36D50">
      <w:pPr>
        <w:pStyle w:val="ListParagraph"/>
        <w:numPr>
          <w:ilvl w:val="1"/>
          <w:numId w:val="4"/>
        </w:numPr>
        <w:spacing w:after="0" w:line="360" w:lineRule="auto"/>
        <w:ind w:left="1418" w:hanging="284"/>
        <w:jc w:val="both"/>
        <w:rPr>
          <w:rFonts w:ascii="Times New Roman" w:hAnsi="Times New Roman" w:cs="Times New Roman"/>
          <w:sz w:val="24"/>
          <w:szCs w:val="24"/>
        </w:rPr>
      </w:pPr>
      <w:proofErr w:type="spellStart"/>
      <w:r w:rsidRPr="00054FBB">
        <w:rPr>
          <w:rFonts w:ascii="Times New Roman" w:hAnsi="Times New Roman" w:cs="Times New Roman"/>
          <w:sz w:val="24"/>
          <w:szCs w:val="24"/>
        </w:rPr>
        <w:t>Sebagai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pembelajaran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mengetahui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lebih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banyak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mengenai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perbedaan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individu</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literasi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w:t>
      </w:r>
    </w:p>
    <w:p w14:paraId="11459F39" w14:textId="77777777" w:rsidR="00D36D50" w:rsidRPr="00054FBB" w:rsidRDefault="00D36D50" w:rsidP="00D36D50">
      <w:pPr>
        <w:pStyle w:val="ListParagraph"/>
        <w:numPr>
          <w:ilvl w:val="1"/>
          <w:numId w:val="4"/>
        </w:numPr>
        <w:spacing w:after="0" w:line="360" w:lineRule="auto"/>
        <w:ind w:left="1418" w:hanging="284"/>
        <w:jc w:val="both"/>
        <w:rPr>
          <w:rFonts w:ascii="Times New Roman" w:hAnsi="Times New Roman" w:cs="Times New Roman"/>
          <w:sz w:val="24"/>
          <w:szCs w:val="24"/>
        </w:rPr>
      </w:pP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meningkatkan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kesadaran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pentingnya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w:t>
      </w:r>
    </w:p>
    <w:p w14:paraId="36F9FF63" w14:textId="77777777" w:rsidR="00D36D50" w:rsidRPr="00054FBB" w:rsidRDefault="00D36D50" w:rsidP="00D36D50">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Perbankan</w:t>
      </w:r>
      <w:proofErr w:type="spellEnd"/>
    </w:p>
    <w:p w14:paraId="2FC73CDA" w14:textId="77777777" w:rsidR="00D36D50" w:rsidRPr="00054FBB" w:rsidRDefault="00D36D50" w:rsidP="00D36D50">
      <w:pPr>
        <w:pStyle w:val="ListParagraph"/>
        <w:numPr>
          <w:ilvl w:val="1"/>
          <w:numId w:val="4"/>
        </w:numPr>
        <w:spacing w:after="0" w:line="360" w:lineRule="auto"/>
        <w:ind w:left="1418" w:hanging="284"/>
        <w:jc w:val="both"/>
        <w:rPr>
          <w:rFonts w:ascii="Times New Roman" w:hAnsi="Times New Roman" w:cs="Times New Roman"/>
          <w:sz w:val="24"/>
          <w:szCs w:val="24"/>
        </w:rPr>
      </w:pPr>
      <w:proofErr w:type="spellStart"/>
      <w:r w:rsidRPr="00054FBB">
        <w:rPr>
          <w:rFonts w:ascii="Times New Roman" w:hAnsi="Times New Roman" w:cs="Times New Roman"/>
          <w:sz w:val="24"/>
          <w:szCs w:val="24"/>
        </w:rPr>
        <w:t>Sebagai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masukan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lembaga</w:t>
      </w:r>
      <w:proofErr w:type="spellEnd"/>
      <w:r w:rsidRPr="00054FBB">
        <w:rPr>
          <w:rFonts w:ascii="Times New Roman" w:hAnsi="Times New Roman" w:cs="Times New Roman"/>
          <w:sz w:val="24"/>
          <w:szCs w:val="24"/>
        </w:rPr>
        <w:t xml:space="preserve"> bank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melakukan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sosialisasi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mengenai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p>
    <w:p w14:paraId="09764067" w14:textId="77777777" w:rsidR="00D36D50" w:rsidRPr="00054FBB" w:rsidRDefault="00D36D50" w:rsidP="00D36D50">
      <w:pPr>
        <w:pStyle w:val="ListParagraph"/>
        <w:numPr>
          <w:ilvl w:val="1"/>
          <w:numId w:val="4"/>
        </w:numPr>
        <w:spacing w:after="0" w:line="360" w:lineRule="auto"/>
        <w:ind w:left="1418" w:hanging="284"/>
        <w:jc w:val="both"/>
        <w:rPr>
          <w:rFonts w:ascii="Times New Roman" w:hAnsi="Times New Roman" w:cs="Times New Roman"/>
          <w:sz w:val="24"/>
          <w:szCs w:val="24"/>
        </w:rPr>
      </w:pPr>
      <w:proofErr w:type="spellStart"/>
      <w:r w:rsidRPr="00054FBB">
        <w:rPr>
          <w:rFonts w:ascii="Times New Roman" w:hAnsi="Times New Roman" w:cs="Times New Roman"/>
          <w:sz w:val="24"/>
          <w:szCs w:val="24"/>
        </w:rPr>
        <w:t>Menyediakan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materi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mengenai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dan </w:t>
      </w:r>
      <w:proofErr w:type="spellStart"/>
      <w:r w:rsidRPr="00054FBB">
        <w:rPr>
          <w:rFonts w:ascii="Times New Roman" w:hAnsi="Times New Roman" w:cs="Times New Roman"/>
          <w:sz w:val="24"/>
          <w:szCs w:val="24"/>
        </w:rPr>
        <w:t>literasi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perbankan</w:t>
      </w:r>
      <w:proofErr w:type="spellEnd"/>
      <w:r w:rsidRPr="00054FBB">
        <w:rPr>
          <w:rFonts w:ascii="Times New Roman" w:hAnsi="Times New Roman" w:cs="Times New Roman"/>
          <w:sz w:val="24"/>
          <w:szCs w:val="24"/>
        </w:rPr>
        <w:t>.</w:t>
      </w:r>
    </w:p>
    <w:p w14:paraId="189174A8" w14:textId="77777777" w:rsidR="00D36D50" w:rsidRPr="00054FBB" w:rsidRDefault="00D36D50" w:rsidP="00D36D50">
      <w:pPr>
        <w:pStyle w:val="ListParagraph"/>
        <w:numPr>
          <w:ilvl w:val="0"/>
          <w:numId w:val="4"/>
        </w:numPr>
        <w:spacing w:after="0" w:line="360" w:lineRule="auto"/>
        <w:ind w:left="1134" w:hanging="567"/>
        <w:jc w:val="both"/>
        <w:rPr>
          <w:rFonts w:ascii="Times New Roman" w:hAnsi="Times New Roman" w:cs="Times New Roman"/>
          <w:sz w:val="24"/>
          <w:szCs w:val="24"/>
        </w:rPr>
      </w:pPr>
      <w:proofErr w:type="spellStart"/>
      <w:r w:rsidRPr="00054FBB">
        <w:rPr>
          <w:rFonts w:ascii="Times New Roman" w:hAnsi="Times New Roman" w:cs="Times New Roman"/>
          <w:sz w:val="24"/>
          <w:szCs w:val="24"/>
        </w:rPr>
        <w:lastRenderedPageBreak/>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Pemerintah</w:t>
      </w:r>
      <w:proofErr w:type="spellEnd"/>
    </w:p>
    <w:p w14:paraId="1F34FE37" w14:textId="77777777" w:rsidR="00D36D50" w:rsidRPr="00054FBB" w:rsidRDefault="00D36D50" w:rsidP="00D36D50">
      <w:pPr>
        <w:pStyle w:val="ListParagraph"/>
        <w:numPr>
          <w:ilvl w:val="1"/>
          <w:numId w:val="4"/>
        </w:numPr>
        <w:spacing w:after="0" w:line="360" w:lineRule="auto"/>
        <w:ind w:left="1418" w:hanging="284"/>
        <w:jc w:val="both"/>
        <w:rPr>
          <w:rFonts w:ascii="Times New Roman" w:hAnsi="Times New Roman" w:cs="Times New Roman"/>
          <w:sz w:val="24"/>
          <w:szCs w:val="24"/>
        </w:rPr>
      </w:pPr>
      <w:proofErr w:type="spellStart"/>
      <w:r w:rsidRPr="00054FBB">
        <w:rPr>
          <w:rFonts w:ascii="Times New Roman" w:hAnsi="Times New Roman" w:cs="Times New Roman"/>
          <w:sz w:val="24"/>
          <w:szCs w:val="24"/>
        </w:rPr>
        <w:t>Sebagai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masukan</w:t>
      </w:r>
      <w:proofErr w:type="spellEnd"/>
      <w:r w:rsidRPr="00054FBB">
        <w:rPr>
          <w:rFonts w:ascii="Times New Roman" w:hAnsi="Times New Roman" w:cs="Times New Roman"/>
          <w:sz w:val="24"/>
          <w:szCs w:val="24"/>
        </w:rPr>
        <w:t xml:space="preserve"> dan saran </w:t>
      </w: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lembaga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pemerintah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membantu</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pertumbuhan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ekonomi</w:t>
      </w:r>
      <w:proofErr w:type="spellEnd"/>
      <w:r w:rsidRPr="00054FBB">
        <w:rPr>
          <w:rFonts w:ascii="Times New Roman" w:hAnsi="Times New Roman" w:cs="Times New Roman"/>
          <w:sz w:val="24"/>
          <w:szCs w:val="24"/>
        </w:rPr>
        <w:t>.</w:t>
      </w:r>
    </w:p>
    <w:p w14:paraId="4F094BC3" w14:textId="77777777" w:rsidR="00D36D50" w:rsidRPr="00054FBB" w:rsidRDefault="00D36D50" w:rsidP="00D36D50">
      <w:pPr>
        <w:pStyle w:val="ListParagraph"/>
        <w:numPr>
          <w:ilvl w:val="1"/>
          <w:numId w:val="4"/>
        </w:numPr>
        <w:spacing w:after="0" w:line="360" w:lineRule="auto"/>
        <w:ind w:left="1418" w:hanging="283"/>
        <w:jc w:val="both"/>
        <w:rPr>
          <w:rFonts w:ascii="Times New Roman" w:hAnsi="Times New Roman" w:cs="Times New Roman"/>
          <w:sz w:val="24"/>
          <w:szCs w:val="24"/>
        </w:rPr>
      </w:pPr>
      <w:proofErr w:type="spellStart"/>
      <w:r w:rsidRPr="00054FBB">
        <w:rPr>
          <w:rFonts w:ascii="Times New Roman" w:hAnsi="Times New Roman" w:cs="Times New Roman"/>
          <w:sz w:val="24"/>
          <w:szCs w:val="24"/>
        </w:rPr>
        <w:t>Sebagai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bahan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masukan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bagi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lembaga</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pemerintah</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untuk</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melakukan</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sosialisasi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mengenai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inklusi</w:t>
      </w:r>
      <w:proofErr w:type="spellEnd"/>
      <w:r w:rsidRPr="00054FBB">
        <w:rPr>
          <w:rFonts w:ascii="Times New Roman" w:hAnsi="Times New Roman" w:cs="Times New Roman"/>
          <w:sz w:val="24"/>
          <w:szCs w:val="24"/>
        </w:rPr>
        <w:t xml:space="preserve"> </w:t>
      </w:r>
      <w:proofErr w:type="spellStart"/>
      <w:r w:rsidRPr="00054FBB">
        <w:rPr>
          <w:rFonts w:ascii="Times New Roman" w:hAnsi="Times New Roman" w:cs="Times New Roman"/>
          <w:sz w:val="24"/>
          <w:szCs w:val="24"/>
        </w:rPr>
        <w:t>keuangan</w:t>
      </w:r>
      <w:proofErr w:type="spellEnd"/>
    </w:p>
    <w:p w14:paraId="32AC5221" w14:textId="77777777" w:rsidR="00D36D50" w:rsidRPr="00054FBB" w:rsidRDefault="00D36D50" w:rsidP="00D36D50">
      <w:pPr>
        <w:spacing w:after="0"/>
        <w:rPr>
          <w:rFonts w:cs="Times New Roman"/>
          <w:szCs w:val="24"/>
        </w:rPr>
      </w:pPr>
    </w:p>
    <w:p w14:paraId="17D7911C" w14:textId="77777777" w:rsidR="00D36D50" w:rsidRPr="00054FBB" w:rsidRDefault="00D36D50" w:rsidP="00D36D50">
      <w:pPr>
        <w:pStyle w:val="Heading2"/>
        <w:spacing w:before="0"/>
        <w:ind w:left="567" w:hanging="567"/>
        <w:jc w:val="both"/>
        <w:rPr>
          <w:rFonts w:cs="Times New Roman"/>
          <w:b w:val="0"/>
          <w:szCs w:val="24"/>
        </w:rPr>
      </w:pPr>
      <w:r w:rsidRPr="00054FBB">
        <w:rPr>
          <w:rFonts w:cs="Times New Roman"/>
          <w:szCs w:val="24"/>
        </w:rPr>
        <w:t xml:space="preserve">Ruang </w:t>
      </w:r>
      <w:proofErr w:type="spellStart"/>
      <w:r w:rsidRPr="00054FBB">
        <w:rPr>
          <w:rFonts w:cs="Times New Roman"/>
          <w:szCs w:val="24"/>
        </w:rPr>
        <w:t>Lingkup</w:t>
      </w:r>
      <w:proofErr w:type="spellEnd"/>
      <w:r w:rsidRPr="00054FBB">
        <w:rPr>
          <w:rFonts w:cs="Times New Roman"/>
          <w:szCs w:val="24"/>
        </w:rPr>
        <w:t xml:space="preserve"> </w:t>
      </w:r>
      <w:proofErr w:type="spellStart"/>
      <w:r w:rsidRPr="00054FBB">
        <w:rPr>
          <w:rFonts w:cs="Times New Roman"/>
          <w:szCs w:val="24"/>
        </w:rPr>
        <w:t>Penelitian</w:t>
      </w:r>
      <w:proofErr w:type="spellEnd"/>
    </w:p>
    <w:p w14:paraId="43E69FD6" w14:textId="77777777" w:rsidR="00D36D50" w:rsidRPr="00054FBB" w:rsidRDefault="00D36D50" w:rsidP="00D36D50">
      <w:pPr>
        <w:spacing w:after="0"/>
        <w:ind w:firstLine="567"/>
        <w:rPr>
          <w:rFonts w:cs="Times New Roman"/>
          <w:szCs w:val="24"/>
        </w:rPr>
      </w:pPr>
      <w:proofErr w:type="spellStart"/>
      <w:r w:rsidRPr="00054FBB">
        <w:rPr>
          <w:rFonts w:cs="Times New Roman"/>
          <w:szCs w:val="24"/>
        </w:rPr>
        <w:t>Penelitian</w:t>
      </w:r>
      <w:proofErr w:type="spellEnd"/>
      <w:r w:rsidRPr="00054FBB">
        <w:rPr>
          <w:rFonts w:cs="Times New Roman"/>
          <w:szCs w:val="24"/>
        </w:rPr>
        <w:t xml:space="preserve"> ini </w:t>
      </w:r>
      <w:proofErr w:type="spellStart"/>
      <w:r w:rsidRPr="00054FBB">
        <w:rPr>
          <w:rFonts w:cs="Times New Roman"/>
          <w:szCs w:val="24"/>
        </w:rPr>
        <w:t>mengambil</w:t>
      </w:r>
      <w:proofErr w:type="spellEnd"/>
      <w:r w:rsidRPr="00054FBB">
        <w:rPr>
          <w:rFonts w:cs="Times New Roman"/>
          <w:szCs w:val="24"/>
        </w:rPr>
        <w:t xml:space="preserve"> </w:t>
      </w:r>
      <w:proofErr w:type="spellStart"/>
      <w:r w:rsidRPr="00054FBB">
        <w:rPr>
          <w:rFonts w:cs="Times New Roman"/>
          <w:szCs w:val="24"/>
        </w:rPr>
        <w:t>responden</w:t>
      </w:r>
      <w:proofErr w:type="spellEnd"/>
      <w:r w:rsidRPr="00054FBB">
        <w:rPr>
          <w:rFonts w:cs="Times New Roman"/>
          <w:szCs w:val="24"/>
        </w:rPr>
        <w:t xml:space="preserve"> </w:t>
      </w:r>
      <w:proofErr w:type="spellStart"/>
      <w:r w:rsidRPr="00054FBB">
        <w:rPr>
          <w:rFonts w:cs="Times New Roman"/>
          <w:szCs w:val="24"/>
        </w:rPr>
        <w:t>khususnya</w:t>
      </w:r>
      <w:proofErr w:type="spellEnd"/>
      <w:r w:rsidRPr="00054FBB">
        <w:rPr>
          <w:rFonts w:cs="Times New Roman"/>
          <w:szCs w:val="24"/>
        </w:rPr>
        <w:t xml:space="preserve"> </w:t>
      </w:r>
      <w:proofErr w:type="spellStart"/>
      <w:r w:rsidRPr="00054FBB">
        <w:rPr>
          <w:rFonts w:cs="Times New Roman"/>
          <w:szCs w:val="24"/>
        </w:rPr>
        <w:t>masyarakat</w:t>
      </w:r>
      <w:proofErr w:type="spellEnd"/>
      <w:r w:rsidRPr="00054FBB">
        <w:rPr>
          <w:rFonts w:cs="Times New Roman"/>
          <w:szCs w:val="24"/>
        </w:rPr>
        <w:t xml:space="preserve"> yang </w:t>
      </w:r>
      <w:proofErr w:type="spellStart"/>
      <w:r w:rsidRPr="00054FBB">
        <w:rPr>
          <w:rFonts w:cs="Times New Roman"/>
          <w:szCs w:val="24"/>
        </w:rPr>
        <w:t>berada</w:t>
      </w:r>
      <w:proofErr w:type="spellEnd"/>
      <w:r w:rsidRPr="00054FBB">
        <w:rPr>
          <w:rFonts w:cs="Times New Roman"/>
          <w:szCs w:val="24"/>
        </w:rPr>
        <w:t xml:space="preserve"> di </w:t>
      </w:r>
      <w:r>
        <w:rPr>
          <w:rFonts w:cs="Times New Roman"/>
          <w:szCs w:val="24"/>
        </w:rPr>
        <w:t>wilayah</w:t>
      </w:r>
      <w:r w:rsidRPr="00054FBB">
        <w:rPr>
          <w:rFonts w:cs="Times New Roman"/>
          <w:szCs w:val="24"/>
        </w:rPr>
        <w:t xml:space="preserve"> </w:t>
      </w:r>
      <w:proofErr w:type="spellStart"/>
      <w:r w:rsidRPr="00054FBB">
        <w:rPr>
          <w:rFonts w:cs="Times New Roman"/>
          <w:szCs w:val="24"/>
        </w:rPr>
        <w:t>daerah</w:t>
      </w:r>
      <w:proofErr w:type="spellEnd"/>
      <w:r w:rsidRPr="00054FBB">
        <w:rPr>
          <w:rFonts w:cs="Times New Roman"/>
          <w:szCs w:val="24"/>
        </w:rPr>
        <w:t xml:space="preserve"> </w:t>
      </w:r>
      <w:proofErr w:type="spellStart"/>
      <w:r w:rsidRPr="00054FBB">
        <w:rPr>
          <w:rFonts w:cs="Times New Roman"/>
          <w:szCs w:val="24"/>
        </w:rPr>
        <w:t>Jabodetabek</w:t>
      </w:r>
      <w:proofErr w:type="spellEnd"/>
      <w:r w:rsidRPr="00054FBB">
        <w:rPr>
          <w:rFonts w:cs="Times New Roman"/>
          <w:szCs w:val="24"/>
        </w:rPr>
        <w:t xml:space="preserve">. </w:t>
      </w:r>
      <w:proofErr w:type="spellStart"/>
      <w:r w:rsidRPr="00054FBB">
        <w:rPr>
          <w:rFonts w:cs="Times New Roman"/>
          <w:szCs w:val="24"/>
        </w:rPr>
        <w:t>Berdasarkan</w:t>
      </w:r>
      <w:proofErr w:type="spellEnd"/>
      <w:r w:rsidRPr="00054FBB">
        <w:rPr>
          <w:rFonts w:cs="Times New Roman"/>
          <w:szCs w:val="24"/>
        </w:rPr>
        <w:t xml:space="preserve"> </w:t>
      </w:r>
      <w:proofErr w:type="spellStart"/>
      <w:r w:rsidRPr="00054FBB">
        <w:rPr>
          <w:rFonts w:cs="Times New Roman"/>
          <w:szCs w:val="24"/>
        </w:rPr>
        <w:t>faktor-faktor</w:t>
      </w:r>
      <w:proofErr w:type="spellEnd"/>
      <w:r w:rsidRPr="00054FBB">
        <w:rPr>
          <w:rFonts w:cs="Times New Roman"/>
          <w:szCs w:val="24"/>
        </w:rPr>
        <w:t xml:space="preserve"> yang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mempengaruhi</w:t>
      </w:r>
      <w:proofErr w:type="spellEnd"/>
      <w:r w:rsidRPr="00054FBB">
        <w:rPr>
          <w:rFonts w:cs="Times New Roman"/>
          <w:szCs w:val="24"/>
        </w:rPr>
        <w:t xml:space="preserve"> </w:t>
      </w:r>
      <w:proofErr w:type="spellStart"/>
      <w:r w:rsidRPr="00054FBB">
        <w:rPr>
          <w:rFonts w:cs="Times New Roman"/>
          <w:szCs w:val="24"/>
        </w:rPr>
        <w:t>inklusi</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maka</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ini </w:t>
      </w:r>
      <w:proofErr w:type="spellStart"/>
      <w:r w:rsidRPr="00054FBB">
        <w:rPr>
          <w:rFonts w:cs="Times New Roman"/>
          <w:szCs w:val="24"/>
        </w:rPr>
        <w:t>membatasi</w:t>
      </w:r>
      <w:proofErr w:type="spellEnd"/>
      <w:r w:rsidRPr="00054FBB">
        <w:rPr>
          <w:rFonts w:cs="Times New Roman"/>
          <w:szCs w:val="24"/>
        </w:rPr>
        <w:t xml:space="preserve"> </w:t>
      </w:r>
      <w:proofErr w:type="spellStart"/>
      <w:r w:rsidRPr="00054FBB">
        <w:rPr>
          <w:rFonts w:cs="Times New Roman"/>
          <w:szCs w:val="24"/>
        </w:rPr>
        <w:t>masalah</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menentukan</w:t>
      </w:r>
      <w:proofErr w:type="spellEnd"/>
      <w:r w:rsidRPr="00054FBB">
        <w:rPr>
          <w:rFonts w:cs="Times New Roman"/>
          <w:szCs w:val="24"/>
        </w:rPr>
        <w:t xml:space="preserve"> lima </w:t>
      </w:r>
      <w:proofErr w:type="spellStart"/>
      <w:r w:rsidRPr="00054FBB">
        <w:rPr>
          <w:rFonts w:cs="Times New Roman"/>
          <w:szCs w:val="24"/>
        </w:rPr>
        <w:t>faktor</w:t>
      </w:r>
      <w:proofErr w:type="spellEnd"/>
      <w:r w:rsidRPr="00054FBB">
        <w:rPr>
          <w:rFonts w:cs="Times New Roman"/>
          <w:szCs w:val="24"/>
        </w:rPr>
        <w:t xml:space="preserve"> </w:t>
      </w:r>
      <w:proofErr w:type="spellStart"/>
      <w:r w:rsidRPr="00054FBB">
        <w:rPr>
          <w:rFonts w:cs="Times New Roman"/>
          <w:szCs w:val="24"/>
        </w:rPr>
        <w:t>yaitu</w:t>
      </w:r>
      <w:proofErr w:type="spellEnd"/>
      <w:r w:rsidRPr="00054FBB">
        <w:rPr>
          <w:rFonts w:cs="Times New Roman"/>
          <w:szCs w:val="24"/>
        </w:rPr>
        <w:t xml:space="preserve"> </w:t>
      </w:r>
      <w:r w:rsidRPr="00054FBB">
        <w:rPr>
          <w:rFonts w:cs="Times New Roman"/>
          <w:i/>
          <w:iCs/>
          <w:szCs w:val="24"/>
        </w:rPr>
        <w:t>personal innovativeness</w:t>
      </w:r>
      <w:r w:rsidRPr="00054FBB">
        <w:rPr>
          <w:rFonts w:cs="Times New Roman"/>
          <w:szCs w:val="24"/>
        </w:rPr>
        <w:t>,</w:t>
      </w:r>
      <w:r>
        <w:rPr>
          <w:rFonts w:cs="Times New Roman"/>
          <w:szCs w:val="24"/>
        </w:rPr>
        <w:t xml:space="preserve"> </w:t>
      </w:r>
      <w:r w:rsidRPr="00054FBB">
        <w:rPr>
          <w:rFonts w:cs="Times New Roman"/>
          <w:i/>
          <w:iCs/>
          <w:szCs w:val="24"/>
        </w:rPr>
        <w:t xml:space="preserve">m-banking knowledge, </w:t>
      </w:r>
      <w:proofErr w:type="spellStart"/>
      <w:r w:rsidRPr="00054FBB">
        <w:rPr>
          <w:rFonts w:cs="Times New Roman"/>
          <w:szCs w:val="24"/>
        </w:rPr>
        <w:t>pengetahuan</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w:t>
      </w:r>
      <w:proofErr w:type="spellStart"/>
      <w:r w:rsidRPr="00054FBB">
        <w:rPr>
          <w:rFonts w:cs="Times New Roman"/>
          <w:szCs w:val="24"/>
        </w:rPr>
        <w:t>perilaku</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 xml:space="preserve">, dan </w:t>
      </w:r>
      <w:proofErr w:type="spellStart"/>
      <w:r w:rsidRPr="00054FBB">
        <w:rPr>
          <w:rFonts w:cs="Times New Roman"/>
          <w:szCs w:val="24"/>
        </w:rPr>
        <w:t>sikap</w:t>
      </w:r>
      <w:proofErr w:type="spellEnd"/>
      <w:r w:rsidRPr="00054FBB">
        <w:rPr>
          <w:rFonts w:cs="Times New Roman"/>
          <w:szCs w:val="24"/>
        </w:rPr>
        <w:t xml:space="preserve"> </w:t>
      </w:r>
      <w:proofErr w:type="spellStart"/>
      <w:r w:rsidRPr="00054FBB">
        <w:rPr>
          <w:rFonts w:cs="Times New Roman"/>
          <w:szCs w:val="24"/>
        </w:rPr>
        <w:t>keuangan</w:t>
      </w:r>
      <w:proofErr w:type="spellEnd"/>
      <w:r w:rsidRPr="00054FBB">
        <w:rPr>
          <w:rFonts w:cs="Times New Roman"/>
          <w:szCs w:val="24"/>
        </w:rPr>
        <w:t>.</w:t>
      </w:r>
    </w:p>
    <w:p w14:paraId="018EA538" w14:textId="77777777" w:rsidR="00D36D50" w:rsidRPr="00054FBB" w:rsidRDefault="00D36D50" w:rsidP="00D36D50">
      <w:pPr>
        <w:spacing w:after="0"/>
        <w:rPr>
          <w:rFonts w:cs="Times New Roman"/>
          <w:szCs w:val="24"/>
        </w:rPr>
      </w:pPr>
    </w:p>
    <w:p w14:paraId="58650BF7" w14:textId="77777777" w:rsidR="00D36D50" w:rsidRPr="00054FBB" w:rsidRDefault="00D36D50" w:rsidP="00D36D50">
      <w:pPr>
        <w:pStyle w:val="Heading2"/>
        <w:spacing w:before="0"/>
        <w:ind w:left="567" w:hanging="567"/>
        <w:jc w:val="both"/>
        <w:rPr>
          <w:rFonts w:cs="Times New Roman"/>
          <w:b w:val="0"/>
          <w:szCs w:val="24"/>
        </w:rPr>
      </w:pPr>
      <w:proofErr w:type="spellStart"/>
      <w:r w:rsidRPr="00054FBB">
        <w:rPr>
          <w:rFonts w:cs="Times New Roman"/>
          <w:szCs w:val="24"/>
        </w:rPr>
        <w:t>Sistematika</w:t>
      </w:r>
      <w:proofErr w:type="spellEnd"/>
      <w:r w:rsidRPr="00054FBB">
        <w:rPr>
          <w:rFonts w:cs="Times New Roman"/>
          <w:szCs w:val="24"/>
        </w:rPr>
        <w:t xml:space="preserve"> </w:t>
      </w:r>
      <w:proofErr w:type="spellStart"/>
      <w:r w:rsidRPr="00054FBB">
        <w:rPr>
          <w:rFonts w:cs="Times New Roman"/>
          <w:szCs w:val="24"/>
        </w:rPr>
        <w:t>Penelitian</w:t>
      </w:r>
      <w:proofErr w:type="spellEnd"/>
    </w:p>
    <w:p w14:paraId="3788EC88" w14:textId="77777777" w:rsidR="00D36D50" w:rsidRPr="00054FBB" w:rsidRDefault="00D36D50" w:rsidP="00D36D50">
      <w:pPr>
        <w:ind w:firstLine="567"/>
        <w:rPr>
          <w:rFonts w:cs="Times New Roman"/>
          <w:szCs w:val="24"/>
        </w:rPr>
      </w:pPr>
      <w:r w:rsidRPr="00054FBB">
        <w:rPr>
          <w:rFonts w:cs="Times New Roman"/>
          <w:szCs w:val="24"/>
        </w:rPr>
        <w:t xml:space="preserve">Adapun </w:t>
      </w:r>
      <w:proofErr w:type="spellStart"/>
      <w:r w:rsidRPr="00054FBB">
        <w:rPr>
          <w:rFonts w:cs="Times New Roman"/>
          <w:szCs w:val="24"/>
        </w:rPr>
        <w:t>sistematika</w:t>
      </w:r>
      <w:proofErr w:type="spellEnd"/>
      <w:r w:rsidRPr="00054FBB">
        <w:rPr>
          <w:rFonts w:cs="Times New Roman"/>
          <w:szCs w:val="24"/>
        </w:rPr>
        <w:t xml:space="preserve"> </w:t>
      </w:r>
      <w:proofErr w:type="spellStart"/>
      <w:r w:rsidRPr="00054FBB">
        <w:rPr>
          <w:rFonts w:cs="Times New Roman"/>
          <w:szCs w:val="24"/>
        </w:rPr>
        <w:t>penulisan</w:t>
      </w:r>
      <w:proofErr w:type="spellEnd"/>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proposal </w:t>
      </w:r>
      <w:proofErr w:type="spellStart"/>
      <w:r w:rsidRPr="00054FBB">
        <w:rPr>
          <w:rFonts w:cs="Times New Roman"/>
          <w:szCs w:val="24"/>
        </w:rPr>
        <w:t>skripsi</w:t>
      </w:r>
      <w:proofErr w:type="spellEnd"/>
      <w:r w:rsidRPr="00054FBB">
        <w:rPr>
          <w:rFonts w:cs="Times New Roman"/>
          <w:szCs w:val="24"/>
        </w:rPr>
        <w:t xml:space="preserve"> ini </w:t>
      </w:r>
      <w:proofErr w:type="spellStart"/>
      <w:r w:rsidRPr="00054FBB">
        <w:rPr>
          <w:rFonts w:cs="Times New Roman"/>
          <w:szCs w:val="24"/>
        </w:rPr>
        <w:t>yakni</w:t>
      </w:r>
      <w:proofErr w:type="spellEnd"/>
      <w:r w:rsidRPr="00054FBB">
        <w:rPr>
          <w:rFonts w:cs="Times New Roman"/>
          <w:szCs w:val="24"/>
        </w:rPr>
        <w:t>:</w:t>
      </w:r>
    </w:p>
    <w:p w14:paraId="1AE6EEA2" w14:textId="77777777" w:rsidR="00D36D50" w:rsidRPr="00054FBB" w:rsidRDefault="00D36D50" w:rsidP="00D36D50">
      <w:pPr>
        <w:spacing w:after="0"/>
        <w:ind w:firstLine="567"/>
        <w:rPr>
          <w:rFonts w:cs="Times New Roman"/>
          <w:szCs w:val="24"/>
        </w:rPr>
      </w:pPr>
      <w:r w:rsidRPr="00054FBB">
        <w:rPr>
          <w:rFonts w:cs="Times New Roman"/>
          <w:szCs w:val="24"/>
        </w:rPr>
        <w:t xml:space="preserve">BAB </w:t>
      </w:r>
      <w:r>
        <w:rPr>
          <w:rFonts w:cs="Times New Roman"/>
          <w:szCs w:val="24"/>
        </w:rPr>
        <w:t>1</w:t>
      </w:r>
      <w:r w:rsidRPr="00054FBB">
        <w:rPr>
          <w:rFonts w:cs="Times New Roman"/>
          <w:szCs w:val="24"/>
        </w:rPr>
        <w:t>:</w:t>
      </w:r>
      <w:r>
        <w:rPr>
          <w:rFonts w:cs="Times New Roman"/>
          <w:szCs w:val="24"/>
        </w:rPr>
        <w:t xml:space="preserve"> </w:t>
      </w:r>
      <w:proofErr w:type="spellStart"/>
      <w:r w:rsidRPr="00054FBB">
        <w:rPr>
          <w:rFonts w:cs="Times New Roman"/>
          <w:szCs w:val="24"/>
        </w:rPr>
        <w:t>Pendahuluan</w:t>
      </w:r>
      <w:proofErr w:type="spellEnd"/>
    </w:p>
    <w:p w14:paraId="285D6C6F" w14:textId="77777777" w:rsidR="00D36D50" w:rsidRPr="00054FBB" w:rsidRDefault="00D36D50" w:rsidP="00D36D50">
      <w:pPr>
        <w:ind w:left="1418"/>
        <w:rPr>
          <w:rFonts w:cs="Times New Roman"/>
          <w:szCs w:val="24"/>
        </w:rPr>
      </w:pPr>
      <w:r w:rsidRPr="00054FBB">
        <w:rPr>
          <w:rFonts w:cs="Times New Roman"/>
          <w:szCs w:val="24"/>
        </w:rPr>
        <w:t xml:space="preserve">Bab ini </w:t>
      </w:r>
      <w:proofErr w:type="spellStart"/>
      <w:r w:rsidRPr="00054FBB">
        <w:rPr>
          <w:rFonts w:cs="Times New Roman"/>
          <w:szCs w:val="24"/>
        </w:rPr>
        <w:t>menguraikan</w:t>
      </w:r>
      <w:proofErr w:type="spellEnd"/>
      <w:r w:rsidRPr="00054FBB">
        <w:rPr>
          <w:rFonts w:cs="Times New Roman"/>
          <w:szCs w:val="24"/>
        </w:rPr>
        <w:t xml:space="preserve"> </w:t>
      </w:r>
      <w:proofErr w:type="spellStart"/>
      <w:r w:rsidRPr="00054FBB">
        <w:rPr>
          <w:rFonts w:cs="Times New Roman"/>
          <w:szCs w:val="24"/>
        </w:rPr>
        <w:t>secara</w:t>
      </w:r>
      <w:proofErr w:type="spellEnd"/>
      <w:r w:rsidRPr="00054FBB">
        <w:rPr>
          <w:rFonts w:cs="Times New Roman"/>
          <w:szCs w:val="24"/>
        </w:rPr>
        <w:t xml:space="preserve"> </w:t>
      </w:r>
      <w:proofErr w:type="spellStart"/>
      <w:r w:rsidRPr="00054FBB">
        <w:rPr>
          <w:rFonts w:cs="Times New Roman"/>
          <w:szCs w:val="24"/>
        </w:rPr>
        <w:t>garis</w:t>
      </w:r>
      <w:proofErr w:type="spellEnd"/>
      <w:r w:rsidRPr="00054FBB">
        <w:rPr>
          <w:rFonts w:cs="Times New Roman"/>
          <w:szCs w:val="24"/>
        </w:rPr>
        <w:t xml:space="preserve"> </w:t>
      </w:r>
      <w:proofErr w:type="spellStart"/>
      <w:r w:rsidRPr="00054FBB">
        <w:rPr>
          <w:rFonts w:cs="Times New Roman"/>
          <w:szCs w:val="24"/>
        </w:rPr>
        <w:t>besar</w:t>
      </w:r>
      <w:proofErr w:type="spellEnd"/>
      <w:r w:rsidRPr="00054FBB">
        <w:rPr>
          <w:rFonts w:cs="Times New Roman"/>
          <w:szCs w:val="24"/>
        </w:rPr>
        <w:t xml:space="preserve"> </w:t>
      </w:r>
      <w:proofErr w:type="spellStart"/>
      <w:r w:rsidRPr="00054FBB">
        <w:rPr>
          <w:rFonts w:cs="Times New Roman"/>
          <w:szCs w:val="24"/>
        </w:rPr>
        <w:t>tentang</w:t>
      </w:r>
      <w:proofErr w:type="spellEnd"/>
      <w:r w:rsidRPr="00054FBB">
        <w:rPr>
          <w:rFonts w:cs="Times New Roman"/>
          <w:szCs w:val="24"/>
        </w:rPr>
        <w:t xml:space="preserve"> </w:t>
      </w:r>
      <w:proofErr w:type="spellStart"/>
      <w:r w:rsidRPr="00054FBB">
        <w:rPr>
          <w:rFonts w:cs="Times New Roman"/>
          <w:szCs w:val="24"/>
        </w:rPr>
        <w:t>latar</w:t>
      </w:r>
      <w:proofErr w:type="spellEnd"/>
      <w:r w:rsidRPr="00054FBB">
        <w:rPr>
          <w:rFonts w:cs="Times New Roman"/>
          <w:szCs w:val="24"/>
        </w:rPr>
        <w:t xml:space="preserve"> </w:t>
      </w:r>
      <w:proofErr w:type="spellStart"/>
      <w:r w:rsidRPr="00054FBB">
        <w:rPr>
          <w:rFonts w:cs="Times New Roman"/>
          <w:szCs w:val="24"/>
        </w:rPr>
        <w:t>belakang</w:t>
      </w:r>
      <w:proofErr w:type="spellEnd"/>
      <w:r w:rsidRPr="00054FBB">
        <w:rPr>
          <w:rFonts w:cs="Times New Roman"/>
          <w:szCs w:val="24"/>
        </w:rPr>
        <w:t xml:space="preserve">, </w:t>
      </w:r>
      <w:proofErr w:type="spellStart"/>
      <w:r w:rsidRPr="00054FBB">
        <w:rPr>
          <w:rFonts w:cs="Times New Roman"/>
          <w:szCs w:val="24"/>
        </w:rPr>
        <w:t>rumusan</w:t>
      </w:r>
      <w:proofErr w:type="spellEnd"/>
      <w:r w:rsidRPr="00054FBB">
        <w:rPr>
          <w:rFonts w:cs="Times New Roman"/>
          <w:szCs w:val="24"/>
        </w:rPr>
        <w:t xml:space="preserve"> </w:t>
      </w:r>
      <w:proofErr w:type="spellStart"/>
      <w:r w:rsidRPr="00054FBB">
        <w:rPr>
          <w:rFonts w:cs="Times New Roman"/>
          <w:szCs w:val="24"/>
        </w:rPr>
        <w:t>masalah</w:t>
      </w:r>
      <w:proofErr w:type="spellEnd"/>
      <w:r w:rsidRPr="00054FBB">
        <w:rPr>
          <w:rFonts w:cs="Times New Roman"/>
          <w:szCs w:val="24"/>
        </w:rPr>
        <w:t xml:space="preserve">, </w:t>
      </w:r>
      <w:proofErr w:type="spellStart"/>
      <w:r w:rsidRPr="00054FBB">
        <w:rPr>
          <w:rFonts w:cs="Times New Roman"/>
          <w:szCs w:val="24"/>
        </w:rPr>
        <w:t>ruang</w:t>
      </w:r>
      <w:proofErr w:type="spellEnd"/>
      <w:r w:rsidRPr="00054FBB">
        <w:rPr>
          <w:rFonts w:cs="Times New Roman"/>
          <w:szCs w:val="24"/>
        </w:rPr>
        <w:t xml:space="preserve"> </w:t>
      </w:r>
      <w:proofErr w:type="spellStart"/>
      <w:r w:rsidRPr="00054FBB">
        <w:rPr>
          <w:rFonts w:cs="Times New Roman"/>
          <w:szCs w:val="24"/>
        </w:rPr>
        <w:t>lingkup</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w:t>
      </w:r>
      <w:proofErr w:type="spellStart"/>
      <w:r w:rsidRPr="00054FBB">
        <w:rPr>
          <w:rFonts w:cs="Times New Roman"/>
          <w:szCs w:val="24"/>
        </w:rPr>
        <w:t>tujuan</w:t>
      </w:r>
      <w:proofErr w:type="spellEnd"/>
      <w:r w:rsidRPr="00054FBB">
        <w:rPr>
          <w:rFonts w:cs="Times New Roman"/>
          <w:szCs w:val="24"/>
        </w:rPr>
        <w:t xml:space="preserve"> dan </w:t>
      </w:r>
      <w:proofErr w:type="spellStart"/>
      <w:r w:rsidRPr="00054FBB">
        <w:rPr>
          <w:rFonts w:cs="Times New Roman"/>
          <w:szCs w:val="24"/>
        </w:rPr>
        <w:t>manfaat</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dan </w:t>
      </w:r>
      <w:proofErr w:type="spellStart"/>
      <w:r w:rsidRPr="00054FBB">
        <w:rPr>
          <w:rFonts w:cs="Times New Roman"/>
          <w:szCs w:val="24"/>
        </w:rPr>
        <w:t>sistematika</w:t>
      </w:r>
      <w:proofErr w:type="spellEnd"/>
      <w:r w:rsidRPr="00054FBB">
        <w:rPr>
          <w:rFonts w:cs="Times New Roman"/>
          <w:szCs w:val="24"/>
        </w:rPr>
        <w:t xml:space="preserve"> </w:t>
      </w:r>
      <w:proofErr w:type="spellStart"/>
      <w:r w:rsidRPr="00054FBB">
        <w:rPr>
          <w:rFonts w:cs="Times New Roman"/>
          <w:szCs w:val="24"/>
        </w:rPr>
        <w:t>penulisan</w:t>
      </w:r>
      <w:proofErr w:type="spellEnd"/>
    </w:p>
    <w:p w14:paraId="23159EEA" w14:textId="77777777" w:rsidR="00D36D50" w:rsidRPr="00054FBB" w:rsidRDefault="00D36D50" w:rsidP="00D36D50">
      <w:pPr>
        <w:spacing w:after="0"/>
        <w:ind w:firstLine="567"/>
        <w:rPr>
          <w:rFonts w:cs="Times New Roman"/>
          <w:szCs w:val="24"/>
        </w:rPr>
      </w:pPr>
      <w:r w:rsidRPr="00054FBB">
        <w:rPr>
          <w:rFonts w:cs="Times New Roman"/>
          <w:szCs w:val="24"/>
        </w:rPr>
        <w:t xml:space="preserve">BAB 2: </w:t>
      </w:r>
      <w:proofErr w:type="spellStart"/>
      <w:r w:rsidRPr="00054FBB">
        <w:rPr>
          <w:rFonts w:cs="Times New Roman"/>
          <w:szCs w:val="24"/>
        </w:rPr>
        <w:t>Landasan</w:t>
      </w:r>
      <w:proofErr w:type="spellEnd"/>
      <w:r w:rsidRPr="00054FBB">
        <w:rPr>
          <w:rFonts w:cs="Times New Roman"/>
          <w:szCs w:val="24"/>
        </w:rPr>
        <w:t xml:space="preserve"> </w:t>
      </w:r>
      <w:proofErr w:type="spellStart"/>
      <w:r w:rsidRPr="00054FBB">
        <w:rPr>
          <w:rFonts w:cs="Times New Roman"/>
          <w:szCs w:val="24"/>
        </w:rPr>
        <w:t>Teori</w:t>
      </w:r>
      <w:proofErr w:type="spellEnd"/>
      <w:r w:rsidRPr="00054FBB">
        <w:rPr>
          <w:rFonts w:cs="Times New Roman"/>
          <w:szCs w:val="24"/>
        </w:rPr>
        <w:t xml:space="preserve"> dan </w:t>
      </w:r>
      <w:proofErr w:type="spellStart"/>
      <w:r w:rsidRPr="00054FBB">
        <w:rPr>
          <w:rFonts w:cs="Times New Roman"/>
          <w:szCs w:val="24"/>
        </w:rPr>
        <w:t>Pengembangan</w:t>
      </w:r>
      <w:proofErr w:type="spellEnd"/>
      <w:r w:rsidRPr="00054FBB">
        <w:rPr>
          <w:rFonts w:cs="Times New Roman"/>
          <w:szCs w:val="24"/>
        </w:rPr>
        <w:t xml:space="preserve"> </w:t>
      </w:r>
      <w:proofErr w:type="spellStart"/>
      <w:r w:rsidRPr="00054FBB">
        <w:rPr>
          <w:rFonts w:cs="Times New Roman"/>
          <w:szCs w:val="24"/>
        </w:rPr>
        <w:t>Hipotesis</w:t>
      </w:r>
      <w:proofErr w:type="spellEnd"/>
    </w:p>
    <w:p w14:paraId="0F7E4084" w14:textId="77777777" w:rsidR="00D36D50" w:rsidRPr="00054FBB" w:rsidRDefault="00D36D50" w:rsidP="00D36D50">
      <w:pPr>
        <w:ind w:left="1418"/>
        <w:rPr>
          <w:rFonts w:cs="Times New Roman"/>
          <w:szCs w:val="24"/>
        </w:rPr>
      </w:pPr>
      <w:r w:rsidRPr="00054FBB">
        <w:rPr>
          <w:rFonts w:cs="Times New Roman"/>
          <w:szCs w:val="24"/>
        </w:rPr>
        <w:t xml:space="preserve">Bab ini </w:t>
      </w:r>
      <w:proofErr w:type="spellStart"/>
      <w:r w:rsidRPr="00054FBB">
        <w:rPr>
          <w:rFonts w:cs="Times New Roman"/>
          <w:szCs w:val="24"/>
        </w:rPr>
        <w:t>menjelaskan</w:t>
      </w:r>
      <w:proofErr w:type="spellEnd"/>
      <w:r w:rsidRPr="00054FBB">
        <w:rPr>
          <w:rFonts w:cs="Times New Roman"/>
          <w:szCs w:val="24"/>
        </w:rPr>
        <w:t xml:space="preserve"> </w:t>
      </w:r>
      <w:proofErr w:type="spellStart"/>
      <w:r w:rsidRPr="00054FBB">
        <w:rPr>
          <w:rFonts w:cs="Times New Roman"/>
          <w:szCs w:val="24"/>
        </w:rPr>
        <w:t>landasan</w:t>
      </w:r>
      <w:proofErr w:type="spellEnd"/>
      <w:r w:rsidRPr="00054FBB">
        <w:rPr>
          <w:rFonts w:cs="Times New Roman"/>
          <w:szCs w:val="24"/>
        </w:rPr>
        <w:t xml:space="preserve"> </w:t>
      </w:r>
      <w:proofErr w:type="spellStart"/>
      <w:r w:rsidRPr="00054FBB">
        <w:rPr>
          <w:rFonts w:cs="Times New Roman"/>
          <w:szCs w:val="24"/>
        </w:rPr>
        <w:t>teori</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ini dan </w:t>
      </w:r>
      <w:proofErr w:type="spellStart"/>
      <w:r w:rsidRPr="00054FBB">
        <w:rPr>
          <w:rFonts w:cs="Times New Roman"/>
          <w:szCs w:val="24"/>
        </w:rPr>
        <w:t>menjadi</w:t>
      </w:r>
      <w:proofErr w:type="spellEnd"/>
      <w:r w:rsidRPr="00054FBB">
        <w:rPr>
          <w:rFonts w:cs="Times New Roman"/>
          <w:szCs w:val="24"/>
        </w:rPr>
        <w:t xml:space="preserve"> </w:t>
      </w:r>
      <w:proofErr w:type="spellStart"/>
      <w:r w:rsidRPr="00054FBB">
        <w:rPr>
          <w:rFonts w:cs="Times New Roman"/>
          <w:szCs w:val="24"/>
        </w:rPr>
        <w:t>referensi</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mendukung</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yang </w:t>
      </w:r>
      <w:proofErr w:type="spellStart"/>
      <w:r w:rsidRPr="00054FBB">
        <w:rPr>
          <w:rFonts w:cs="Times New Roman"/>
          <w:szCs w:val="24"/>
        </w:rPr>
        <w:t>akan</w:t>
      </w:r>
      <w:proofErr w:type="spellEnd"/>
      <w:r w:rsidRPr="00054FBB">
        <w:rPr>
          <w:rFonts w:cs="Times New Roman"/>
          <w:szCs w:val="24"/>
        </w:rPr>
        <w:t xml:space="preserve"> </w:t>
      </w:r>
      <w:proofErr w:type="spellStart"/>
      <w:r w:rsidRPr="00054FBB">
        <w:rPr>
          <w:rFonts w:cs="Times New Roman"/>
          <w:szCs w:val="24"/>
        </w:rPr>
        <w:t>dilaksanakan</w:t>
      </w:r>
      <w:proofErr w:type="spellEnd"/>
      <w:r w:rsidRPr="00054FBB">
        <w:rPr>
          <w:rFonts w:cs="Times New Roman"/>
          <w:szCs w:val="24"/>
        </w:rPr>
        <w:t xml:space="preserve">, </w:t>
      </w:r>
      <w:proofErr w:type="spellStart"/>
      <w:r w:rsidRPr="00054FBB">
        <w:rPr>
          <w:rFonts w:cs="Times New Roman"/>
          <w:szCs w:val="24"/>
        </w:rPr>
        <w:t>disertai</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kerangka</w:t>
      </w:r>
      <w:proofErr w:type="spellEnd"/>
      <w:r w:rsidRPr="00054FBB">
        <w:rPr>
          <w:rFonts w:cs="Times New Roman"/>
          <w:szCs w:val="24"/>
        </w:rPr>
        <w:t xml:space="preserve"> </w:t>
      </w:r>
      <w:proofErr w:type="spellStart"/>
      <w:r w:rsidRPr="00054FBB">
        <w:rPr>
          <w:rFonts w:cs="Times New Roman"/>
          <w:szCs w:val="24"/>
        </w:rPr>
        <w:t>pemikiran</w:t>
      </w:r>
      <w:proofErr w:type="spellEnd"/>
      <w:r w:rsidRPr="00054FBB">
        <w:rPr>
          <w:rFonts w:cs="Times New Roman"/>
          <w:szCs w:val="24"/>
        </w:rPr>
        <w:t xml:space="preserve"> dan </w:t>
      </w:r>
      <w:proofErr w:type="spellStart"/>
      <w:r w:rsidRPr="00054FBB">
        <w:rPr>
          <w:rFonts w:cs="Times New Roman"/>
          <w:szCs w:val="24"/>
        </w:rPr>
        <w:t>hipotesis</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w:t>
      </w:r>
    </w:p>
    <w:p w14:paraId="797DC2B2" w14:textId="77777777" w:rsidR="00D36D50" w:rsidRPr="00054FBB" w:rsidRDefault="00D36D50" w:rsidP="00D36D50">
      <w:pPr>
        <w:spacing w:after="0"/>
        <w:ind w:firstLine="567"/>
        <w:rPr>
          <w:rFonts w:cs="Times New Roman"/>
          <w:szCs w:val="24"/>
        </w:rPr>
      </w:pPr>
      <w:r w:rsidRPr="00054FBB">
        <w:rPr>
          <w:rFonts w:cs="Times New Roman"/>
          <w:szCs w:val="24"/>
        </w:rPr>
        <w:t xml:space="preserve">BAB 3: </w:t>
      </w:r>
      <w:proofErr w:type="spellStart"/>
      <w:r w:rsidRPr="00054FBB">
        <w:rPr>
          <w:rFonts w:cs="Times New Roman"/>
          <w:szCs w:val="24"/>
        </w:rPr>
        <w:t>Objek</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dan </w:t>
      </w:r>
      <w:proofErr w:type="spellStart"/>
      <w:r w:rsidRPr="00054FBB">
        <w:rPr>
          <w:rFonts w:cs="Times New Roman"/>
          <w:szCs w:val="24"/>
        </w:rPr>
        <w:t>Metode</w:t>
      </w:r>
      <w:proofErr w:type="spellEnd"/>
      <w:r w:rsidRPr="00054FBB">
        <w:rPr>
          <w:rFonts w:cs="Times New Roman"/>
          <w:szCs w:val="24"/>
        </w:rPr>
        <w:t xml:space="preserve"> </w:t>
      </w:r>
      <w:proofErr w:type="spellStart"/>
      <w:r w:rsidRPr="00054FBB">
        <w:rPr>
          <w:rFonts w:cs="Times New Roman"/>
          <w:szCs w:val="24"/>
        </w:rPr>
        <w:t>Penelitian</w:t>
      </w:r>
      <w:proofErr w:type="spellEnd"/>
    </w:p>
    <w:p w14:paraId="68A31016" w14:textId="77777777" w:rsidR="00D36D50" w:rsidRPr="00054FBB" w:rsidRDefault="00D36D50" w:rsidP="00D36D50">
      <w:pPr>
        <w:ind w:left="1418"/>
        <w:rPr>
          <w:rFonts w:cs="Times New Roman"/>
          <w:szCs w:val="24"/>
        </w:rPr>
      </w:pPr>
      <w:r w:rsidRPr="00054FBB">
        <w:rPr>
          <w:rFonts w:cs="Times New Roman"/>
          <w:szCs w:val="24"/>
        </w:rPr>
        <w:t xml:space="preserve">Bab ini </w:t>
      </w:r>
      <w:proofErr w:type="spellStart"/>
      <w:r w:rsidRPr="00054FBB">
        <w:rPr>
          <w:rFonts w:cs="Times New Roman"/>
          <w:szCs w:val="24"/>
        </w:rPr>
        <w:t>akan</w:t>
      </w:r>
      <w:proofErr w:type="spellEnd"/>
      <w:r w:rsidRPr="00054FBB">
        <w:rPr>
          <w:rFonts w:cs="Times New Roman"/>
          <w:szCs w:val="24"/>
        </w:rPr>
        <w:t xml:space="preserve"> </w:t>
      </w:r>
      <w:proofErr w:type="spellStart"/>
      <w:r w:rsidRPr="00054FBB">
        <w:rPr>
          <w:rFonts w:cs="Times New Roman"/>
          <w:szCs w:val="24"/>
        </w:rPr>
        <w:t>diuraikan</w:t>
      </w:r>
      <w:proofErr w:type="spellEnd"/>
      <w:r w:rsidRPr="00054FBB">
        <w:rPr>
          <w:rFonts w:cs="Times New Roman"/>
          <w:szCs w:val="24"/>
        </w:rPr>
        <w:t xml:space="preserve"> </w:t>
      </w:r>
      <w:proofErr w:type="spellStart"/>
      <w:r w:rsidRPr="00054FBB">
        <w:rPr>
          <w:rFonts w:cs="Times New Roman"/>
          <w:szCs w:val="24"/>
        </w:rPr>
        <w:t>mengenai</w:t>
      </w:r>
      <w:proofErr w:type="spellEnd"/>
      <w:r w:rsidRPr="00054FBB">
        <w:rPr>
          <w:rFonts w:cs="Times New Roman"/>
          <w:szCs w:val="24"/>
        </w:rPr>
        <w:t xml:space="preserve"> </w:t>
      </w:r>
      <w:proofErr w:type="spellStart"/>
      <w:r w:rsidRPr="00054FBB">
        <w:rPr>
          <w:rFonts w:cs="Times New Roman"/>
          <w:szCs w:val="24"/>
        </w:rPr>
        <w:t>variabel</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dan </w:t>
      </w:r>
      <w:proofErr w:type="spellStart"/>
      <w:r w:rsidRPr="00054FBB">
        <w:rPr>
          <w:rFonts w:cs="Times New Roman"/>
          <w:szCs w:val="24"/>
        </w:rPr>
        <w:t>definisi</w:t>
      </w:r>
      <w:proofErr w:type="spellEnd"/>
      <w:r w:rsidRPr="00054FBB">
        <w:rPr>
          <w:rFonts w:cs="Times New Roman"/>
          <w:szCs w:val="24"/>
        </w:rPr>
        <w:t xml:space="preserve"> </w:t>
      </w:r>
      <w:proofErr w:type="spellStart"/>
      <w:r w:rsidRPr="00054FBB">
        <w:rPr>
          <w:rFonts w:cs="Times New Roman"/>
          <w:szCs w:val="24"/>
        </w:rPr>
        <w:t>operasional</w:t>
      </w:r>
      <w:proofErr w:type="spellEnd"/>
      <w:r w:rsidRPr="00054FBB">
        <w:rPr>
          <w:rFonts w:cs="Times New Roman"/>
          <w:szCs w:val="24"/>
        </w:rPr>
        <w:t xml:space="preserve">, </w:t>
      </w:r>
      <w:proofErr w:type="spellStart"/>
      <w:r w:rsidRPr="00054FBB">
        <w:rPr>
          <w:rFonts w:cs="Times New Roman"/>
          <w:szCs w:val="24"/>
        </w:rPr>
        <w:t>penentuan</w:t>
      </w:r>
      <w:proofErr w:type="spellEnd"/>
      <w:r w:rsidRPr="00054FBB">
        <w:rPr>
          <w:rFonts w:cs="Times New Roman"/>
          <w:szCs w:val="24"/>
        </w:rPr>
        <w:t xml:space="preserve"> </w:t>
      </w:r>
      <w:proofErr w:type="spellStart"/>
      <w:r w:rsidRPr="00054FBB">
        <w:rPr>
          <w:rFonts w:cs="Times New Roman"/>
          <w:szCs w:val="24"/>
        </w:rPr>
        <w:t>sampel</w:t>
      </w:r>
      <w:proofErr w:type="spellEnd"/>
      <w:r w:rsidRPr="00054FBB">
        <w:rPr>
          <w:rFonts w:cs="Times New Roman"/>
          <w:szCs w:val="24"/>
        </w:rPr>
        <w:t xml:space="preserve">, </w:t>
      </w:r>
      <w:proofErr w:type="spellStart"/>
      <w:r w:rsidRPr="00054FBB">
        <w:rPr>
          <w:rFonts w:cs="Times New Roman"/>
          <w:szCs w:val="24"/>
        </w:rPr>
        <w:t>jenis</w:t>
      </w:r>
      <w:proofErr w:type="spellEnd"/>
      <w:r w:rsidRPr="00054FBB">
        <w:rPr>
          <w:rFonts w:cs="Times New Roman"/>
          <w:szCs w:val="24"/>
        </w:rPr>
        <w:t xml:space="preserve"> dan </w:t>
      </w:r>
      <w:proofErr w:type="spellStart"/>
      <w:r w:rsidRPr="00054FBB">
        <w:rPr>
          <w:rFonts w:cs="Times New Roman"/>
          <w:szCs w:val="24"/>
        </w:rPr>
        <w:t>sumber</w:t>
      </w:r>
      <w:proofErr w:type="spellEnd"/>
      <w:r w:rsidRPr="00054FBB">
        <w:rPr>
          <w:rFonts w:cs="Times New Roman"/>
          <w:szCs w:val="24"/>
        </w:rPr>
        <w:t xml:space="preserve"> data, </w:t>
      </w:r>
      <w:proofErr w:type="spellStart"/>
      <w:r w:rsidRPr="00054FBB">
        <w:rPr>
          <w:rFonts w:cs="Times New Roman"/>
          <w:szCs w:val="24"/>
        </w:rPr>
        <w:t>metode</w:t>
      </w:r>
      <w:proofErr w:type="spellEnd"/>
      <w:r w:rsidRPr="00054FBB">
        <w:rPr>
          <w:rFonts w:cs="Times New Roman"/>
          <w:szCs w:val="24"/>
        </w:rPr>
        <w:t xml:space="preserve"> </w:t>
      </w:r>
      <w:proofErr w:type="spellStart"/>
      <w:r w:rsidRPr="00054FBB">
        <w:rPr>
          <w:rFonts w:cs="Times New Roman"/>
          <w:szCs w:val="24"/>
        </w:rPr>
        <w:t>pengumpulan</w:t>
      </w:r>
      <w:proofErr w:type="spellEnd"/>
      <w:r w:rsidRPr="00054FBB">
        <w:rPr>
          <w:rFonts w:cs="Times New Roman"/>
          <w:szCs w:val="24"/>
        </w:rPr>
        <w:t xml:space="preserve"> data </w:t>
      </w:r>
      <w:proofErr w:type="spellStart"/>
      <w:r w:rsidRPr="00054FBB">
        <w:rPr>
          <w:rFonts w:cs="Times New Roman"/>
          <w:szCs w:val="24"/>
        </w:rPr>
        <w:t>serta</w:t>
      </w:r>
      <w:proofErr w:type="spellEnd"/>
      <w:r w:rsidRPr="00054FBB">
        <w:rPr>
          <w:rFonts w:cs="Times New Roman"/>
          <w:szCs w:val="24"/>
        </w:rPr>
        <w:t xml:space="preserve"> </w:t>
      </w:r>
      <w:proofErr w:type="spellStart"/>
      <w:r w:rsidRPr="00054FBB">
        <w:rPr>
          <w:rFonts w:cs="Times New Roman"/>
          <w:szCs w:val="24"/>
        </w:rPr>
        <w:t>metode</w:t>
      </w:r>
      <w:proofErr w:type="spellEnd"/>
      <w:r w:rsidRPr="00054FBB">
        <w:rPr>
          <w:rFonts w:cs="Times New Roman"/>
          <w:szCs w:val="24"/>
        </w:rPr>
        <w:t xml:space="preserve"> </w:t>
      </w:r>
      <w:proofErr w:type="spellStart"/>
      <w:r w:rsidRPr="00054FBB">
        <w:rPr>
          <w:rFonts w:cs="Times New Roman"/>
          <w:szCs w:val="24"/>
        </w:rPr>
        <w:t>analisis</w:t>
      </w:r>
      <w:proofErr w:type="spellEnd"/>
      <w:r w:rsidRPr="00054FBB">
        <w:rPr>
          <w:rFonts w:cs="Times New Roman"/>
          <w:szCs w:val="24"/>
        </w:rPr>
        <w:t>.</w:t>
      </w:r>
    </w:p>
    <w:p w14:paraId="52AD0BB6" w14:textId="77777777" w:rsidR="00D36D50" w:rsidRPr="00054FBB" w:rsidRDefault="00D36D50" w:rsidP="00D36D50">
      <w:pPr>
        <w:spacing w:after="0"/>
        <w:ind w:firstLine="567"/>
        <w:rPr>
          <w:rFonts w:cs="Times New Roman"/>
          <w:szCs w:val="24"/>
        </w:rPr>
      </w:pPr>
      <w:r w:rsidRPr="00054FBB">
        <w:rPr>
          <w:rFonts w:cs="Times New Roman"/>
          <w:szCs w:val="24"/>
        </w:rPr>
        <w:t xml:space="preserve">BAB 4: Hasil dan </w:t>
      </w:r>
      <w:proofErr w:type="spellStart"/>
      <w:r w:rsidRPr="00054FBB">
        <w:rPr>
          <w:rFonts w:cs="Times New Roman"/>
          <w:szCs w:val="24"/>
        </w:rPr>
        <w:t>Bahasan</w:t>
      </w:r>
      <w:proofErr w:type="spellEnd"/>
    </w:p>
    <w:p w14:paraId="53A71849" w14:textId="77777777" w:rsidR="00D36D50" w:rsidRPr="00054FBB" w:rsidRDefault="00D36D50" w:rsidP="00D36D50">
      <w:pPr>
        <w:ind w:left="1418"/>
        <w:rPr>
          <w:rFonts w:cs="Times New Roman"/>
          <w:szCs w:val="24"/>
        </w:rPr>
      </w:pPr>
      <w:r w:rsidRPr="00054FBB">
        <w:rPr>
          <w:rFonts w:cs="Times New Roman"/>
          <w:szCs w:val="24"/>
        </w:rPr>
        <w:t xml:space="preserve">Bab ini </w:t>
      </w:r>
      <w:proofErr w:type="spellStart"/>
      <w:r w:rsidRPr="00054FBB">
        <w:rPr>
          <w:rFonts w:cs="Times New Roman"/>
          <w:szCs w:val="24"/>
        </w:rPr>
        <w:t>akan</w:t>
      </w:r>
      <w:proofErr w:type="spellEnd"/>
      <w:r w:rsidRPr="00054FBB">
        <w:rPr>
          <w:rFonts w:cs="Times New Roman"/>
          <w:szCs w:val="24"/>
        </w:rPr>
        <w:t xml:space="preserve"> </w:t>
      </w:r>
      <w:proofErr w:type="spellStart"/>
      <w:r w:rsidRPr="00054FBB">
        <w:rPr>
          <w:rFonts w:cs="Times New Roman"/>
          <w:szCs w:val="24"/>
        </w:rPr>
        <w:t>diuraikan</w:t>
      </w:r>
      <w:proofErr w:type="spellEnd"/>
      <w:r w:rsidRPr="00054FBB">
        <w:rPr>
          <w:rFonts w:cs="Times New Roman"/>
          <w:szCs w:val="24"/>
        </w:rPr>
        <w:t xml:space="preserve"> </w:t>
      </w:r>
      <w:proofErr w:type="spellStart"/>
      <w:r w:rsidRPr="00054FBB">
        <w:rPr>
          <w:rFonts w:cs="Times New Roman"/>
          <w:szCs w:val="24"/>
        </w:rPr>
        <w:t>mengenai</w:t>
      </w:r>
      <w:proofErr w:type="spellEnd"/>
      <w:r w:rsidRPr="00054FBB">
        <w:rPr>
          <w:rFonts w:cs="Times New Roman"/>
          <w:szCs w:val="24"/>
        </w:rPr>
        <w:t xml:space="preserve"> </w:t>
      </w:r>
      <w:proofErr w:type="spellStart"/>
      <w:r w:rsidRPr="00054FBB">
        <w:rPr>
          <w:rFonts w:cs="Times New Roman"/>
          <w:szCs w:val="24"/>
        </w:rPr>
        <w:t>hasil</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dan </w:t>
      </w:r>
      <w:proofErr w:type="spellStart"/>
      <w:r w:rsidRPr="00054FBB">
        <w:rPr>
          <w:rFonts w:cs="Times New Roman"/>
          <w:szCs w:val="24"/>
        </w:rPr>
        <w:t>bahasan</w:t>
      </w:r>
      <w:proofErr w:type="spellEnd"/>
      <w:r w:rsidRPr="00054FBB">
        <w:rPr>
          <w:rFonts w:cs="Times New Roman"/>
          <w:szCs w:val="24"/>
        </w:rPr>
        <w:t xml:space="preserve"> </w:t>
      </w:r>
      <w:proofErr w:type="spellStart"/>
      <w:r w:rsidRPr="00054FBB">
        <w:rPr>
          <w:rFonts w:cs="Times New Roman"/>
          <w:szCs w:val="24"/>
        </w:rPr>
        <w:t>skripsi</w:t>
      </w:r>
      <w:proofErr w:type="spellEnd"/>
      <w:r w:rsidRPr="00054FBB">
        <w:rPr>
          <w:rFonts w:cs="Times New Roman"/>
          <w:szCs w:val="24"/>
        </w:rPr>
        <w:t xml:space="preserve"> yang </w:t>
      </w:r>
      <w:proofErr w:type="spellStart"/>
      <w:r w:rsidRPr="00054FBB">
        <w:rPr>
          <w:rFonts w:cs="Times New Roman"/>
          <w:szCs w:val="24"/>
        </w:rPr>
        <w:t>dikembangkan</w:t>
      </w:r>
      <w:proofErr w:type="spellEnd"/>
      <w:r w:rsidRPr="00054FBB">
        <w:rPr>
          <w:rFonts w:cs="Times New Roman"/>
          <w:szCs w:val="24"/>
        </w:rPr>
        <w:t xml:space="preserve"> </w:t>
      </w:r>
      <w:proofErr w:type="spellStart"/>
      <w:r w:rsidRPr="00054FBB">
        <w:rPr>
          <w:rFonts w:cs="Times New Roman"/>
          <w:szCs w:val="24"/>
        </w:rPr>
        <w:t>berdasarkan</w:t>
      </w:r>
      <w:proofErr w:type="spellEnd"/>
      <w:r w:rsidRPr="00054FBB">
        <w:rPr>
          <w:rFonts w:cs="Times New Roman"/>
          <w:szCs w:val="24"/>
        </w:rPr>
        <w:t xml:space="preserve"> </w:t>
      </w:r>
      <w:proofErr w:type="spellStart"/>
      <w:r w:rsidRPr="00054FBB">
        <w:rPr>
          <w:rFonts w:cs="Times New Roman"/>
          <w:szCs w:val="24"/>
        </w:rPr>
        <w:t>hasil</w:t>
      </w:r>
      <w:proofErr w:type="spellEnd"/>
      <w:r w:rsidRPr="00054FBB">
        <w:rPr>
          <w:rFonts w:cs="Times New Roman"/>
          <w:szCs w:val="24"/>
        </w:rPr>
        <w:t xml:space="preserve"> </w:t>
      </w:r>
      <w:proofErr w:type="spellStart"/>
      <w:r w:rsidRPr="00054FBB">
        <w:rPr>
          <w:rFonts w:cs="Times New Roman"/>
          <w:szCs w:val="24"/>
        </w:rPr>
        <w:t>pengujian</w:t>
      </w:r>
      <w:proofErr w:type="spellEnd"/>
      <w:r w:rsidRPr="00054FBB">
        <w:rPr>
          <w:rFonts w:cs="Times New Roman"/>
          <w:szCs w:val="24"/>
        </w:rPr>
        <w:t xml:space="preserve"> </w:t>
      </w:r>
      <w:proofErr w:type="spellStart"/>
      <w:r w:rsidRPr="00054FBB">
        <w:rPr>
          <w:rFonts w:cs="Times New Roman"/>
          <w:szCs w:val="24"/>
        </w:rPr>
        <w:t>hipotesis</w:t>
      </w:r>
      <w:proofErr w:type="spellEnd"/>
      <w:r w:rsidRPr="00054FBB">
        <w:rPr>
          <w:rFonts w:cs="Times New Roman"/>
          <w:szCs w:val="24"/>
        </w:rPr>
        <w:t xml:space="preserve"> </w:t>
      </w:r>
      <w:proofErr w:type="spellStart"/>
      <w:r w:rsidRPr="00054FBB">
        <w:rPr>
          <w:rFonts w:cs="Times New Roman"/>
          <w:szCs w:val="24"/>
        </w:rPr>
        <w:t>berupa</w:t>
      </w:r>
      <w:proofErr w:type="spellEnd"/>
      <w:r w:rsidRPr="00054FBB">
        <w:rPr>
          <w:rFonts w:cs="Times New Roman"/>
          <w:szCs w:val="24"/>
        </w:rPr>
        <w:t xml:space="preserve"> </w:t>
      </w:r>
      <w:proofErr w:type="spellStart"/>
      <w:r w:rsidRPr="00054FBB">
        <w:rPr>
          <w:rFonts w:cs="Times New Roman"/>
          <w:szCs w:val="24"/>
        </w:rPr>
        <w:t>hasil</w:t>
      </w:r>
      <w:proofErr w:type="spellEnd"/>
      <w:r w:rsidRPr="00054FBB">
        <w:rPr>
          <w:rFonts w:cs="Times New Roman"/>
          <w:szCs w:val="24"/>
        </w:rPr>
        <w:t xml:space="preserve"> </w:t>
      </w:r>
      <w:proofErr w:type="spellStart"/>
      <w:r w:rsidRPr="00054FBB">
        <w:rPr>
          <w:rFonts w:cs="Times New Roman"/>
          <w:szCs w:val="24"/>
        </w:rPr>
        <w:t>analisis</w:t>
      </w:r>
      <w:proofErr w:type="spellEnd"/>
      <w:r w:rsidRPr="00054FBB">
        <w:rPr>
          <w:rFonts w:cs="Times New Roman"/>
          <w:szCs w:val="24"/>
        </w:rPr>
        <w:t xml:space="preserve"> </w:t>
      </w:r>
      <w:proofErr w:type="spellStart"/>
      <w:r w:rsidRPr="00054FBB">
        <w:rPr>
          <w:rFonts w:cs="Times New Roman"/>
          <w:szCs w:val="24"/>
        </w:rPr>
        <w:t>statistik</w:t>
      </w:r>
      <w:proofErr w:type="spellEnd"/>
      <w:r w:rsidRPr="00054FBB">
        <w:rPr>
          <w:rFonts w:cs="Times New Roman"/>
          <w:szCs w:val="24"/>
        </w:rPr>
        <w:t xml:space="preserve"> </w:t>
      </w:r>
      <w:proofErr w:type="spellStart"/>
      <w:r w:rsidRPr="00054FBB">
        <w:rPr>
          <w:rFonts w:cs="Times New Roman"/>
          <w:szCs w:val="24"/>
        </w:rPr>
        <w:t>deskriptif</w:t>
      </w:r>
      <w:proofErr w:type="spellEnd"/>
      <w:r w:rsidRPr="00054FBB">
        <w:rPr>
          <w:rFonts w:cs="Times New Roman"/>
          <w:szCs w:val="24"/>
        </w:rPr>
        <w:t xml:space="preserve">, </w:t>
      </w:r>
      <w:proofErr w:type="spellStart"/>
      <w:r w:rsidRPr="00054FBB">
        <w:rPr>
          <w:rFonts w:cs="Times New Roman"/>
          <w:szCs w:val="24"/>
        </w:rPr>
        <w:t>hasil</w:t>
      </w:r>
      <w:proofErr w:type="spellEnd"/>
      <w:r w:rsidRPr="00054FBB">
        <w:rPr>
          <w:rFonts w:cs="Times New Roman"/>
          <w:szCs w:val="24"/>
        </w:rPr>
        <w:t xml:space="preserve"> uji </w:t>
      </w:r>
      <w:proofErr w:type="spellStart"/>
      <w:r w:rsidRPr="00054FBB">
        <w:rPr>
          <w:rFonts w:cs="Times New Roman"/>
          <w:szCs w:val="24"/>
        </w:rPr>
        <w:t>empiris</w:t>
      </w:r>
      <w:proofErr w:type="spellEnd"/>
      <w:r w:rsidRPr="00054FBB">
        <w:rPr>
          <w:rFonts w:cs="Times New Roman"/>
          <w:szCs w:val="24"/>
        </w:rPr>
        <w:t xml:space="preserve">, </w:t>
      </w:r>
      <w:proofErr w:type="spellStart"/>
      <w:r w:rsidRPr="00054FBB">
        <w:rPr>
          <w:rFonts w:cs="Times New Roman"/>
          <w:szCs w:val="24"/>
        </w:rPr>
        <w:t>pengujian</w:t>
      </w:r>
      <w:proofErr w:type="spellEnd"/>
      <w:r w:rsidRPr="00054FBB">
        <w:rPr>
          <w:rFonts w:cs="Times New Roman"/>
          <w:szCs w:val="24"/>
        </w:rPr>
        <w:t xml:space="preserve"> </w:t>
      </w:r>
      <w:proofErr w:type="spellStart"/>
      <w:r w:rsidRPr="00054FBB">
        <w:rPr>
          <w:rFonts w:cs="Times New Roman"/>
          <w:szCs w:val="24"/>
        </w:rPr>
        <w:t>kekokohan</w:t>
      </w:r>
      <w:proofErr w:type="spellEnd"/>
      <w:r w:rsidRPr="00054FBB">
        <w:rPr>
          <w:rFonts w:cs="Times New Roman"/>
          <w:szCs w:val="24"/>
        </w:rPr>
        <w:t xml:space="preserve"> model </w:t>
      </w:r>
      <w:proofErr w:type="spellStart"/>
      <w:r w:rsidRPr="00054FBB">
        <w:rPr>
          <w:rFonts w:cs="Times New Roman"/>
          <w:szCs w:val="24"/>
        </w:rPr>
        <w:t>statistik</w:t>
      </w:r>
      <w:proofErr w:type="spellEnd"/>
      <w:r w:rsidRPr="00054FBB">
        <w:rPr>
          <w:rFonts w:cs="Times New Roman"/>
          <w:szCs w:val="24"/>
        </w:rPr>
        <w:t xml:space="preserve">, dan </w:t>
      </w:r>
      <w:proofErr w:type="spellStart"/>
      <w:r w:rsidRPr="00054FBB">
        <w:rPr>
          <w:rFonts w:cs="Times New Roman"/>
          <w:szCs w:val="24"/>
        </w:rPr>
        <w:t>pembahasan</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proofErr w:type="spellStart"/>
      <w:r w:rsidRPr="00054FBB">
        <w:rPr>
          <w:rFonts w:cs="Times New Roman"/>
          <w:szCs w:val="24"/>
        </w:rPr>
        <w:t>hasil</w:t>
      </w:r>
      <w:proofErr w:type="spellEnd"/>
      <w:r w:rsidRPr="00054FBB">
        <w:rPr>
          <w:rFonts w:cs="Times New Roman"/>
          <w:szCs w:val="24"/>
        </w:rPr>
        <w:t xml:space="preserve"> </w:t>
      </w:r>
      <w:proofErr w:type="spellStart"/>
      <w:r w:rsidRPr="00054FBB">
        <w:rPr>
          <w:rFonts w:cs="Times New Roman"/>
          <w:szCs w:val="24"/>
        </w:rPr>
        <w:t>pengujian</w:t>
      </w:r>
      <w:proofErr w:type="spellEnd"/>
      <w:r w:rsidRPr="00054FBB">
        <w:rPr>
          <w:rFonts w:cs="Times New Roman"/>
          <w:szCs w:val="24"/>
        </w:rPr>
        <w:t xml:space="preserve"> </w:t>
      </w:r>
      <w:proofErr w:type="spellStart"/>
      <w:r w:rsidRPr="00054FBB">
        <w:rPr>
          <w:rFonts w:cs="Times New Roman"/>
          <w:szCs w:val="24"/>
        </w:rPr>
        <w:t>hipotesis</w:t>
      </w:r>
      <w:proofErr w:type="spellEnd"/>
      <w:r w:rsidRPr="00054FBB">
        <w:rPr>
          <w:rFonts w:cs="Times New Roman"/>
          <w:szCs w:val="24"/>
        </w:rPr>
        <w:t xml:space="preserve"> </w:t>
      </w:r>
      <w:proofErr w:type="spellStart"/>
      <w:r w:rsidRPr="00054FBB">
        <w:rPr>
          <w:rFonts w:cs="Times New Roman"/>
          <w:szCs w:val="24"/>
        </w:rPr>
        <w:t>tersebut</w:t>
      </w:r>
      <w:proofErr w:type="spellEnd"/>
      <w:r w:rsidRPr="00054FBB">
        <w:rPr>
          <w:rFonts w:cs="Times New Roman"/>
          <w:szCs w:val="24"/>
        </w:rPr>
        <w:t xml:space="preserve"> </w:t>
      </w:r>
      <w:proofErr w:type="spellStart"/>
      <w:r w:rsidRPr="00054FBB">
        <w:rPr>
          <w:rFonts w:cs="Times New Roman"/>
          <w:szCs w:val="24"/>
        </w:rPr>
        <w:t>dikaitkan</w:t>
      </w:r>
      <w:proofErr w:type="spellEnd"/>
      <w:r w:rsidRPr="00054FBB">
        <w:rPr>
          <w:rFonts w:cs="Times New Roman"/>
          <w:szCs w:val="24"/>
        </w:rPr>
        <w:t xml:space="preserve"> </w:t>
      </w:r>
      <w:proofErr w:type="spellStart"/>
      <w:r w:rsidRPr="00054FBB">
        <w:rPr>
          <w:rFonts w:cs="Times New Roman"/>
          <w:szCs w:val="24"/>
        </w:rPr>
        <w:t>dengan</w:t>
      </w:r>
      <w:proofErr w:type="spellEnd"/>
      <w:r w:rsidRPr="00054FBB">
        <w:rPr>
          <w:rFonts w:cs="Times New Roman"/>
          <w:szCs w:val="24"/>
        </w:rPr>
        <w:t xml:space="preserve"> </w:t>
      </w:r>
      <w:proofErr w:type="spellStart"/>
      <w:r w:rsidRPr="00054FBB">
        <w:rPr>
          <w:rFonts w:cs="Times New Roman"/>
          <w:szCs w:val="24"/>
        </w:rPr>
        <w:t>hasil</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w:t>
      </w:r>
      <w:proofErr w:type="spellStart"/>
      <w:r w:rsidRPr="00054FBB">
        <w:rPr>
          <w:rFonts w:cs="Times New Roman"/>
          <w:szCs w:val="24"/>
        </w:rPr>
        <w:t>sebelumnya</w:t>
      </w:r>
      <w:proofErr w:type="spellEnd"/>
      <w:r w:rsidRPr="00054FBB">
        <w:rPr>
          <w:rFonts w:cs="Times New Roman"/>
          <w:szCs w:val="24"/>
        </w:rPr>
        <w:t xml:space="preserve"> </w:t>
      </w:r>
      <w:proofErr w:type="spellStart"/>
      <w:r w:rsidRPr="00054FBB">
        <w:rPr>
          <w:rFonts w:cs="Times New Roman"/>
          <w:szCs w:val="24"/>
        </w:rPr>
        <w:t>atau</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proofErr w:type="spellStart"/>
      <w:r w:rsidRPr="00054FBB">
        <w:rPr>
          <w:rFonts w:cs="Times New Roman"/>
          <w:szCs w:val="24"/>
        </w:rPr>
        <w:t>teori</w:t>
      </w:r>
      <w:proofErr w:type="spellEnd"/>
      <w:r w:rsidRPr="00054FBB">
        <w:rPr>
          <w:rFonts w:cs="Times New Roman"/>
          <w:szCs w:val="24"/>
        </w:rPr>
        <w:t xml:space="preserve"> yang </w:t>
      </w:r>
      <w:proofErr w:type="spellStart"/>
      <w:r w:rsidRPr="00054FBB">
        <w:rPr>
          <w:rFonts w:cs="Times New Roman"/>
          <w:szCs w:val="24"/>
        </w:rPr>
        <w:t>sudah</w:t>
      </w:r>
      <w:proofErr w:type="spellEnd"/>
      <w:r w:rsidRPr="00054FBB">
        <w:rPr>
          <w:rFonts w:cs="Times New Roman"/>
          <w:szCs w:val="24"/>
        </w:rPr>
        <w:t xml:space="preserve"> </w:t>
      </w:r>
      <w:proofErr w:type="spellStart"/>
      <w:r w:rsidRPr="00054FBB">
        <w:rPr>
          <w:rFonts w:cs="Times New Roman"/>
          <w:szCs w:val="24"/>
        </w:rPr>
        <w:t>ada</w:t>
      </w:r>
      <w:proofErr w:type="spellEnd"/>
      <w:r w:rsidRPr="00054FBB">
        <w:rPr>
          <w:rFonts w:cs="Times New Roman"/>
          <w:szCs w:val="24"/>
        </w:rPr>
        <w:t>.</w:t>
      </w:r>
    </w:p>
    <w:p w14:paraId="4C5B9A2F" w14:textId="77777777" w:rsidR="00D36D50" w:rsidRPr="00054FBB" w:rsidRDefault="00D36D50" w:rsidP="00D36D50">
      <w:pPr>
        <w:spacing w:after="0"/>
        <w:ind w:firstLine="567"/>
        <w:rPr>
          <w:rFonts w:cs="Times New Roman"/>
          <w:szCs w:val="24"/>
        </w:rPr>
      </w:pPr>
      <w:r w:rsidRPr="00054FBB">
        <w:rPr>
          <w:rFonts w:cs="Times New Roman"/>
          <w:szCs w:val="24"/>
        </w:rPr>
        <w:lastRenderedPageBreak/>
        <w:t>BAB 5: Kesimpulan dan Saran</w:t>
      </w:r>
    </w:p>
    <w:p w14:paraId="7136EBF7" w14:textId="472076C3" w:rsidR="00D36D50" w:rsidRDefault="00D36D50" w:rsidP="00D36D50">
      <w:pPr>
        <w:spacing w:after="0"/>
        <w:ind w:left="1418"/>
        <w:rPr>
          <w:rFonts w:cs="Times New Roman"/>
          <w:szCs w:val="24"/>
        </w:rPr>
      </w:pPr>
      <w:r w:rsidRPr="00054FBB">
        <w:rPr>
          <w:rFonts w:cs="Times New Roman"/>
          <w:szCs w:val="24"/>
        </w:rPr>
        <w:t xml:space="preserve">Bab ini </w:t>
      </w:r>
      <w:proofErr w:type="spellStart"/>
      <w:r w:rsidRPr="00054FBB">
        <w:rPr>
          <w:rFonts w:cs="Times New Roman"/>
          <w:szCs w:val="24"/>
        </w:rPr>
        <w:t>menguraikan</w:t>
      </w:r>
      <w:proofErr w:type="spellEnd"/>
      <w:r w:rsidRPr="00054FBB">
        <w:rPr>
          <w:rFonts w:cs="Times New Roman"/>
          <w:szCs w:val="24"/>
        </w:rPr>
        <w:t xml:space="preserve"> </w:t>
      </w:r>
      <w:proofErr w:type="spellStart"/>
      <w:r w:rsidRPr="00054FBB">
        <w:rPr>
          <w:rFonts w:cs="Times New Roman"/>
          <w:szCs w:val="24"/>
        </w:rPr>
        <w:t>kesimpulan</w:t>
      </w:r>
      <w:proofErr w:type="spellEnd"/>
      <w:r w:rsidRPr="00054FBB">
        <w:rPr>
          <w:rFonts w:cs="Times New Roman"/>
          <w:szCs w:val="24"/>
        </w:rPr>
        <w:t xml:space="preserve"> </w:t>
      </w:r>
      <w:proofErr w:type="spellStart"/>
      <w:r w:rsidRPr="00054FBB">
        <w:rPr>
          <w:rFonts w:cs="Times New Roman"/>
          <w:szCs w:val="24"/>
        </w:rPr>
        <w:t>dari</w:t>
      </w:r>
      <w:proofErr w:type="spellEnd"/>
      <w:r w:rsidRPr="00054FBB">
        <w:rPr>
          <w:rFonts w:cs="Times New Roman"/>
          <w:szCs w:val="24"/>
        </w:rPr>
        <w:t xml:space="preserve"> </w:t>
      </w:r>
      <w:proofErr w:type="spellStart"/>
      <w:r w:rsidRPr="00054FBB">
        <w:rPr>
          <w:rFonts w:cs="Times New Roman"/>
          <w:szCs w:val="24"/>
        </w:rPr>
        <w:t>hasil</w:t>
      </w:r>
      <w:proofErr w:type="spellEnd"/>
      <w:r w:rsidRPr="00054FBB">
        <w:rPr>
          <w:rFonts w:cs="Times New Roman"/>
          <w:szCs w:val="24"/>
        </w:rPr>
        <w:t xml:space="preserve"> </w:t>
      </w:r>
      <w:proofErr w:type="spellStart"/>
      <w:r w:rsidRPr="00054FBB">
        <w:rPr>
          <w:rFonts w:cs="Times New Roman"/>
          <w:szCs w:val="24"/>
        </w:rPr>
        <w:t>penilitian</w:t>
      </w:r>
      <w:proofErr w:type="spellEnd"/>
      <w:r w:rsidRPr="00054FBB">
        <w:rPr>
          <w:rFonts w:cs="Times New Roman"/>
          <w:szCs w:val="24"/>
        </w:rPr>
        <w:t xml:space="preserve"> (Bab 4) yang </w:t>
      </w:r>
      <w:proofErr w:type="spellStart"/>
      <w:r w:rsidRPr="00054FBB">
        <w:rPr>
          <w:rFonts w:cs="Times New Roman"/>
          <w:szCs w:val="24"/>
        </w:rPr>
        <w:t>dapat</w:t>
      </w:r>
      <w:proofErr w:type="spellEnd"/>
      <w:r w:rsidRPr="00054FBB">
        <w:rPr>
          <w:rFonts w:cs="Times New Roman"/>
          <w:szCs w:val="24"/>
        </w:rPr>
        <w:t xml:space="preserve"> </w:t>
      </w:r>
      <w:proofErr w:type="spellStart"/>
      <w:r w:rsidRPr="00054FBB">
        <w:rPr>
          <w:rFonts w:cs="Times New Roman"/>
          <w:szCs w:val="24"/>
        </w:rPr>
        <w:t>menjawab</w:t>
      </w:r>
      <w:proofErr w:type="spellEnd"/>
      <w:r w:rsidRPr="00054FBB">
        <w:rPr>
          <w:rFonts w:cs="Times New Roman"/>
          <w:szCs w:val="24"/>
        </w:rPr>
        <w:t xml:space="preserve"> </w:t>
      </w:r>
      <w:proofErr w:type="spellStart"/>
      <w:r w:rsidRPr="00054FBB">
        <w:rPr>
          <w:rFonts w:cs="Times New Roman"/>
          <w:szCs w:val="24"/>
        </w:rPr>
        <w:t>masalah</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yang </w:t>
      </w:r>
      <w:proofErr w:type="spellStart"/>
      <w:r w:rsidRPr="00054FBB">
        <w:rPr>
          <w:rFonts w:cs="Times New Roman"/>
          <w:szCs w:val="24"/>
        </w:rPr>
        <w:t>telah</w:t>
      </w:r>
      <w:proofErr w:type="spellEnd"/>
      <w:r w:rsidRPr="00054FBB">
        <w:rPr>
          <w:rFonts w:cs="Times New Roman"/>
          <w:szCs w:val="24"/>
        </w:rPr>
        <w:t xml:space="preserve"> </w:t>
      </w:r>
      <w:proofErr w:type="spellStart"/>
      <w:r w:rsidRPr="00054FBB">
        <w:rPr>
          <w:rFonts w:cs="Times New Roman"/>
          <w:szCs w:val="24"/>
        </w:rPr>
        <w:t>disampaikan</w:t>
      </w:r>
      <w:proofErr w:type="spellEnd"/>
      <w:r w:rsidRPr="00054FBB">
        <w:rPr>
          <w:rFonts w:cs="Times New Roman"/>
          <w:szCs w:val="24"/>
        </w:rPr>
        <w:t xml:space="preserve"> pada Bab 1, </w:t>
      </w:r>
      <w:proofErr w:type="spellStart"/>
      <w:r w:rsidRPr="00054FBB">
        <w:rPr>
          <w:rFonts w:cs="Times New Roman"/>
          <w:szCs w:val="24"/>
        </w:rPr>
        <w:t>keterbatasan</w:t>
      </w:r>
      <w:proofErr w:type="spellEnd"/>
      <w:r w:rsidRPr="00054FBB">
        <w:rPr>
          <w:rFonts w:cs="Times New Roman"/>
          <w:szCs w:val="24"/>
        </w:rPr>
        <w:t xml:space="preserve"> </w:t>
      </w:r>
      <w:proofErr w:type="spellStart"/>
      <w:r w:rsidRPr="00054FBB">
        <w:rPr>
          <w:rFonts w:cs="Times New Roman"/>
          <w:szCs w:val="24"/>
        </w:rPr>
        <w:t>dalam</w:t>
      </w:r>
      <w:proofErr w:type="spellEnd"/>
      <w:r w:rsidRPr="00054FBB">
        <w:rPr>
          <w:rFonts w:cs="Times New Roman"/>
          <w:szCs w:val="24"/>
        </w:rPr>
        <w:t xml:space="preserve"> </w:t>
      </w:r>
      <w:proofErr w:type="spellStart"/>
      <w:r w:rsidRPr="00054FBB">
        <w:rPr>
          <w:rFonts w:cs="Times New Roman"/>
          <w:szCs w:val="24"/>
        </w:rPr>
        <w:t>melakukan</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dan </w:t>
      </w:r>
      <w:proofErr w:type="spellStart"/>
      <w:r w:rsidRPr="00054FBB">
        <w:rPr>
          <w:rFonts w:cs="Times New Roman"/>
          <w:szCs w:val="24"/>
        </w:rPr>
        <w:t>berisikan</w:t>
      </w:r>
      <w:proofErr w:type="spellEnd"/>
      <w:r w:rsidRPr="00054FBB">
        <w:rPr>
          <w:rFonts w:cs="Times New Roman"/>
          <w:szCs w:val="24"/>
        </w:rPr>
        <w:t xml:space="preserve"> saran </w:t>
      </w:r>
      <w:proofErr w:type="spellStart"/>
      <w:r w:rsidRPr="00054FBB">
        <w:rPr>
          <w:rFonts w:cs="Times New Roman"/>
          <w:szCs w:val="24"/>
        </w:rPr>
        <w:t>bagi</w:t>
      </w:r>
      <w:proofErr w:type="spellEnd"/>
      <w:r w:rsidRPr="00054FBB">
        <w:rPr>
          <w:rFonts w:cs="Times New Roman"/>
          <w:szCs w:val="24"/>
        </w:rPr>
        <w:t xml:space="preserve"> </w:t>
      </w:r>
      <w:proofErr w:type="spellStart"/>
      <w:r w:rsidRPr="00054FBB">
        <w:rPr>
          <w:rFonts w:cs="Times New Roman"/>
          <w:szCs w:val="24"/>
        </w:rPr>
        <w:t>pengguna</w:t>
      </w:r>
      <w:proofErr w:type="spellEnd"/>
      <w:r w:rsidRPr="00054FBB">
        <w:rPr>
          <w:rFonts w:cs="Times New Roman"/>
          <w:szCs w:val="24"/>
        </w:rPr>
        <w:t xml:space="preserve"> yang </w:t>
      </w:r>
      <w:proofErr w:type="spellStart"/>
      <w:r w:rsidRPr="00054FBB">
        <w:rPr>
          <w:rFonts w:cs="Times New Roman"/>
          <w:szCs w:val="24"/>
        </w:rPr>
        <w:t>akan</w:t>
      </w:r>
      <w:proofErr w:type="spellEnd"/>
      <w:r w:rsidRPr="00054FBB">
        <w:rPr>
          <w:rFonts w:cs="Times New Roman"/>
          <w:szCs w:val="24"/>
        </w:rPr>
        <w:t xml:space="preserve"> </w:t>
      </w:r>
      <w:proofErr w:type="spellStart"/>
      <w:r w:rsidRPr="00054FBB">
        <w:rPr>
          <w:rFonts w:cs="Times New Roman"/>
          <w:szCs w:val="24"/>
        </w:rPr>
        <w:t>menggunakan</w:t>
      </w:r>
      <w:proofErr w:type="spellEnd"/>
      <w:r w:rsidRPr="00054FBB">
        <w:rPr>
          <w:rFonts w:cs="Times New Roman"/>
          <w:szCs w:val="24"/>
        </w:rPr>
        <w:t xml:space="preserve"> </w:t>
      </w:r>
      <w:proofErr w:type="spellStart"/>
      <w:r w:rsidRPr="00054FBB">
        <w:rPr>
          <w:rFonts w:cs="Times New Roman"/>
          <w:szCs w:val="24"/>
        </w:rPr>
        <w:t>hasil</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w:t>
      </w:r>
      <w:proofErr w:type="spellStart"/>
      <w:r w:rsidRPr="00054FBB">
        <w:rPr>
          <w:rFonts w:cs="Times New Roman"/>
          <w:szCs w:val="24"/>
        </w:rPr>
        <w:t>serta</w:t>
      </w:r>
      <w:proofErr w:type="spellEnd"/>
      <w:r w:rsidRPr="00054FBB">
        <w:rPr>
          <w:rFonts w:cs="Times New Roman"/>
          <w:szCs w:val="24"/>
        </w:rPr>
        <w:t xml:space="preserve"> </w:t>
      </w:r>
      <w:proofErr w:type="spellStart"/>
      <w:r w:rsidRPr="00054FBB">
        <w:rPr>
          <w:rFonts w:cs="Times New Roman"/>
          <w:szCs w:val="24"/>
        </w:rPr>
        <w:t>usulan</w:t>
      </w:r>
      <w:proofErr w:type="spellEnd"/>
      <w:r w:rsidRPr="00054FBB">
        <w:rPr>
          <w:rFonts w:cs="Times New Roman"/>
          <w:szCs w:val="24"/>
        </w:rPr>
        <w:t xml:space="preserve"> </w:t>
      </w:r>
      <w:proofErr w:type="spellStart"/>
      <w:r w:rsidRPr="00054FBB">
        <w:rPr>
          <w:rFonts w:cs="Times New Roman"/>
          <w:szCs w:val="24"/>
        </w:rPr>
        <w:t>untuk</w:t>
      </w:r>
      <w:proofErr w:type="spellEnd"/>
      <w:r w:rsidRPr="00054FBB">
        <w:rPr>
          <w:rFonts w:cs="Times New Roman"/>
          <w:szCs w:val="24"/>
        </w:rPr>
        <w:t xml:space="preserve"> </w:t>
      </w:r>
      <w:proofErr w:type="spellStart"/>
      <w:r w:rsidRPr="00054FBB">
        <w:rPr>
          <w:rFonts w:cs="Times New Roman"/>
          <w:szCs w:val="24"/>
        </w:rPr>
        <w:t>penelitian</w:t>
      </w:r>
      <w:proofErr w:type="spellEnd"/>
      <w:r w:rsidRPr="00054FBB">
        <w:rPr>
          <w:rFonts w:cs="Times New Roman"/>
          <w:szCs w:val="24"/>
        </w:rPr>
        <w:t xml:space="preserve"> </w:t>
      </w:r>
      <w:proofErr w:type="spellStart"/>
      <w:r w:rsidRPr="00054FBB">
        <w:rPr>
          <w:rFonts w:cs="Times New Roman"/>
          <w:szCs w:val="24"/>
        </w:rPr>
        <w:t>selanjutnya</w:t>
      </w:r>
      <w:proofErr w:type="spellEnd"/>
      <w:r w:rsidRPr="00054FBB">
        <w:rPr>
          <w:rFonts w:cs="Times New Roman"/>
          <w:szCs w:val="24"/>
        </w:rPr>
        <w:t>.</w:t>
      </w:r>
    </w:p>
    <w:p w14:paraId="4378FBEB" w14:textId="1365417D" w:rsidR="00D36D50" w:rsidRDefault="00D36D50" w:rsidP="00D36D50">
      <w:pPr>
        <w:spacing w:after="0"/>
        <w:ind w:left="1418"/>
        <w:rPr>
          <w:rFonts w:cs="Times New Roman"/>
          <w:szCs w:val="24"/>
        </w:rPr>
      </w:pPr>
    </w:p>
    <w:p w14:paraId="2E8E0718" w14:textId="19B2DD6B" w:rsidR="00D36D50" w:rsidRDefault="00D36D50" w:rsidP="00D36D50">
      <w:pPr>
        <w:spacing w:after="0"/>
        <w:ind w:left="1418"/>
        <w:rPr>
          <w:rFonts w:cs="Times New Roman"/>
          <w:szCs w:val="24"/>
        </w:rPr>
      </w:pPr>
    </w:p>
    <w:p w14:paraId="7DE50019" w14:textId="5541C20E" w:rsidR="00D36D50" w:rsidRDefault="00D36D50" w:rsidP="00D36D50">
      <w:pPr>
        <w:spacing w:after="0"/>
        <w:ind w:left="1418"/>
        <w:rPr>
          <w:rFonts w:cs="Times New Roman"/>
          <w:szCs w:val="24"/>
        </w:rPr>
      </w:pPr>
    </w:p>
    <w:p w14:paraId="56BE8068" w14:textId="6550F025" w:rsidR="00D36D50" w:rsidRDefault="00D36D50" w:rsidP="00D36D50">
      <w:pPr>
        <w:spacing w:after="0"/>
        <w:ind w:left="1418"/>
        <w:rPr>
          <w:rFonts w:cs="Times New Roman"/>
          <w:szCs w:val="24"/>
        </w:rPr>
      </w:pPr>
    </w:p>
    <w:p w14:paraId="6D199787" w14:textId="09D6F8F4" w:rsidR="00D36D50" w:rsidRDefault="00D36D50" w:rsidP="00D36D50">
      <w:pPr>
        <w:spacing w:after="0"/>
        <w:ind w:left="1418"/>
        <w:rPr>
          <w:rFonts w:cs="Times New Roman"/>
          <w:szCs w:val="24"/>
        </w:rPr>
      </w:pPr>
    </w:p>
    <w:p w14:paraId="17195321" w14:textId="4196CC17" w:rsidR="00D36D50" w:rsidRDefault="00D36D50" w:rsidP="00D36D50">
      <w:pPr>
        <w:spacing w:after="0"/>
        <w:ind w:left="1418"/>
        <w:rPr>
          <w:rFonts w:cs="Times New Roman"/>
          <w:szCs w:val="24"/>
        </w:rPr>
      </w:pPr>
    </w:p>
    <w:p w14:paraId="5120638C" w14:textId="6297DFDA" w:rsidR="00D36D50" w:rsidRDefault="00D36D50" w:rsidP="00D36D50">
      <w:pPr>
        <w:spacing w:after="0"/>
        <w:ind w:left="1418"/>
        <w:rPr>
          <w:rFonts w:cs="Times New Roman"/>
          <w:szCs w:val="24"/>
        </w:rPr>
      </w:pPr>
    </w:p>
    <w:p w14:paraId="7773A0E8" w14:textId="29F0E802" w:rsidR="00D36D50" w:rsidRDefault="00D36D50" w:rsidP="00D36D50">
      <w:pPr>
        <w:spacing w:after="0"/>
        <w:ind w:left="1418"/>
        <w:rPr>
          <w:rFonts w:cs="Times New Roman"/>
          <w:szCs w:val="24"/>
        </w:rPr>
      </w:pPr>
    </w:p>
    <w:p w14:paraId="1A0154CB" w14:textId="401EAED6" w:rsidR="00D36D50" w:rsidRDefault="00D36D50" w:rsidP="00D36D50">
      <w:pPr>
        <w:spacing w:after="0"/>
        <w:ind w:left="1418"/>
        <w:rPr>
          <w:rFonts w:cs="Times New Roman"/>
          <w:szCs w:val="24"/>
        </w:rPr>
      </w:pPr>
    </w:p>
    <w:p w14:paraId="74261F55" w14:textId="758CE6AD" w:rsidR="00D36D50" w:rsidRDefault="00D36D50" w:rsidP="00D36D50">
      <w:pPr>
        <w:spacing w:after="0"/>
        <w:ind w:left="1418"/>
        <w:rPr>
          <w:rFonts w:cs="Times New Roman"/>
          <w:szCs w:val="24"/>
        </w:rPr>
      </w:pPr>
    </w:p>
    <w:p w14:paraId="397A8325" w14:textId="2C05E581" w:rsidR="00D36D50" w:rsidRDefault="00D36D50" w:rsidP="00D36D50">
      <w:pPr>
        <w:spacing w:after="0"/>
        <w:ind w:left="1418"/>
        <w:rPr>
          <w:rFonts w:cs="Times New Roman"/>
          <w:szCs w:val="24"/>
        </w:rPr>
      </w:pPr>
    </w:p>
    <w:p w14:paraId="79424F24" w14:textId="7FE30AA4" w:rsidR="00D36D50" w:rsidRDefault="00D36D50" w:rsidP="00D36D50">
      <w:pPr>
        <w:spacing w:after="0"/>
        <w:ind w:left="1418"/>
        <w:rPr>
          <w:rFonts w:cs="Times New Roman"/>
          <w:szCs w:val="24"/>
        </w:rPr>
      </w:pPr>
    </w:p>
    <w:p w14:paraId="441C2B71" w14:textId="07BB5D41" w:rsidR="00D36D50" w:rsidRDefault="00D36D50" w:rsidP="00D36D50">
      <w:pPr>
        <w:spacing w:after="0"/>
        <w:ind w:left="1418"/>
        <w:rPr>
          <w:rFonts w:cs="Times New Roman"/>
          <w:szCs w:val="24"/>
        </w:rPr>
      </w:pPr>
    </w:p>
    <w:p w14:paraId="39F539DD" w14:textId="0FB9B66B" w:rsidR="00D36D50" w:rsidRDefault="00D36D50" w:rsidP="00D36D50">
      <w:pPr>
        <w:spacing w:after="0"/>
        <w:ind w:left="1418"/>
        <w:rPr>
          <w:rFonts w:cs="Times New Roman"/>
          <w:szCs w:val="24"/>
        </w:rPr>
      </w:pPr>
    </w:p>
    <w:p w14:paraId="6297E642" w14:textId="78696570" w:rsidR="00D36D50" w:rsidRDefault="00D36D50" w:rsidP="00D36D50">
      <w:pPr>
        <w:spacing w:after="0"/>
        <w:ind w:left="1418"/>
        <w:rPr>
          <w:rFonts w:cs="Times New Roman"/>
          <w:szCs w:val="24"/>
        </w:rPr>
      </w:pPr>
    </w:p>
    <w:p w14:paraId="7E65765D" w14:textId="157AD795" w:rsidR="00D36D50" w:rsidRDefault="00D36D50" w:rsidP="00D36D50">
      <w:pPr>
        <w:spacing w:after="0"/>
        <w:ind w:left="1418"/>
        <w:rPr>
          <w:rFonts w:cs="Times New Roman"/>
          <w:szCs w:val="24"/>
        </w:rPr>
      </w:pPr>
    </w:p>
    <w:p w14:paraId="24AD241B" w14:textId="214EE365" w:rsidR="00D36D50" w:rsidRDefault="00D36D50" w:rsidP="00D36D50">
      <w:pPr>
        <w:spacing w:after="0"/>
        <w:ind w:left="1418"/>
        <w:rPr>
          <w:rFonts w:cs="Times New Roman"/>
          <w:szCs w:val="24"/>
        </w:rPr>
      </w:pPr>
    </w:p>
    <w:p w14:paraId="6A766D62" w14:textId="5C4F44AE" w:rsidR="00D36D50" w:rsidRDefault="00D36D50" w:rsidP="00D36D50">
      <w:pPr>
        <w:spacing w:after="0"/>
        <w:ind w:left="1418"/>
        <w:rPr>
          <w:rFonts w:cs="Times New Roman"/>
          <w:szCs w:val="24"/>
        </w:rPr>
      </w:pPr>
    </w:p>
    <w:p w14:paraId="680ABF9E" w14:textId="7F660CA0" w:rsidR="00D36D50" w:rsidRDefault="00D36D50" w:rsidP="00D36D50">
      <w:pPr>
        <w:spacing w:after="0"/>
        <w:ind w:left="1418"/>
        <w:rPr>
          <w:rFonts w:cs="Times New Roman"/>
          <w:szCs w:val="24"/>
        </w:rPr>
      </w:pPr>
    </w:p>
    <w:p w14:paraId="08FF5C7A" w14:textId="478B5BA8" w:rsidR="00D36D50" w:rsidRDefault="00D36D50" w:rsidP="00D36D50">
      <w:pPr>
        <w:spacing w:after="0"/>
        <w:ind w:left="1418"/>
        <w:rPr>
          <w:rFonts w:cs="Times New Roman"/>
          <w:szCs w:val="24"/>
        </w:rPr>
      </w:pPr>
    </w:p>
    <w:p w14:paraId="484823BB" w14:textId="128FA5C3" w:rsidR="00D36D50" w:rsidRDefault="00D36D50" w:rsidP="00D36D50">
      <w:pPr>
        <w:spacing w:after="0"/>
        <w:ind w:left="1418"/>
        <w:rPr>
          <w:rFonts w:cs="Times New Roman"/>
          <w:szCs w:val="24"/>
        </w:rPr>
      </w:pPr>
    </w:p>
    <w:p w14:paraId="2BD6E1BD" w14:textId="6D9ED677" w:rsidR="00D36D50" w:rsidRDefault="00D36D50" w:rsidP="00D36D50">
      <w:pPr>
        <w:spacing w:after="0"/>
        <w:ind w:left="1418"/>
        <w:rPr>
          <w:rFonts w:cs="Times New Roman"/>
          <w:szCs w:val="24"/>
        </w:rPr>
      </w:pPr>
    </w:p>
    <w:p w14:paraId="01968606" w14:textId="06A05226" w:rsidR="00D36D50" w:rsidRDefault="00D36D50" w:rsidP="00D36D50">
      <w:pPr>
        <w:spacing w:after="0"/>
        <w:ind w:left="1418"/>
        <w:rPr>
          <w:rFonts w:cs="Times New Roman"/>
          <w:szCs w:val="24"/>
        </w:rPr>
      </w:pPr>
    </w:p>
    <w:p w14:paraId="4F7C3799" w14:textId="6B6DCBF8" w:rsidR="00D36D50" w:rsidRDefault="00D36D50" w:rsidP="00D36D50">
      <w:pPr>
        <w:spacing w:after="0"/>
        <w:ind w:left="1418"/>
        <w:rPr>
          <w:rFonts w:cs="Times New Roman"/>
          <w:szCs w:val="24"/>
        </w:rPr>
      </w:pPr>
    </w:p>
    <w:p w14:paraId="6E36CC72" w14:textId="474E2C39" w:rsidR="00D36D50" w:rsidRDefault="00D36D50" w:rsidP="00D36D50">
      <w:pPr>
        <w:spacing w:after="0"/>
        <w:ind w:left="1418"/>
        <w:rPr>
          <w:rFonts w:cs="Times New Roman"/>
          <w:szCs w:val="24"/>
        </w:rPr>
      </w:pPr>
    </w:p>
    <w:p w14:paraId="1D035576" w14:textId="23F23FAC" w:rsidR="00D36D50" w:rsidRDefault="00D36D50" w:rsidP="00D36D50">
      <w:pPr>
        <w:spacing w:after="0"/>
        <w:ind w:left="1418"/>
        <w:rPr>
          <w:rFonts w:cs="Times New Roman"/>
          <w:szCs w:val="24"/>
        </w:rPr>
      </w:pPr>
    </w:p>
    <w:p w14:paraId="1F817EFB" w14:textId="77777777" w:rsidR="00D36D50" w:rsidRPr="00054FBB" w:rsidRDefault="00D36D50" w:rsidP="00D36D50">
      <w:pPr>
        <w:spacing w:after="0"/>
        <w:ind w:left="1418"/>
        <w:rPr>
          <w:rFonts w:cs="Times New Roman"/>
          <w:szCs w:val="24"/>
        </w:rPr>
      </w:pPr>
    </w:p>
    <w:p w14:paraId="4A447CDB" w14:textId="77777777" w:rsidR="00D36D50" w:rsidRPr="00CF16A5" w:rsidRDefault="00D36D50" w:rsidP="00D36D50">
      <w:pPr>
        <w:pStyle w:val="Heading1"/>
        <w:numPr>
          <w:ilvl w:val="0"/>
          <w:numId w:val="6"/>
        </w:numPr>
        <w:spacing w:before="0"/>
        <w:rPr>
          <w:rFonts w:cs="Times New Roman"/>
          <w:szCs w:val="24"/>
        </w:rPr>
      </w:pPr>
    </w:p>
    <w:p w14:paraId="4076B7EC" w14:textId="77777777" w:rsidR="00D36D50" w:rsidRPr="00CF16A5" w:rsidRDefault="00D36D50" w:rsidP="00D36D50">
      <w:pPr>
        <w:spacing w:after="0"/>
        <w:jc w:val="center"/>
        <w:rPr>
          <w:rFonts w:cs="Times New Roman"/>
          <w:b/>
          <w:bCs/>
          <w:szCs w:val="24"/>
        </w:rPr>
      </w:pPr>
      <w:r w:rsidRPr="00CF16A5">
        <w:rPr>
          <w:rFonts w:cs="Times New Roman"/>
          <w:b/>
          <w:bCs/>
          <w:szCs w:val="24"/>
        </w:rPr>
        <w:t>LANDASAN TEORI DAN PENGEMBANGAN HIPOTESIS</w:t>
      </w:r>
    </w:p>
    <w:p w14:paraId="257AB4D3" w14:textId="77777777" w:rsidR="00D36D50" w:rsidRPr="00CF16A5" w:rsidRDefault="00D36D50" w:rsidP="00D36D50">
      <w:pPr>
        <w:spacing w:after="0"/>
        <w:rPr>
          <w:rFonts w:cs="Times New Roman"/>
          <w:szCs w:val="24"/>
        </w:rPr>
      </w:pPr>
    </w:p>
    <w:p w14:paraId="6F77BF31" w14:textId="77777777" w:rsidR="00D36D50" w:rsidRPr="00CF16A5" w:rsidRDefault="00D36D50" w:rsidP="00D36D50">
      <w:pPr>
        <w:pStyle w:val="Heading2"/>
        <w:numPr>
          <w:ilvl w:val="1"/>
          <w:numId w:val="6"/>
        </w:numPr>
        <w:spacing w:before="0"/>
        <w:jc w:val="both"/>
        <w:rPr>
          <w:rFonts w:cs="Times New Roman"/>
          <w:szCs w:val="24"/>
        </w:rPr>
      </w:pPr>
      <w:proofErr w:type="spellStart"/>
      <w:r w:rsidRPr="00CF16A5">
        <w:rPr>
          <w:rFonts w:cs="Times New Roman"/>
          <w:szCs w:val="24"/>
        </w:rPr>
        <w:t>Perbankan</w:t>
      </w:r>
      <w:proofErr w:type="spellEnd"/>
      <w:r w:rsidRPr="00CF16A5">
        <w:rPr>
          <w:rFonts w:cs="Times New Roman"/>
          <w:szCs w:val="24"/>
        </w:rPr>
        <w:t xml:space="preserve"> Indonesia</w:t>
      </w:r>
    </w:p>
    <w:p w14:paraId="5FEEB203" w14:textId="77777777" w:rsidR="00D36D50" w:rsidRPr="00CF16A5" w:rsidRDefault="00D36D50" w:rsidP="00D36D50">
      <w:pPr>
        <w:spacing w:after="0"/>
        <w:ind w:firstLine="567"/>
        <w:rPr>
          <w:rFonts w:cs="Times New Roman"/>
          <w:szCs w:val="24"/>
        </w:rPr>
      </w:pPr>
      <w:r w:rsidRPr="00CF16A5">
        <w:rPr>
          <w:rFonts w:cs="Times New Roman"/>
          <w:szCs w:val="24"/>
        </w:rPr>
        <w:t xml:space="preserve">Sejarah </w:t>
      </w:r>
      <w:proofErr w:type="spellStart"/>
      <w:r w:rsidRPr="00CF16A5">
        <w:rPr>
          <w:rFonts w:cs="Times New Roman"/>
          <w:szCs w:val="24"/>
        </w:rPr>
        <w:t>perkembangan</w:t>
      </w:r>
      <w:proofErr w:type="spellEnd"/>
      <w:r w:rsidRPr="00CF16A5">
        <w:rPr>
          <w:rFonts w:cs="Times New Roman"/>
          <w:szCs w:val="24"/>
        </w:rPr>
        <w:t xml:space="preserve"> bank di Indonesia </w:t>
      </w:r>
      <w:proofErr w:type="spellStart"/>
      <w:r w:rsidRPr="00CF16A5">
        <w:rPr>
          <w:rFonts w:cs="Times New Roman"/>
          <w:szCs w:val="24"/>
        </w:rPr>
        <w:t>dimulai</w:t>
      </w:r>
      <w:proofErr w:type="spellEnd"/>
      <w:r w:rsidRPr="00CF16A5">
        <w:rPr>
          <w:rFonts w:cs="Times New Roman"/>
          <w:szCs w:val="24"/>
        </w:rPr>
        <w:t xml:space="preserve"> </w:t>
      </w:r>
      <w:proofErr w:type="spellStart"/>
      <w:r w:rsidRPr="00CF16A5">
        <w:rPr>
          <w:rFonts w:cs="Times New Roman"/>
          <w:szCs w:val="24"/>
        </w:rPr>
        <w:t>sejak</w:t>
      </w:r>
      <w:proofErr w:type="spellEnd"/>
      <w:r w:rsidRPr="00CF16A5">
        <w:rPr>
          <w:rFonts w:cs="Times New Roman"/>
          <w:szCs w:val="24"/>
        </w:rPr>
        <w:t xml:space="preserve"> masa </w:t>
      </w:r>
      <w:proofErr w:type="spellStart"/>
      <w:r w:rsidRPr="00CF16A5">
        <w:rPr>
          <w:rFonts w:cs="Times New Roman"/>
          <w:szCs w:val="24"/>
        </w:rPr>
        <w:t>sebelum</w:t>
      </w:r>
      <w:proofErr w:type="spellEnd"/>
      <w:r w:rsidRPr="00CF16A5">
        <w:rPr>
          <w:rFonts w:cs="Times New Roman"/>
          <w:szCs w:val="24"/>
        </w:rPr>
        <w:t xml:space="preserve"> </w:t>
      </w:r>
      <w:proofErr w:type="spellStart"/>
      <w:r w:rsidRPr="00CF16A5">
        <w:rPr>
          <w:rFonts w:cs="Times New Roman"/>
          <w:szCs w:val="24"/>
        </w:rPr>
        <w:t>kemerdekaan</w:t>
      </w:r>
      <w:proofErr w:type="spellEnd"/>
      <w:r w:rsidRPr="00CF16A5">
        <w:rPr>
          <w:rFonts w:cs="Times New Roman"/>
          <w:szCs w:val="24"/>
        </w:rPr>
        <w:t xml:space="preserve">.  Banyak </w:t>
      </w:r>
      <w:proofErr w:type="spellStart"/>
      <w:r w:rsidRPr="00CF16A5">
        <w:rPr>
          <w:rFonts w:cs="Times New Roman"/>
          <w:szCs w:val="24"/>
        </w:rPr>
        <w:t>hal</w:t>
      </w:r>
      <w:proofErr w:type="spellEnd"/>
      <w:r w:rsidRPr="00CF16A5">
        <w:rPr>
          <w:rFonts w:cs="Times New Roman"/>
          <w:szCs w:val="24"/>
        </w:rPr>
        <w:t xml:space="preserve"> yang </w:t>
      </w:r>
      <w:proofErr w:type="spellStart"/>
      <w:r w:rsidRPr="00CF16A5">
        <w:rPr>
          <w:rFonts w:cs="Times New Roman"/>
          <w:szCs w:val="24"/>
        </w:rPr>
        <w:t>terjadi</w:t>
      </w:r>
      <w:proofErr w:type="spellEnd"/>
      <w:r w:rsidRPr="00CF16A5">
        <w:rPr>
          <w:rFonts w:cs="Times New Roman"/>
          <w:szCs w:val="24"/>
        </w:rPr>
        <w:t xml:space="preserve"> </w:t>
      </w:r>
      <w:proofErr w:type="spellStart"/>
      <w:r w:rsidRPr="00CF16A5">
        <w:rPr>
          <w:rFonts w:cs="Times New Roman"/>
          <w:szCs w:val="24"/>
        </w:rPr>
        <w:t>hingga</w:t>
      </w:r>
      <w:proofErr w:type="spellEnd"/>
      <w:r w:rsidRPr="00CF16A5">
        <w:rPr>
          <w:rFonts w:cs="Times New Roman"/>
          <w:szCs w:val="24"/>
        </w:rPr>
        <w:t xml:space="preserve"> </w:t>
      </w:r>
      <w:proofErr w:type="spellStart"/>
      <w:r w:rsidRPr="00CF16A5">
        <w:rPr>
          <w:rFonts w:cs="Times New Roman"/>
          <w:szCs w:val="24"/>
        </w:rPr>
        <w:t>bisa</w:t>
      </w:r>
      <w:proofErr w:type="spellEnd"/>
      <w:r w:rsidRPr="00CF16A5">
        <w:rPr>
          <w:rFonts w:cs="Times New Roman"/>
          <w:szCs w:val="24"/>
        </w:rPr>
        <w:t xml:space="preserve"> </w:t>
      </w:r>
      <w:proofErr w:type="spellStart"/>
      <w:r w:rsidRPr="00CF16A5">
        <w:rPr>
          <w:rFonts w:cs="Times New Roman"/>
          <w:szCs w:val="24"/>
        </w:rPr>
        <w:t>terbentuk</w:t>
      </w:r>
      <w:proofErr w:type="spellEnd"/>
      <w:r w:rsidRPr="00CF16A5">
        <w:rPr>
          <w:rFonts w:cs="Times New Roman"/>
          <w:szCs w:val="24"/>
        </w:rPr>
        <w:t xml:space="preserve"> bank yang </w:t>
      </w:r>
      <w:proofErr w:type="spellStart"/>
      <w:r w:rsidRPr="00CF16A5">
        <w:rPr>
          <w:rFonts w:cs="Times New Roman"/>
          <w:szCs w:val="24"/>
        </w:rPr>
        <w:t>ada</w:t>
      </w:r>
      <w:proofErr w:type="spellEnd"/>
      <w:r w:rsidRPr="00CF16A5">
        <w:rPr>
          <w:rFonts w:cs="Times New Roman"/>
          <w:szCs w:val="24"/>
        </w:rPr>
        <w:t xml:space="preserve"> pada </w:t>
      </w:r>
      <w:proofErr w:type="spellStart"/>
      <w:r w:rsidRPr="00CF16A5">
        <w:rPr>
          <w:rFonts w:cs="Times New Roman"/>
          <w:szCs w:val="24"/>
        </w:rPr>
        <w:t>saat</w:t>
      </w:r>
      <w:proofErr w:type="spellEnd"/>
      <w:r w:rsidRPr="00CF16A5">
        <w:rPr>
          <w:rFonts w:cs="Times New Roman"/>
          <w:szCs w:val="24"/>
        </w:rPr>
        <w:t xml:space="preserve"> ini. </w:t>
      </w:r>
    </w:p>
    <w:p w14:paraId="632FF6A1"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commentRangeStart w:id="13"/>
      <w:r w:rsidRPr="00CF16A5">
        <w:rPr>
          <w:rFonts w:ascii="Times New Roman" w:hAnsi="Times New Roman" w:cs="Times New Roman"/>
          <w:b/>
          <w:bCs/>
          <w:color w:val="auto"/>
        </w:rPr>
        <w:t xml:space="preserve">Sejarah </w:t>
      </w:r>
      <w:proofErr w:type="spellStart"/>
      <w:r w:rsidRPr="00CF16A5">
        <w:rPr>
          <w:rFonts w:ascii="Times New Roman" w:hAnsi="Times New Roman" w:cs="Times New Roman"/>
          <w:b/>
          <w:bCs/>
          <w:color w:val="auto"/>
        </w:rPr>
        <w:t>Perbankan</w:t>
      </w:r>
      <w:proofErr w:type="spellEnd"/>
      <w:r w:rsidRPr="00CF16A5">
        <w:rPr>
          <w:rFonts w:ascii="Times New Roman" w:hAnsi="Times New Roman" w:cs="Times New Roman"/>
          <w:b/>
          <w:bCs/>
          <w:color w:val="auto"/>
        </w:rPr>
        <w:t xml:space="preserve"> Indonesia</w:t>
      </w:r>
      <w:commentRangeEnd w:id="13"/>
      <w:r w:rsidRPr="00CF16A5">
        <w:rPr>
          <w:rStyle w:val="CommentReference"/>
          <w:rFonts w:ascii="Times New Roman" w:eastAsiaTheme="minorHAnsi" w:hAnsi="Times New Roman" w:cs="Times New Roman"/>
          <w:b/>
          <w:bCs/>
          <w:color w:val="auto"/>
        </w:rPr>
        <w:commentReference w:id="13"/>
      </w:r>
    </w:p>
    <w:p w14:paraId="42155AA6" w14:textId="77777777" w:rsidR="00D36D50" w:rsidRPr="00CF16A5" w:rsidRDefault="00D36D50" w:rsidP="00D36D50">
      <w:pPr>
        <w:spacing w:after="0"/>
        <w:ind w:left="567" w:firstLine="567"/>
        <w:rPr>
          <w:rFonts w:cs="Times New Roman"/>
          <w:i/>
          <w:iCs/>
          <w:szCs w:val="24"/>
        </w:rPr>
      </w:pPr>
      <w:proofErr w:type="spellStart"/>
      <w:r w:rsidRPr="00CF16A5">
        <w:rPr>
          <w:rFonts w:cs="Times New Roman"/>
          <w:szCs w:val="24"/>
        </w:rPr>
        <w:t>Menurut</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{"citationItems":[{"id":"ITEM-1","itemData":{"author":[{"dropping-particle":"","family":"Bank Indonesia","given":"","non-dropping-particle":"","parse-names":false,"suffix":""}],"id":"ITEM-1","issued":{"date-parts":[["2007"]]},"page":"1-19","title":"Sejarah Bank Indonesia: Perbakan 1953-1959","type":"article-journal"},"uris":["http://www.mendeley.com/documents/?uuid=c4b412df-e0a0-48d4-ab21-7597a16ef1c7"]}],"mendeley":{"formattedCitation":"(Bank Indonesia, 2007)","manualFormatting":"Bank Indonesia (2007)","plainTextFormattedCitation":"(Bank Indonesia, 2007)","previouslyFormattedCitation":"(Bank Indonesia, 2007)"},"properties":{"noteIndex":0},"schema":"https://github.com/citation-style-language/schema/raw/master/csl-citation.json"}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Bank Indonesia (2007)</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awal</w:t>
      </w:r>
      <w:proofErr w:type="spellEnd"/>
      <w:r w:rsidRPr="00CF16A5">
        <w:rPr>
          <w:rFonts w:cs="Times New Roman"/>
          <w:szCs w:val="24"/>
        </w:rPr>
        <w:t xml:space="preserve"> </w:t>
      </w:r>
      <w:proofErr w:type="spellStart"/>
      <w:r w:rsidRPr="00CF16A5">
        <w:rPr>
          <w:rFonts w:cs="Times New Roman"/>
          <w:szCs w:val="24"/>
        </w:rPr>
        <w:t>perkembangan</w:t>
      </w:r>
      <w:proofErr w:type="spellEnd"/>
      <w:r w:rsidRPr="00CF16A5">
        <w:rPr>
          <w:rFonts w:cs="Times New Roman"/>
          <w:szCs w:val="24"/>
        </w:rPr>
        <w:t xml:space="preserve"> bank di Indonesia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terlepas</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proofErr w:type="spellStart"/>
      <w:r w:rsidRPr="00CF16A5">
        <w:rPr>
          <w:rFonts w:cs="Times New Roman"/>
          <w:szCs w:val="24"/>
        </w:rPr>
        <w:t>kedatangan</w:t>
      </w:r>
      <w:proofErr w:type="spellEnd"/>
      <w:r w:rsidRPr="00CF16A5">
        <w:rPr>
          <w:rFonts w:cs="Times New Roman"/>
          <w:szCs w:val="24"/>
        </w:rPr>
        <w:t xml:space="preserve"> VOC. Setelah </w:t>
      </w:r>
      <w:proofErr w:type="spellStart"/>
      <w:r w:rsidRPr="00CF16A5">
        <w:rPr>
          <w:rFonts w:cs="Times New Roman"/>
          <w:szCs w:val="24"/>
        </w:rPr>
        <w:t>mengalami</w:t>
      </w:r>
      <w:proofErr w:type="spellEnd"/>
      <w:r w:rsidRPr="00CF16A5">
        <w:rPr>
          <w:rFonts w:cs="Times New Roman"/>
          <w:szCs w:val="24"/>
        </w:rPr>
        <w:t xml:space="preserve"> </w:t>
      </w:r>
      <w:proofErr w:type="spellStart"/>
      <w:r w:rsidRPr="00CF16A5">
        <w:rPr>
          <w:rFonts w:cs="Times New Roman"/>
          <w:szCs w:val="24"/>
        </w:rPr>
        <w:t>beberapa</w:t>
      </w:r>
      <w:proofErr w:type="spellEnd"/>
      <w:r w:rsidRPr="00CF16A5">
        <w:rPr>
          <w:rFonts w:cs="Times New Roman"/>
          <w:szCs w:val="24"/>
        </w:rPr>
        <w:t xml:space="preserve"> kali </w:t>
      </w:r>
      <w:proofErr w:type="spellStart"/>
      <w:r w:rsidRPr="00CF16A5">
        <w:rPr>
          <w:rFonts w:cs="Times New Roman"/>
          <w:szCs w:val="24"/>
        </w:rPr>
        <w:t>kebangkrutan</w:t>
      </w:r>
      <w:proofErr w:type="spellEnd"/>
      <w:r w:rsidRPr="00CF16A5">
        <w:rPr>
          <w:rFonts w:cs="Times New Roman"/>
          <w:szCs w:val="24"/>
        </w:rPr>
        <w:t xml:space="preserve">, </w:t>
      </w:r>
      <w:proofErr w:type="spellStart"/>
      <w:r w:rsidRPr="00CF16A5">
        <w:rPr>
          <w:rFonts w:cs="Times New Roman"/>
          <w:szCs w:val="24"/>
        </w:rPr>
        <w:t>akhirnya</w:t>
      </w:r>
      <w:proofErr w:type="spellEnd"/>
      <w:r w:rsidRPr="00CF16A5">
        <w:rPr>
          <w:rFonts w:cs="Times New Roman"/>
          <w:szCs w:val="24"/>
        </w:rPr>
        <w:t xml:space="preserve"> </w:t>
      </w:r>
      <w:proofErr w:type="spellStart"/>
      <w:r w:rsidRPr="00CF16A5">
        <w:rPr>
          <w:rFonts w:cs="Times New Roman"/>
          <w:szCs w:val="24"/>
        </w:rPr>
        <w:t>muncullah</w:t>
      </w:r>
      <w:proofErr w:type="spellEnd"/>
      <w:r w:rsidRPr="00CF16A5">
        <w:rPr>
          <w:rFonts w:cs="Times New Roman"/>
          <w:szCs w:val="24"/>
        </w:rPr>
        <w:t xml:space="preserve"> </w:t>
      </w:r>
      <w:r w:rsidRPr="00CF16A5">
        <w:rPr>
          <w:rFonts w:cs="Times New Roman"/>
          <w:i/>
          <w:iCs/>
          <w:szCs w:val="24"/>
        </w:rPr>
        <w:t xml:space="preserve">De </w:t>
      </w:r>
      <w:proofErr w:type="spellStart"/>
      <w:r w:rsidRPr="00CF16A5">
        <w:rPr>
          <w:rFonts w:cs="Times New Roman"/>
          <w:i/>
          <w:iCs/>
          <w:szCs w:val="24"/>
        </w:rPr>
        <w:t>Javasche</w:t>
      </w:r>
      <w:proofErr w:type="spellEnd"/>
      <w:r w:rsidRPr="00CF16A5">
        <w:rPr>
          <w:rFonts w:cs="Times New Roman"/>
          <w:i/>
          <w:iCs/>
          <w:szCs w:val="24"/>
        </w:rPr>
        <w:t xml:space="preserve"> Bank</w:t>
      </w:r>
      <w:r w:rsidRPr="00CF16A5">
        <w:rPr>
          <w:rFonts w:cs="Times New Roman"/>
          <w:szCs w:val="24"/>
        </w:rPr>
        <w:t xml:space="preserve"> yang </w:t>
      </w:r>
      <w:proofErr w:type="spellStart"/>
      <w:r w:rsidRPr="00CF16A5">
        <w:rPr>
          <w:rFonts w:cs="Times New Roman"/>
          <w:szCs w:val="24"/>
        </w:rPr>
        <w:t>didirikan</w:t>
      </w:r>
      <w:proofErr w:type="spellEnd"/>
      <w:r w:rsidRPr="00CF16A5">
        <w:rPr>
          <w:rFonts w:cs="Times New Roman"/>
          <w:szCs w:val="24"/>
        </w:rPr>
        <w:t xml:space="preserve"> pada </w:t>
      </w:r>
      <w:proofErr w:type="spellStart"/>
      <w:r w:rsidRPr="00CF16A5">
        <w:rPr>
          <w:rFonts w:cs="Times New Roman"/>
          <w:szCs w:val="24"/>
        </w:rPr>
        <w:t>tahun</w:t>
      </w:r>
      <w:proofErr w:type="spellEnd"/>
      <w:r w:rsidRPr="00CF16A5">
        <w:rPr>
          <w:rFonts w:cs="Times New Roman"/>
          <w:szCs w:val="24"/>
        </w:rPr>
        <w:t xml:space="preserve"> 1828, yang </w:t>
      </w:r>
      <w:proofErr w:type="spellStart"/>
      <w:r w:rsidRPr="00CF16A5">
        <w:rPr>
          <w:rFonts w:cs="Times New Roman"/>
          <w:szCs w:val="24"/>
        </w:rPr>
        <w:t>merupakan</w:t>
      </w:r>
      <w:proofErr w:type="spellEnd"/>
      <w:r w:rsidRPr="00CF16A5">
        <w:rPr>
          <w:rFonts w:cs="Times New Roman"/>
          <w:szCs w:val="24"/>
        </w:rPr>
        <w:t xml:space="preserve"> bank </w:t>
      </w:r>
      <w:proofErr w:type="spellStart"/>
      <w:r w:rsidRPr="00CF16A5">
        <w:rPr>
          <w:rFonts w:cs="Times New Roman"/>
          <w:szCs w:val="24"/>
        </w:rPr>
        <w:t>Belanda</w:t>
      </w:r>
      <w:proofErr w:type="spellEnd"/>
      <w:r w:rsidRPr="00CF16A5">
        <w:rPr>
          <w:rFonts w:cs="Times New Roman"/>
          <w:szCs w:val="24"/>
        </w:rPr>
        <w:t xml:space="preserve"> yang </w:t>
      </w:r>
      <w:proofErr w:type="spellStart"/>
      <w:r w:rsidRPr="00CF16A5">
        <w:rPr>
          <w:rFonts w:cs="Times New Roman"/>
          <w:szCs w:val="24"/>
        </w:rPr>
        <w:t>berhasil</w:t>
      </w:r>
      <w:proofErr w:type="spellEnd"/>
      <w:r w:rsidRPr="00CF16A5">
        <w:rPr>
          <w:rFonts w:cs="Times New Roman"/>
          <w:szCs w:val="24"/>
        </w:rPr>
        <w:t xml:space="preserve"> </w:t>
      </w:r>
      <w:proofErr w:type="spellStart"/>
      <w:r w:rsidRPr="00CF16A5">
        <w:rPr>
          <w:rFonts w:cs="Times New Roman"/>
          <w:szCs w:val="24"/>
        </w:rPr>
        <w:t>berkembang</w:t>
      </w:r>
      <w:proofErr w:type="spellEnd"/>
      <w:r w:rsidRPr="00CF16A5">
        <w:rPr>
          <w:rFonts w:cs="Times New Roman"/>
          <w:szCs w:val="24"/>
        </w:rPr>
        <w:t xml:space="preserve"> dan </w:t>
      </w:r>
      <w:proofErr w:type="spellStart"/>
      <w:r w:rsidRPr="00CF16A5">
        <w:rPr>
          <w:rFonts w:cs="Times New Roman"/>
          <w:szCs w:val="24"/>
        </w:rPr>
        <w:t>merupakan</w:t>
      </w:r>
      <w:proofErr w:type="spellEnd"/>
      <w:r w:rsidRPr="00CF16A5">
        <w:rPr>
          <w:rFonts w:cs="Times New Roman"/>
          <w:szCs w:val="24"/>
        </w:rPr>
        <w:t xml:space="preserve"> </w:t>
      </w:r>
      <w:proofErr w:type="spellStart"/>
      <w:r w:rsidRPr="00CF16A5">
        <w:rPr>
          <w:rFonts w:cs="Times New Roman"/>
          <w:szCs w:val="24"/>
        </w:rPr>
        <w:t>cikal</w:t>
      </w:r>
      <w:proofErr w:type="spellEnd"/>
      <w:r w:rsidRPr="00CF16A5">
        <w:rPr>
          <w:rFonts w:cs="Times New Roman"/>
          <w:szCs w:val="24"/>
        </w:rPr>
        <w:t xml:space="preserve"> </w:t>
      </w:r>
      <w:proofErr w:type="spellStart"/>
      <w:r w:rsidRPr="00CF16A5">
        <w:rPr>
          <w:rFonts w:cs="Times New Roman"/>
          <w:szCs w:val="24"/>
        </w:rPr>
        <w:t>bakal</w:t>
      </w:r>
      <w:proofErr w:type="spellEnd"/>
      <w:r w:rsidRPr="00CF16A5">
        <w:rPr>
          <w:rFonts w:cs="Times New Roman"/>
          <w:szCs w:val="24"/>
        </w:rPr>
        <w:t xml:space="preserve"> bank </w:t>
      </w:r>
      <w:proofErr w:type="spellStart"/>
      <w:r w:rsidRPr="00CF16A5">
        <w:rPr>
          <w:rFonts w:cs="Times New Roman"/>
          <w:szCs w:val="24"/>
        </w:rPr>
        <w:t>sentral</w:t>
      </w:r>
      <w:proofErr w:type="spellEnd"/>
      <w:r w:rsidRPr="00CF16A5">
        <w:rPr>
          <w:rFonts w:cs="Times New Roman"/>
          <w:szCs w:val="24"/>
        </w:rPr>
        <w:t xml:space="preserve"> </w:t>
      </w:r>
      <w:proofErr w:type="spellStart"/>
      <w:r w:rsidRPr="00CF16A5">
        <w:rPr>
          <w:rFonts w:cs="Times New Roman"/>
          <w:szCs w:val="24"/>
        </w:rPr>
        <w:t>Indondesia</w:t>
      </w:r>
      <w:proofErr w:type="spellEnd"/>
      <w:r w:rsidRPr="00CF16A5">
        <w:rPr>
          <w:rFonts w:cs="Times New Roman"/>
          <w:szCs w:val="24"/>
        </w:rPr>
        <w:t xml:space="preserve">. Pada </w:t>
      </w:r>
      <w:proofErr w:type="spellStart"/>
      <w:r w:rsidRPr="00CF16A5">
        <w:rPr>
          <w:rFonts w:cs="Times New Roman"/>
          <w:szCs w:val="24"/>
        </w:rPr>
        <w:t>saat</w:t>
      </w:r>
      <w:proofErr w:type="spellEnd"/>
      <w:r w:rsidRPr="00CF16A5">
        <w:rPr>
          <w:rFonts w:cs="Times New Roman"/>
          <w:szCs w:val="24"/>
        </w:rPr>
        <w:t xml:space="preserve"> </w:t>
      </w:r>
      <w:proofErr w:type="spellStart"/>
      <w:r w:rsidRPr="00CF16A5">
        <w:rPr>
          <w:rFonts w:cs="Times New Roman"/>
          <w:szCs w:val="24"/>
        </w:rPr>
        <w:t>pemerintahan</w:t>
      </w:r>
      <w:proofErr w:type="spellEnd"/>
      <w:r w:rsidRPr="00CF16A5">
        <w:rPr>
          <w:rFonts w:cs="Times New Roman"/>
          <w:szCs w:val="24"/>
        </w:rPr>
        <w:t xml:space="preserve"> </w:t>
      </w:r>
      <w:proofErr w:type="spellStart"/>
      <w:r w:rsidRPr="00CF16A5">
        <w:rPr>
          <w:rFonts w:cs="Times New Roman"/>
          <w:szCs w:val="24"/>
        </w:rPr>
        <w:t>Jepang</w:t>
      </w:r>
      <w:proofErr w:type="spellEnd"/>
      <w:r w:rsidRPr="00CF16A5">
        <w:rPr>
          <w:rFonts w:cs="Times New Roman"/>
          <w:szCs w:val="24"/>
        </w:rPr>
        <w:t xml:space="preserve">, </w:t>
      </w:r>
      <w:proofErr w:type="spellStart"/>
      <w:r w:rsidRPr="00CF16A5">
        <w:rPr>
          <w:rFonts w:cs="Times New Roman"/>
          <w:szCs w:val="24"/>
        </w:rPr>
        <w:t>hanya</w:t>
      </w:r>
      <w:proofErr w:type="spellEnd"/>
      <w:r w:rsidRPr="00CF16A5">
        <w:rPr>
          <w:rFonts w:cs="Times New Roman"/>
          <w:szCs w:val="24"/>
        </w:rPr>
        <w:t xml:space="preserve"> </w:t>
      </w:r>
      <w:proofErr w:type="spellStart"/>
      <w:r w:rsidRPr="00CF16A5">
        <w:rPr>
          <w:rFonts w:cs="Times New Roman"/>
          <w:szCs w:val="24"/>
        </w:rPr>
        <w:t>satu</w:t>
      </w:r>
      <w:proofErr w:type="spellEnd"/>
      <w:r w:rsidRPr="00CF16A5">
        <w:rPr>
          <w:rFonts w:cs="Times New Roman"/>
          <w:szCs w:val="24"/>
        </w:rPr>
        <w:t xml:space="preserve"> bank yang </w:t>
      </w:r>
      <w:proofErr w:type="spellStart"/>
      <w:r w:rsidRPr="00CF16A5">
        <w:rPr>
          <w:rFonts w:cs="Times New Roman"/>
          <w:szCs w:val="24"/>
        </w:rPr>
        <w:t>diakui</w:t>
      </w:r>
      <w:proofErr w:type="spellEnd"/>
      <w:r w:rsidRPr="00CF16A5">
        <w:rPr>
          <w:rFonts w:cs="Times New Roman"/>
          <w:szCs w:val="24"/>
        </w:rPr>
        <w:t xml:space="preserve"> </w:t>
      </w:r>
      <w:proofErr w:type="spellStart"/>
      <w:r w:rsidRPr="00CF16A5">
        <w:rPr>
          <w:rFonts w:cs="Times New Roman"/>
          <w:szCs w:val="24"/>
        </w:rPr>
        <w:t>yaitu</w:t>
      </w:r>
      <w:proofErr w:type="spellEnd"/>
      <w:r w:rsidRPr="00CF16A5">
        <w:rPr>
          <w:rFonts w:cs="Times New Roman"/>
          <w:szCs w:val="24"/>
        </w:rPr>
        <w:t xml:space="preserve"> Bank Rakyat Indonesia </w:t>
      </w:r>
      <w:proofErr w:type="spellStart"/>
      <w:r w:rsidRPr="00CF16A5">
        <w:rPr>
          <w:rFonts w:cs="Times New Roman"/>
          <w:szCs w:val="24"/>
        </w:rPr>
        <w:t>atau</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Bahasa </w:t>
      </w:r>
      <w:proofErr w:type="spellStart"/>
      <w:r w:rsidRPr="00CF16A5">
        <w:rPr>
          <w:rFonts w:cs="Times New Roman"/>
          <w:szCs w:val="24"/>
        </w:rPr>
        <w:t>Jepangnya</w:t>
      </w:r>
      <w:proofErr w:type="spellEnd"/>
      <w:r w:rsidRPr="00CF16A5">
        <w:rPr>
          <w:rFonts w:cs="Times New Roman"/>
          <w:szCs w:val="24"/>
        </w:rPr>
        <w:t xml:space="preserve"> </w:t>
      </w:r>
      <w:proofErr w:type="spellStart"/>
      <w:r w:rsidRPr="00CF16A5">
        <w:rPr>
          <w:rFonts w:cs="Times New Roman"/>
          <w:i/>
          <w:iCs/>
          <w:szCs w:val="24"/>
        </w:rPr>
        <w:t>Syomin</w:t>
      </w:r>
      <w:proofErr w:type="spellEnd"/>
      <w:r w:rsidRPr="00CF16A5">
        <w:rPr>
          <w:rFonts w:cs="Times New Roman"/>
          <w:i/>
          <w:iCs/>
          <w:szCs w:val="24"/>
        </w:rPr>
        <w:t xml:space="preserve"> </w:t>
      </w:r>
      <w:proofErr w:type="spellStart"/>
      <w:r w:rsidRPr="00CF16A5">
        <w:rPr>
          <w:rFonts w:cs="Times New Roman"/>
          <w:i/>
          <w:iCs/>
          <w:szCs w:val="24"/>
        </w:rPr>
        <w:t>Ginko</w:t>
      </w:r>
      <w:proofErr w:type="spellEnd"/>
      <w:r w:rsidRPr="00CF16A5">
        <w:rPr>
          <w:rFonts w:cs="Times New Roman"/>
          <w:i/>
          <w:iCs/>
          <w:szCs w:val="24"/>
        </w:rPr>
        <w:t xml:space="preserve">, </w:t>
      </w:r>
      <w:proofErr w:type="spellStart"/>
      <w:r w:rsidRPr="00CF16A5">
        <w:rPr>
          <w:rFonts w:cs="Times New Roman"/>
          <w:szCs w:val="24"/>
        </w:rPr>
        <w:t>sementara</w:t>
      </w:r>
      <w:proofErr w:type="spellEnd"/>
      <w:r w:rsidRPr="00CF16A5">
        <w:rPr>
          <w:rFonts w:cs="Times New Roman"/>
          <w:szCs w:val="24"/>
        </w:rPr>
        <w:t xml:space="preserve"> </w:t>
      </w:r>
      <w:r w:rsidRPr="00CF16A5">
        <w:rPr>
          <w:rFonts w:cs="Times New Roman"/>
          <w:i/>
          <w:iCs/>
          <w:szCs w:val="24"/>
        </w:rPr>
        <w:t xml:space="preserve">De </w:t>
      </w:r>
      <w:proofErr w:type="spellStart"/>
      <w:r w:rsidRPr="00CF16A5">
        <w:rPr>
          <w:rFonts w:cs="Times New Roman"/>
          <w:i/>
          <w:iCs/>
          <w:szCs w:val="24"/>
        </w:rPr>
        <w:t>Javasche</w:t>
      </w:r>
      <w:proofErr w:type="spellEnd"/>
      <w:r w:rsidRPr="00CF16A5">
        <w:rPr>
          <w:rFonts w:cs="Times New Roman"/>
          <w:i/>
          <w:iCs/>
          <w:szCs w:val="24"/>
        </w:rPr>
        <w:t xml:space="preserve"> Bank </w:t>
      </w:r>
      <w:proofErr w:type="spellStart"/>
      <w:r w:rsidRPr="00CF16A5">
        <w:rPr>
          <w:rFonts w:cs="Times New Roman"/>
          <w:szCs w:val="24"/>
        </w:rPr>
        <w:t>dikuasai</w:t>
      </w:r>
      <w:proofErr w:type="spellEnd"/>
      <w:r w:rsidRPr="00CF16A5">
        <w:rPr>
          <w:rFonts w:cs="Times New Roman"/>
          <w:szCs w:val="24"/>
        </w:rPr>
        <w:t xml:space="preserve"> oleh </w:t>
      </w:r>
      <w:proofErr w:type="spellStart"/>
      <w:r w:rsidRPr="00CF16A5">
        <w:rPr>
          <w:rFonts w:cs="Times New Roman"/>
          <w:szCs w:val="24"/>
        </w:rPr>
        <w:t>pihak</w:t>
      </w:r>
      <w:proofErr w:type="spellEnd"/>
      <w:r w:rsidRPr="00CF16A5">
        <w:rPr>
          <w:rFonts w:cs="Times New Roman"/>
          <w:szCs w:val="24"/>
        </w:rPr>
        <w:t xml:space="preserve"> </w:t>
      </w:r>
      <w:proofErr w:type="spellStart"/>
      <w:r w:rsidRPr="00CF16A5">
        <w:rPr>
          <w:rFonts w:cs="Times New Roman"/>
          <w:szCs w:val="24"/>
        </w:rPr>
        <w:t>Jepang</w:t>
      </w:r>
      <w:proofErr w:type="spellEnd"/>
      <w:r w:rsidRPr="00CF16A5">
        <w:rPr>
          <w:rFonts w:cs="Times New Roman"/>
          <w:szCs w:val="24"/>
        </w:rPr>
        <w:t xml:space="preserve">. </w:t>
      </w:r>
      <w:proofErr w:type="spellStart"/>
      <w:r w:rsidRPr="00CF16A5">
        <w:rPr>
          <w:rFonts w:cs="Times New Roman"/>
          <w:szCs w:val="24"/>
        </w:rPr>
        <w:t>Tak</w:t>
      </w:r>
      <w:proofErr w:type="spellEnd"/>
      <w:r w:rsidRPr="00CF16A5">
        <w:rPr>
          <w:rFonts w:cs="Times New Roman"/>
          <w:szCs w:val="24"/>
        </w:rPr>
        <w:t xml:space="preserve"> lama </w:t>
      </w:r>
      <w:proofErr w:type="spellStart"/>
      <w:r w:rsidRPr="00CF16A5">
        <w:rPr>
          <w:rFonts w:cs="Times New Roman"/>
          <w:szCs w:val="24"/>
        </w:rPr>
        <w:t>setelah</w:t>
      </w:r>
      <w:proofErr w:type="spellEnd"/>
      <w:r w:rsidRPr="00CF16A5">
        <w:rPr>
          <w:rFonts w:cs="Times New Roman"/>
          <w:szCs w:val="24"/>
        </w:rPr>
        <w:t xml:space="preserve"> </w:t>
      </w:r>
      <w:proofErr w:type="spellStart"/>
      <w:r w:rsidRPr="00CF16A5">
        <w:rPr>
          <w:rFonts w:cs="Times New Roman"/>
          <w:szCs w:val="24"/>
        </w:rPr>
        <w:t>merdeka</w:t>
      </w:r>
      <w:proofErr w:type="spellEnd"/>
      <w:r w:rsidRPr="00CF16A5">
        <w:rPr>
          <w:rFonts w:cs="Times New Roman"/>
          <w:szCs w:val="24"/>
        </w:rPr>
        <w:t xml:space="preserve"> </w:t>
      </w:r>
      <w:proofErr w:type="spellStart"/>
      <w:r w:rsidRPr="00CF16A5">
        <w:rPr>
          <w:rFonts w:cs="Times New Roman"/>
          <w:szCs w:val="24"/>
        </w:rPr>
        <w:t>pemerintah</w:t>
      </w:r>
      <w:proofErr w:type="spellEnd"/>
      <w:r w:rsidRPr="00CF16A5">
        <w:rPr>
          <w:rFonts w:cs="Times New Roman"/>
          <w:szCs w:val="24"/>
        </w:rPr>
        <w:t xml:space="preserve"> </w:t>
      </w:r>
      <w:proofErr w:type="spellStart"/>
      <w:r w:rsidRPr="00CF16A5">
        <w:rPr>
          <w:rFonts w:cs="Times New Roman"/>
          <w:szCs w:val="24"/>
        </w:rPr>
        <w:t>melakukan</w:t>
      </w:r>
      <w:proofErr w:type="spellEnd"/>
      <w:r w:rsidRPr="00CF16A5">
        <w:rPr>
          <w:rFonts w:cs="Times New Roman"/>
          <w:szCs w:val="24"/>
        </w:rPr>
        <w:t xml:space="preserve"> </w:t>
      </w:r>
      <w:proofErr w:type="spellStart"/>
      <w:r w:rsidRPr="00CF16A5">
        <w:rPr>
          <w:rFonts w:cs="Times New Roman"/>
          <w:szCs w:val="24"/>
        </w:rPr>
        <w:t>nasionalisasi</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r w:rsidRPr="00CF16A5">
        <w:rPr>
          <w:rFonts w:cs="Times New Roman"/>
          <w:i/>
          <w:iCs/>
          <w:szCs w:val="24"/>
        </w:rPr>
        <w:t xml:space="preserve">De </w:t>
      </w:r>
      <w:proofErr w:type="spellStart"/>
      <w:r w:rsidRPr="00CF16A5">
        <w:rPr>
          <w:rFonts w:cs="Times New Roman"/>
          <w:i/>
          <w:iCs/>
          <w:szCs w:val="24"/>
        </w:rPr>
        <w:t>Javasche</w:t>
      </w:r>
      <w:proofErr w:type="spellEnd"/>
      <w:r w:rsidRPr="00CF16A5">
        <w:rPr>
          <w:rFonts w:cs="Times New Roman"/>
          <w:i/>
          <w:iCs/>
          <w:szCs w:val="24"/>
        </w:rPr>
        <w:t xml:space="preserve"> Bank.</w:t>
      </w:r>
    </w:p>
    <w:p w14:paraId="48437C2E" w14:textId="77777777" w:rsidR="00D36D50" w:rsidRPr="00CF16A5" w:rsidRDefault="00D36D50" w:rsidP="00D36D50">
      <w:pPr>
        <w:spacing w:after="0"/>
        <w:ind w:left="567" w:firstLine="567"/>
        <w:rPr>
          <w:rFonts w:cs="Times New Roman"/>
          <w:szCs w:val="24"/>
        </w:rPr>
      </w:pPr>
      <w:r w:rsidRPr="00CF16A5">
        <w:rPr>
          <w:rFonts w:cs="Times New Roman"/>
          <w:szCs w:val="24"/>
        </w:rPr>
        <w:t xml:space="preserve">Di </w:t>
      </w:r>
      <w:proofErr w:type="spellStart"/>
      <w:r w:rsidRPr="00CF16A5">
        <w:rPr>
          <w:rFonts w:cs="Times New Roman"/>
          <w:szCs w:val="24"/>
        </w:rPr>
        <w:t>awal</w:t>
      </w:r>
      <w:proofErr w:type="spellEnd"/>
      <w:r w:rsidRPr="00CF16A5">
        <w:rPr>
          <w:rFonts w:cs="Times New Roman"/>
          <w:szCs w:val="24"/>
        </w:rPr>
        <w:t xml:space="preserve"> </w:t>
      </w:r>
      <w:proofErr w:type="spellStart"/>
      <w:r w:rsidRPr="00CF16A5">
        <w:rPr>
          <w:rFonts w:cs="Times New Roman"/>
          <w:szCs w:val="24"/>
        </w:rPr>
        <w:t>kemerdekaan</w:t>
      </w:r>
      <w:proofErr w:type="spellEnd"/>
      <w:r w:rsidRPr="00CF16A5">
        <w:rPr>
          <w:rFonts w:cs="Times New Roman"/>
          <w:szCs w:val="24"/>
        </w:rPr>
        <w:t xml:space="preserve"> Indonesia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dua</w:t>
      </w:r>
      <w:proofErr w:type="spellEnd"/>
      <w:r w:rsidRPr="00CF16A5">
        <w:rPr>
          <w:rFonts w:cs="Times New Roman"/>
          <w:szCs w:val="24"/>
        </w:rPr>
        <w:t xml:space="preserve"> bank </w:t>
      </w:r>
      <w:proofErr w:type="spellStart"/>
      <w:r w:rsidRPr="00CF16A5">
        <w:rPr>
          <w:rFonts w:cs="Times New Roman"/>
          <w:szCs w:val="24"/>
        </w:rPr>
        <w:t>pemerintah</w:t>
      </w:r>
      <w:proofErr w:type="spellEnd"/>
      <w:r w:rsidRPr="00CF16A5">
        <w:rPr>
          <w:rFonts w:cs="Times New Roman"/>
          <w:szCs w:val="24"/>
        </w:rPr>
        <w:t xml:space="preserve">, </w:t>
      </w:r>
      <w:proofErr w:type="spellStart"/>
      <w:r w:rsidRPr="00CF16A5">
        <w:rPr>
          <w:rFonts w:cs="Times New Roman"/>
          <w:szCs w:val="24"/>
        </w:rPr>
        <w:t>yaitu</w:t>
      </w:r>
      <w:proofErr w:type="spellEnd"/>
      <w:r w:rsidRPr="00CF16A5">
        <w:rPr>
          <w:rFonts w:cs="Times New Roman"/>
          <w:szCs w:val="24"/>
        </w:rPr>
        <w:t xml:space="preserve"> Bank Negara Indonesia dan Bank Rakyat Indonesia </w:t>
      </w:r>
      <w:r w:rsidRPr="00CF16A5">
        <w:rPr>
          <w:rFonts w:cs="Times New Roman"/>
          <w:szCs w:val="24"/>
        </w:rPr>
        <w:fldChar w:fldCharType="begin" w:fldLock="1"/>
      </w:r>
      <w:r w:rsidRPr="00CF16A5">
        <w:rPr>
          <w:rFonts w:cs="Times New Roman"/>
          <w:szCs w:val="24"/>
        </w:rPr>
        <w:instrText>ADDIN CSL_CITATION {"citationItems":[{"id":"ITEM-1","itemData":{"author":[{"dropping-particle":"","family":"Rizal","given":"Yang Ahmad","non-dropping-particle":"","parse-names":false,"suffix":""}],"id":"ITEM-1","issue":"14","issued":{"date-parts":[["2008"]]},"page":"1-46","title":"Ruang Lingkup Perbankan di Indonesia","type":"article-journal"},"uris":["http://www.mendeley.com/documents/?uuid=8379f863-c6b9-4de1-a55d-5a8e4a8b0f27"]}],"mendeley":{"formattedCitation":"(Rizal, 2008)","plainTextFormattedCitation":"(Rizal, 2008)","previouslyFormattedCitation":"(Rizal, 2008)"},"properties":{"noteIndex":0},"schema":"https://github.com/citation-style-language/schema/raw/master/csl-citation.json"}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(Rizal, 2008)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Selain</w:t>
      </w:r>
      <w:proofErr w:type="spellEnd"/>
      <w:r w:rsidRPr="00CF16A5">
        <w:rPr>
          <w:rFonts w:cs="Times New Roman"/>
          <w:szCs w:val="24"/>
        </w:rPr>
        <w:t xml:space="preserve"> </w:t>
      </w:r>
      <w:proofErr w:type="spellStart"/>
      <w:r w:rsidRPr="00CF16A5">
        <w:rPr>
          <w:rFonts w:cs="Times New Roman"/>
          <w:szCs w:val="24"/>
        </w:rPr>
        <w:t>itu</w:t>
      </w:r>
      <w:proofErr w:type="spellEnd"/>
      <w:r w:rsidRPr="00CF16A5">
        <w:rPr>
          <w:rFonts w:cs="Times New Roman"/>
          <w:szCs w:val="24"/>
        </w:rPr>
        <w:t xml:space="preserve"> </w:t>
      </w:r>
      <w:proofErr w:type="spellStart"/>
      <w:r w:rsidRPr="00CF16A5">
        <w:rPr>
          <w:rFonts w:cs="Times New Roman"/>
          <w:szCs w:val="24"/>
        </w:rPr>
        <w:t>terdapat</w:t>
      </w:r>
      <w:proofErr w:type="spellEnd"/>
      <w:r w:rsidRPr="00CF16A5">
        <w:rPr>
          <w:rFonts w:cs="Times New Roman"/>
          <w:szCs w:val="24"/>
        </w:rPr>
        <w:t xml:space="preserve"> </w:t>
      </w:r>
      <w:proofErr w:type="spellStart"/>
      <w:r w:rsidRPr="00CF16A5">
        <w:rPr>
          <w:rFonts w:cs="Times New Roman"/>
          <w:szCs w:val="24"/>
        </w:rPr>
        <w:t>empat</w:t>
      </w:r>
      <w:proofErr w:type="spellEnd"/>
      <w:r w:rsidRPr="00CF16A5">
        <w:rPr>
          <w:rFonts w:cs="Times New Roman"/>
          <w:szCs w:val="24"/>
        </w:rPr>
        <w:t xml:space="preserve"> bank </w:t>
      </w:r>
      <w:proofErr w:type="spellStart"/>
      <w:r w:rsidRPr="00CF16A5">
        <w:rPr>
          <w:rFonts w:cs="Times New Roman"/>
          <w:szCs w:val="24"/>
        </w:rPr>
        <w:t>swasta</w:t>
      </w:r>
      <w:proofErr w:type="spellEnd"/>
      <w:r w:rsidRPr="00CF16A5">
        <w:rPr>
          <w:rFonts w:cs="Times New Roman"/>
          <w:szCs w:val="24"/>
        </w:rPr>
        <w:t xml:space="preserve"> </w:t>
      </w:r>
      <w:proofErr w:type="spellStart"/>
      <w:r w:rsidRPr="00CF16A5">
        <w:rPr>
          <w:rFonts w:cs="Times New Roman"/>
          <w:szCs w:val="24"/>
        </w:rPr>
        <w:t>nasional</w:t>
      </w:r>
      <w:proofErr w:type="spellEnd"/>
      <w:r w:rsidRPr="00CF16A5">
        <w:rPr>
          <w:rFonts w:cs="Times New Roman"/>
          <w:szCs w:val="24"/>
        </w:rPr>
        <w:t xml:space="preserve">, </w:t>
      </w:r>
      <w:proofErr w:type="spellStart"/>
      <w:r w:rsidRPr="00CF16A5">
        <w:rPr>
          <w:rFonts w:cs="Times New Roman"/>
          <w:szCs w:val="24"/>
        </w:rPr>
        <w:t>yaitu</w:t>
      </w:r>
      <w:proofErr w:type="spellEnd"/>
      <w:r w:rsidRPr="00CF16A5">
        <w:rPr>
          <w:rFonts w:cs="Times New Roman"/>
          <w:szCs w:val="24"/>
        </w:rPr>
        <w:t xml:space="preserve"> Bank Surakarta MAI di Solo, Bank Indonesia di Palembang, Bank </w:t>
      </w:r>
      <w:proofErr w:type="spellStart"/>
      <w:r w:rsidRPr="00CF16A5">
        <w:rPr>
          <w:rFonts w:cs="Times New Roman"/>
          <w:szCs w:val="24"/>
        </w:rPr>
        <w:t>Dagang</w:t>
      </w:r>
      <w:proofErr w:type="spellEnd"/>
      <w:r w:rsidRPr="00CF16A5">
        <w:rPr>
          <w:rFonts w:cs="Times New Roman"/>
          <w:szCs w:val="24"/>
        </w:rPr>
        <w:t xml:space="preserve"> Nasional di Medan, dan </w:t>
      </w:r>
      <w:r w:rsidRPr="00CF16A5">
        <w:rPr>
          <w:rFonts w:cs="Times New Roman"/>
          <w:i/>
          <w:iCs/>
          <w:szCs w:val="24"/>
        </w:rPr>
        <w:t>Indonesian Banking Corporation</w:t>
      </w:r>
      <w:r w:rsidRPr="00CF16A5">
        <w:rPr>
          <w:rFonts w:cs="Times New Roman"/>
          <w:szCs w:val="24"/>
        </w:rPr>
        <w:t xml:space="preserve"> di Yogyakarta.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meningkatnya</w:t>
      </w:r>
      <w:proofErr w:type="spellEnd"/>
      <w:r w:rsidRPr="00CF16A5">
        <w:rPr>
          <w:rFonts w:cs="Times New Roman"/>
          <w:szCs w:val="24"/>
        </w:rPr>
        <w:t xml:space="preserve"> rasa </w:t>
      </w:r>
      <w:proofErr w:type="spellStart"/>
      <w:r w:rsidRPr="00CF16A5">
        <w:rPr>
          <w:rFonts w:cs="Times New Roman"/>
          <w:szCs w:val="24"/>
        </w:rPr>
        <w:t>nasionalisme</w:t>
      </w:r>
      <w:proofErr w:type="spellEnd"/>
      <w:r w:rsidRPr="00CF16A5">
        <w:rPr>
          <w:rFonts w:cs="Times New Roman"/>
          <w:szCs w:val="24"/>
        </w:rPr>
        <w:t xml:space="preserve"> dan </w:t>
      </w:r>
      <w:proofErr w:type="spellStart"/>
      <w:r w:rsidRPr="00CF16A5">
        <w:rPr>
          <w:rFonts w:cs="Times New Roman"/>
          <w:szCs w:val="24"/>
        </w:rPr>
        <w:t>hasrat</w:t>
      </w:r>
      <w:proofErr w:type="spellEnd"/>
      <w:r w:rsidRPr="00CF16A5">
        <w:rPr>
          <w:rFonts w:cs="Times New Roman"/>
          <w:szCs w:val="24"/>
        </w:rPr>
        <w:t xml:space="preserve"> </w:t>
      </w:r>
      <w:proofErr w:type="spellStart"/>
      <w:r w:rsidRPr="00CF16A5">
        <w:rPr>
          <w:rFonts w:cs="Times New Roman"/>
          <w:szCs w:val="24"/>
        </w:rPr>
        <w:t>kemerdekaan</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proofErr w:type="spellStart"/>
      <w:r w:rsidRPr="00CF16A5">
        <w:rPr>
          <w:rFonts w:cs="Times New Roman"/>
          <w:szCs w:val="24"/>
        </w:rPr>
        <w:t>rakyat</w:t>
      </w:r>
      <w:proofErr w:type="spellEnd"/>
      <w:r w:rsidRPr="00CF16A5">
        <w:rPr>
          <w:rFonts w:cs="Times New Roman"/>
          <w:szCs w:val="24"/>
        </w:rPr>
        <w:t xml:space="preserve"> di wilayah Federal,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bermunculan</w:t>
      </w:r>
      <w:proofErr w:type="spellEnd"/>
      <w:r w:rsidRPr="00CF16A5">
        <w:rPr>
          <w:rFonts w:cs="Times New Roman"/>
          <w:szCs w:val="24"/>
        </w:rPr>
        <w:t xml:space="preserve"> pula bank-bank </w:t>
      </w:r>
      <w:proofErr w:type="spellStart"/>
      <w:r w:rsidRPr="00CF16A5">
        <w:rPr>
          <w:rFonts w:cs="Times New Roman"/>
          <w:szCs w:val="24"/>
        </w:rPr>
        <w:t>swasta</w:t>
      </w:r>
      <w:proofErr w:type="spellEnd"/>
      <w:r w:rsidRPr="00CF16A5">
        <w:rPr>
          <w:rFonts w:cs="Times New Roman"/>
          <w:szCs w:val="24"/>
        </w:rPr>
        <w:t xml:space="preserve"> </w:t>
      </w:r>
      <w:proofErr w:type="spellStart"/>
      <w:r w:rsidRPr="00CF16A5">
        <w:rPr>
          <w:rFonts w:cs="Times New Roman"/>
          <w:szCs w:val="24"/>
        </w:rPr>
        <w:t>nasional</w:t>
      </w:r>
      <w:proofErr w:type="spellEnd"/>
      <w:r w:rsidRPr="00CF16A5">
        <w:rPr>
          <w:rFonts w:cs="Times New Roman"/>
          <w:szCs w:val="24"/>
        </w:rPr>
        <w:t xml:space="preserve"> yang </w:t>
      </w:r>
      <w:proofErr w:type="spellStart"/>
      <w:r w:rsidRPr="00CF16A5">
        <w:rPr>
          <w:rFonts w:cs="Times New Roman"/>
          <w:szCs w:val="24"/>
        </w:rPr>
        <w:t>umumnya</w:t>
      </w:r>
      <w:proofErr w:type="spellEnd"/>
      <w:r w:rsidRPr="00CF16A5">
        <w:rPr>
          <w:rFonts w:cs="Times New Roman"/>
          <w:szCs w:val="24"/>
        </w:rPr>
        <w:t xml:space="preserve"> </w:t>
      </w:r>
      <w:proofErr w:type="spellStart"/>
      <w:r w:rsidRPr="00CF16A5">
        <w:rPr>
          <w:rFonts w:cs="Times New Roman"/>
          <w:szCs w:val="24"/>
        </w:rPr>
        <w:t>merupakan</w:t>
      </w:r>
      <w:proofErr w:type="spellEnd"/>
      <w:r w:rsidRPr="00CF16A5">
        <w:rPr>
          <w:rFonts w:cs="Times New Roman"/>
          <w:szCs w:val="24"/>
        </w:rPr>
        <w:t xml:space="preserve"> bank </w:t>
      </w:r>
      <w:proofErr w:type="spellStart"/>
      <w:r w:rsidRPr="00CF16A5">
        <w:rPr>
          <w:rFonts w:cs="Times New Roman"/>
          <w:szCs w:val="24"/>
        </w:rPr>
        <w:t>umum</w:t>
      </w:r>
      <w:proofErr w:type="spellEnd"/>
      <w:r w:rsidRPr="00CF16A5">
        <w:rPr>
          <w:rFonts w:cs="Times New Roman"/>
          <w:szCs w:val="24"/>
        </w:rPr>
        <w:t xml:space="preserve"> dan </w:t>
      </w:r>
      <w:proofErr w:type="spellStart"/>
      <w:r w:rsidRPr="00CF16A5">
        <w:rPr>
          <w:rFonts w:cs="Times New Roman"/>
          <w:szCs w:val="24"/>
        </w:rPr>
        <w:t>sebagian</w:t>
      </w:r>
      <w:proofErr w:type="spellEnd"/>
      <w:r w:rsidRPr="00CF16A5">
        <w:rPr>
          <w:rFonts w:cs="Times New Roman"/>
          <w:szCs w:val="24"/>
        </w:rPr>
        <w:t xml:space="preserve"> </w:t>
      </w:r>
      <w:proofErr w:type="spellStart"/>
      <w:r w:rsidRPr="00CF16A5">
        <w:rPr>
          <w:rFonts w:cs="Times New Roman"/>
          <w:szCs w:val="24"/>
        </w:rPr>
        <w:t>besar</w:t>
      </w:r>
      <w:proofErr w:type="spellEnd"/>
      <w:r w:rsidRPr="00CF16A5">
        <w:rPr>
          <w:rFonts w:cs="Times New Roman"/>
          <w:szCs w:val="24"/>
        </w:rPr>
        <w:t xml:space="preserve"> </w:t>
      </w:r>
      <w:proofErr w:type="spellStart"/>
      <w:r w:rsidRPr="00CF16A5">
        <w:rPr>
          <w:rFonts w:cs="Times New Roman"/>
          <w:szCs w:val="24"/>
        </w:rPr>
        <w:t>bergerak</w:t>
      </w:r>
      <w:proofErr w:type="spellEnd"/>
      <w:r w:rsidRPr="00CF16A5">
        <w:rPr>
          <w:rFonts w:cs="Times New Roman"/>
          <w:szCs w:val="24"/>
        </w:rPr>
        <w:t xml:space="preserve"> di </w:t>
      </w:r>
      <w:proofErr w:type="spellStart"/>
      <w:r w:rsidRPr="00CF16A5">
        <w:rPr>
          <w:rFonts w:cs="Times New Roman"/>
          <w:szCs w:val="24"/>
        </w:rPr>
        <w:t>bidang</w:t>
      </w:r>
      <w:proofErr w:type="spellEnd"/>
      <w:r w:rsidRPr="00CF16A5">
        <w:rPr>
          <w:rFonts w:cs="Times New Roman"/>
          <w:szCs w:val="24"/>
        </w:rPr>
        <w:t xml:space="preserve"> </w:t>
      </w:r>
      <w:proofErr w:type="spellStart"/>
      <w:r w:rsidRPr="00CF16A5">
        <w:rPr>
          <w:rFonts w:cs="Times New Roman"/>
          <w:szCs w:val="24"/>
        </w:rPr>
        <w:t>perdagangan</w:t>
      </w:r>
      <w:proofErr w:type="spellEnd"/>
      <w:r w:rsidRPr="00CF16A5">
        <w:rPr>
          <w:rFonts w:cs="Times New Roman"/>
          <w:szCs w:val="24"/>
        </w:rPr>
        <w:t>.</w:t>
      </w:r>
    </w:p>
    <w:p w14:paraId="5FFFBD70" w14:textId="77777777" w:rsidR="00D36D50" w:rsidRPr="00CF16A5" w:rsidRDefault="00D36D50" w:rsidP="00D36D50">
      <w:pPr>
        <w:spacing w:after="0"/>
        <w:ind w:left="567" w:firstLine="567"/>
        <w:rPr>
          <w:rFonts w:cs="Times New Roman"/>
          <w:szCs w:val="24"/>
        </w:rPr>
      </w:pPr>
      <w:r w:rsidRPr="00CF16A5">
        <w:rPr>
          <w:rFonts w:cs="Times New Roman"/>
          <w:szCs w:val="24"/>
        </w:rPr>
        <w:t xml:space="preserve">Pada masa </w:t>
      </w:r>
      <w:proofErr w:type="spellStart"/>
      <w:r w:rsidRPr="00CF16A5">
        <w:rPr>
          <w:rFonts w:cs="Times New Roman"/>
          <w:szCs w:val="24"/>
        </w:rPr>
        <w:t>orde</w:t>
      </w:r>
      <w:proofErr w:type="spellEnd"/>
      <w:r w:rsidRPr="00CF16A5">
        <w:rPr>
          <w:rFonts w:cs="Times New Roman"/>
          <w:szCs w:val="24"/>
        </w:rPr>
        <w:t xml:space="preserve"> </w:t>
      </w:r>
      <w:proofErr w:type="spellStart"/>
      <w:r w:rsidRPr="00CF16A5">
        <w:rPr>
          <w:rFonts w:cs="Times New Roman"/>
          <w:szCs w:val="24"/>
        </w:rPr>
        <w:t>baru</w:t>
      </w:r>
      <w:proofErr w:type="spellEnd"/>
      <w:r w:rsidRPr="00CF16A5">
        <w:rPr>
          <w:rFonts w:cs="Times New Roman"/>
          <w:szCs w:val="24"/>
        </w:rPr>
        <w:t xml:space="preserve"> </w:t>
      </w:r>
      <w:proofErr w:type="spellStart"/>
      <w:r w:rsidRPr="00CF16A5">
        <w:rPr>
          <w:rFonts w:cs="Times New Roman"/>
          <w:szCs w:val="24"/>
        </w:rPr>
        <w:t>pembangunan</w:t>
      </w:r>
      <w:proofErr w:type="spellEnd"/>
      <w:r w:rsidRPr="00CF16A5">
        <w:rPr>
          <w:rFonts w:cs="Times New Roman"/>
          <w:szCs w:val="24"/>
        </w:rPr>
        <w:t xml:space="preserve"> </w:t>
      </w:r>
      <w:proofErr w:type="spellStart"/>
      <w:r w:rsidRPr="00CF16A5">
        <w:rPr>
          <w:rFonts w:cs="Times New Roman"/>
          <w:szCs w:val="24"/>
        </w:rPr>
        <w:t>ekonomi</w:t>
      </w:r>
      <w:proofErr w:type="spellEnd"/>
      <w:r w:rsidRPr="00CF16A5">
        <w:rPr>
          <w:rFonts w:cs="Times New Roman"/>
          <w:szCs w:val="24"/>
        </w:rPr>
        <w:t xml:space="preserve"> dan </w:t>
      </w:r>
      <w:proofErr w:type="spellStart"/>
      <w:r w:rsidRPr="00CF16A5">
        <w:rPr>
          <w:rFonts w:cs="Times New Roman"/>
          <w:szCs w:val="24"/>
        </w:rPr>
        <w:t>nasional</w:t>
      </w:r>
      <w:proofErr w:type="spellEnd"/>
      <w:r w:rsidRPr="00CF16A5">
        <w:rPr>
          <w:rFonts w:cs="Times New Roman"/>
          <w:szCs w:val="24"/>
        </w:rPr>
        <w:t xml:space="preserve"> </w:t>
      </w:r>
      <w:proofErr w:type="spellStart"/>
      <w:r w:rsidRPr="00CF16A5">
        <w:rPr>
          <w:rFonts w:cs="Times New Roman"/>
          <w:szCs w:val="24"/>
        </w:rPr>
        <w:t>menjadi</w:t>
      </w:r>
      <w:proofErr w:type="spellEnd"/>
      <w:r w:rsidRPr="00CF16A5">
        <w:rPr>
          <w:rFonts w:cs="Times New Roman"/>
          <w:szCs w:val="24"/>
        </w:rPr>
        <w:t xml:space="preserve"> </w:t>
      </w:r>
      <w:proofErr w:type="spellStart"/>
      <w:r w:rsidRPr="00CF16A5">
        <w:rPr>
          <w:rFonts w:cs="Times New Roman"/>
          <w:szCs w:val="24"/>
        </w:rPr>
        <w:t>prioritas</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mengendalikan</w:t>
      </w:r>
      <w:proofErr w:type="spellEnd"/>
      <w:r w:rsidRPr="00CF16A5">
        <w:rPr>
          <w:rFonts w:cs="Times New Roman"/>
          <w:szCs w:val="24"/>
        </w:rPr>
        <w:t xml:space="preserve"> masa </w:t>
      </w:r>
      <w:proofErr w:type="spellStart"/>
      <w:r w:rsidRPr="00CF16A5">
        <w:rPr>
          <w:rFonts w:cs="Times New Roman"/>
          <w:szCs w:val="24"/>
        </w:rPr>
        <w:t>depan</w:t>
      </w:r>
      <w:proofErr w:type="spellEnd"/>
      <w:r w:rsidRPr="00CF16A5">
        <w:rPr>
          <w:rFonts w:cs="Times New Roman"/>
          <w:szCs w:val="24"/>
        </w:rPr>
        <w:t xml:space="preserve"> </w:t>
      </w:r>
      <w:proofErr w:type="spellStart"/>
      <w:r w:rsidRPr="00CF16A5">
        <w:rPr>
          <w:rFonts w:cs="Times New Roman"/>
          <w:szCs w:val="24"/>
        </w:rPr>
        <w:t>bangsa</w:t>
      </w:r>
      <w:proofErr w:type="spellEnd"/>
      <w:r w:rsidRPr="00CF16A5">
        <w:rPr>
          <w:rFonts w:cs="Times New Roman"/>
          <w:szCs w:val="24"/>
        </w:rPr>
        <w:t xml:space="preserve"> Indonesia dan Bank Indonesia (BI) </w:t>
      </w:r>
      <w:proofErr w:type="spellStart"/>
      <w:r w:rsidRPr="00CF16A5">
        <w:rPr>
          <w:rFonts w:cs="Times New Roman"/>
          <w:szCs w:val="24"/>
        </w:rPr>
        <w:t>mempunyai</w:t>
      </w:r>
      <w:proofErr w:type="spellEnd"/>
      <w:r w:rsidRPr="00CF16A5">
        <w:rPr>
          <w:rFonts w:cs="Times New Roman"/>
          <w:szCs w:val="24"/>
        </w:rPr>
        <w:t xml:space="preserve"> </w:t>
      </w:r>
      <w:proofErr w:type="spellStart"/>
      <w:r w:rsidRPr="00CF16A5">
        <w:rPr>
          <w:rFonts w:cs="Times New Roman"/>
          <w:szCs w:val="24"/>
        </w:rPr>
        <w:t>peran</w:t>
      </w:r>
      <w:proofErr w:type="spellEnd"/>
      <w:r w:rsidRPr="00CF16A5">
        <w:rPr>
          <w:rFonts w:cs="Times New Roman"/>
          <w:szCs w:val="24"/>
        </w:rPr>
        <w:t xml:space="preserve"> </w:t>
      </w:r>
      <w:proofErr w:type="spellStart"/>
      <w:r w:rsidRPr="00CF16A5">
        <w:rPr>
          <w:rFonts w:cs="Times New Roman"/>
          <w:szCs w:val="24"/>
        </w:rPr>
        <w:t>penting</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mendukung</w:t>
      </w:r>
      <w:proofErr w:type="spellEnd"/>
      <w:r w:rsidRPr="00CF16A5">
        <w:rPr>
          <w:rFonts w:cs="Times New Roman"/>
          <w:szCs w:val="24"/>
        </w:rPr>
        <w:t xml:space="preserve"> </w:t>
      </w:r>
      <w:proofErr w:type="spellStart"/>
      <w:r w:rsidRPr="00CF16A5">
        <w:rPr>
          <w:rFonts w:cs="Times New Roman"/>
          <w:szCs w:val="24"/>
        </w:rPr>
        <w:t>pembangunan</w:t>
      </w:r>
      <w:proofErr w:type="spellEnd"/>
      <w:r w:rsidRPr="00CF16A5">
        <w:rPr>
          <w:rFonts w:cs="Times New Roman"/>
          <w:szCs w:val="24"/>
        </w:rPr>
        <w:t xml:space="preserve"> </w:t>
      </w:r>
      <w:proofErr w:type="spellStart"/>
      <w:r w:rsidRPr="00CF16A5">
        <w:rPr>
          <w:rFonts w:cs="Times New Roman"/>
          <w:szCs w:val="24"/>
        </w:rPr>
        <w:t>ekonomi</w:t>
      </w:r>
      <w:proofErr w:type="spellEnd"/>
      <w:r w:rsidRPr="00CF16A5">
        <w:rPr>
          <w:rFonts w:cs="Times New Roman"/>
          <w:szCs w:val="24"/>
        </w:rPr>
        <w:t xml:space="preserve"> </w:t>
      </w:r>
      <w:proofErr w:type="spellStart"/>
      <w:r w:rsidRPr="00CF16A5">
        <w:rPr>
          <w:rFonts w:cs="Times New Roman"/>
          <w:szCs w:val="24"/>
        </w:rPr>
        <w:t>nasional</w:t>
      </w:r>
      <w:proofErr w:type="spellEnd"/>
      <w:r w:rsidRPr="00CF16A5">
        <w:rPr>
          <w:rFonts w:cs="Times New Roman"/>
          <w:szCs w:val="24"/>
        </w:rPr>
        <w:t xml:space="preserve">. Oleh </w:t>
      </w:r>
      <w:proofErr w:type="spellStart"/>
      <w:r w:rsidRPr="00CF16A5">
        <w:rPr>
          <w:rFonts w:cs="Times New Roman"/>
          <w:szCs w:val="24"/>
        </w:rPr>
        <w:t>karena</w:t>
      </w:r>
      <w:proofErr w:type="spellEnd"/>
      <w:r w:rsidRPr="00CF16A5">
        <w:rPr>
          <w:rFonts w:cs="Times New Roman"/>
          <w:szCs w:val="24"/>
        </w:rPr>
        <w:t xml:space="preserve"> </w:t>
      </w:r>
      <w:proofErr w:type="spellStart"/>
      <w:r w:rsidRPr="00CF16A5">
        <w:rPr>
          <w:rFonts w:cs="Times New Roman"/>
          <w:szCs w:val="24"/>
        </w:rPr>
        <w:t>itu</w:t>
      </w:r>
      <w:proofErr w:type="spellEnd"/>
      <w:r w:rsidRPr="00CF16A5">
        <w:rPr>
          <w:rFonts w:cs="Times New Roman"/>
          <w:szCs w:val="24"/>
        </w:rPr>
        <w:t xml:space="preserve">, </w:t>
      </w:r>
      <w:proofErr w:type="spellStart"/>
      <w:r w:rsidRPr="00CF16A5">
        <w:rPr>
          <w:rFonts w:cs="Times New Roman"/>
          <w:szCs w:val="24"/>
        </w:rPr>
        <w:t>penataan</w:t>
      </w:r>
      <w:proofErr w:type="spellEnd"/>
      <w:r w:rsidRPr="00CF16A5">
        <w:rPr>
          <w:rFonts w:cs="Times New Roman"/>
          <w:szCs w:val="24"/>
        </w:rPr>
        <w:t xml:space="preserve"> </w:t>
      </w:r>
      <w:proofErr w:type="spellStart"/>
      <w:r w:rsidRPr="00CF16A5">
        <w:rPr>
          <w:rFonts w:cs="Times New Roman"/>
          <w:szCs w:val="24"/>
        </w:rPr>
        <w:t>kembali</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dan BI </w:t>
      </w:r>
      <w:proofErr w:type="spellStart"/>
      <w:r w:rsidRPr="00CF16A5">
        <w:rPr>
          <w:rFonts w:cs="Times New Roman"/>
          <w:szCs w:val="24"/>
        </w:rPr>
        <w:t>merupakan</w:t>
      </w:r>
      <w:proofErr w:type="spellEnd"/>
      <w:r w:rsidRPr="00CF16A5">
        <w:rPr>
          <w:rFonts w:cs="Times New Roman"/>
          <w:szCs w:val="24"/>
        </w:rPr>
        <w:t xml:space="preserve"> </w:t>
      </w:r>
      <w:proofErr w:type="spellStart"/>
      <w:r w:rsidRPr="00CF16A5">
        <w:rPr>
          <w:rFonts w:cs="Times New Roman"/>
          <w:szCs w:val="24"/>
        </w:rPr>
        <w:t>prioritas</w:t>
      </w:r>
      <w:proofErr w:type="spellEnd"/>
      <w:r w:rsidRPr="00CF16A5">
        <w:rPr>
          <w:rFonts w:cs="Times New Roman"/>
          <w:szCs w:val="24"/>
        </w:rPr>
        <w:t xml:space="preserve"> </w:t>
      </w:r>
      <w:proofErr w:type="spellStart"/>
      <w:r w:rsidRPr="00CF16A5">
        <w:rPr>
          <w:rFonts w:cs="Times New Roman"/>
          <w:szCs w:val="24"/>
        </w:rPr>
        <w:t>bagi</w:t>
      </w:r>
      <w:proofErr w:type="spellEnd"/>
      <w:r w:rsidRPr="00CF16A5">
        <w:rPr>
          <w:rFonts w:cs="Times New Roman"/>
          <w:szCs w:val="24"/>
        </w:rPr>
        <w:t xml:space="preserve"> </w:t>
      </w:r>
      <w:proofErr w:type="spellStart"/>
      <w:r w:rsidRPr="00CF16A5">
        <w:rPr>
          <w:rFonts w:cs="Times New Roman"/>
          <w:szCs w:val="24"/>
        </w:rPr>
        <w:t>awal</w:t>
      </w:r>
      <w:proofErr w:type="spellEnd"/>
      <w:r w:rsidRPr="00CF16A5">
        <w:rPr>
          <w:rFonts w:cs="Times New Roman"/>
          <w:szCs w:val="24"/>
        </w:rPr>
        <w:t xml:space="preserve"> </w:t>
      </w:r>
      <w:proofErr w:type="spellStart"/>
      <w:r w:rsidRPr="00CF16A5">
        <w:rPr>
          <w:rFonts w:cs="Times New Roman"/>
          <w:szCs w:val="24"/>
        </w:rPr>
        <w:t>pelaksanaan</w:t>
      </w:r>
      <w:proofErr w:type="spellEnd"/>
      <w:r w:rsidRPr="00CF16A5">
        <w:rPr>
          <w:rFonts w:cs="Times New Roman"/>
          <w:szCs w:val="24"/>
        </w:rPr>
        <w:t xml:space="preserve"> program </w:t>
      </w:r>
      <w:proofErr w:type="spellStart"/>
      <w:r w:rsidRPr="00CF16A5">
        <w:rPr>
          <w:rFonts w:cs="Times New Roman"/>
          <w:szCs w:val="24"/>
        </w:rPr>
        <w:t>orde</w:t>
      </w:r>
      <w:proofErr w:type="spellEnd"/>
      <w:r w:rsidRPr="00CF16A5">
        <w:rPr>
          <w:rFonts w:cs="Times New Roman"/>
          <w:szCs w:val="24"/>
        </w:rPr>
        <w:t xml:space="preserve"> </w:t>
      </w:r>
      <w:proofErr w:type="spellStart"/>
      <w:r w:rsidRPr="00CF16A5">
        <w:rPr>
          <w:rFonts w:cs="Times New Roman"/>
          <w:szCs w:val="24"/>
        </w:rPr>
        <w:t>baru</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{"citationItems":[{"id":"ITEM-1","itemData":{"author":[{"dropping-particle":"","family":"Unit Khusus Museum Bank Indonesia","given":"","non-dropping-particle":"","parse-names":false,"suffix":""}],"id":"ITEM-1","issued":{"date-parts":[["2007"]]},"page":"1-11","title":"Sejarah Bank Indonesia: Perbankan (Periode 1966-1983)","type":"article-journal"},"uris":["http://www.mendeley.com/documents/?uuid=b615dda0-2fc1-4484-9be7-eda52148532b"]}],"mendeley":{"formattedCitation":"(Unit Khusus Museum Bank Indonesia, 2007)","plainTextFormattedCitation":"(Unit Khusus Museum Bank Indonesia, 2007)","previouslyFormattedCitation":"(Unit Khusus Museum Bank Indonesia, 2007)"},"properties":{"noteIndex":0},"schema":"https://github.com/citation-style-language/schema/raw/master/csl-citation.json"}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(Unit Khusus Museum Bank Indonesia, 2007)</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Guna</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mobilisasi</w:t>
      </w:r>
      <w:proofErr w:type="spellEnd"/>
      <w:r w:rsidRPr="00CF16A5">
        <w:rPr>
          <w:rFonts w:cs="Times New Roman"/>
          <w:szCs w:val="24"/>
        </w:rPr>
        <w:t xml:space="preserve"> dana </w:t>
      </w:r>
      <w:proofErr w:type="spellStart"/>
      <w:r w:rsidRPr="00CF16A5">
        <w:rPr>
          <w:rFonts w:cs="Times New Roman"/>
          <w:szCs w:val="24"/>
        </w:rPr>
        <w:t>masyarakat</w:t>
      </w:r>
      <w:proofErr w:type="spellEnd"/>
      <w:r w:rsidRPr="00CF16A5">
        <w:rPr>
          <w:rFonts w:cs="Times New Roman"/>
          <w:szCs w:val="24"/>
        </w:rPr>
        <w:t xml:space="preserve">, BI </w:t>
      </w:r>
      <w:proofErr w:type="spellStart"/>
      <w:r w:rsidRPr="00CF16A5">
        <w:rPr>
          <w:rFonts w:cs="Times New Roman"/>
          <w:szCs w:val="24"/>
        </w:rPr>
        <w:t>memperkenalkan</w:t>
      </w:r>
      <w:proofErr w:type="spellEnd"/>
      <w:r w:rsidRPr="00CF16A5">
        <w:rPr>
          <w:rFonts w:cs="Times New Roman"/>
          <w:szCs w:val="24"/>
        </w:rPr>
        <w:t xml:space="preserve"> TABANAS (Tabungan Pembangunan Nasional) dan TASKA (Tabungan </w:t>
      </w:r>
      <w:proofErr w:type="spellStart"/>
      <w:r w:rsidRPr="00CF16A5">
        <w:rPr>
          <w:rFonts w:cs="Times New Roman"/>
          <w:szCs w:val="24"/>
        </w:rPr>
        <w:t>Asuransi</w:t>
      </w:r>
      <w:proofErr w:type="spellEnd"/>
      <w:r w:rsidRPr="00CF16A5">
        <w:rPr>
          <w:rFonts w:cs="Times New Roman"/>
          <w:szCs w:val="24"/>
        </w:rPr>
        <w:t xml:space="preserve"> </w:t>
      </w:r>
      <w:proofErr w:type="spellStart"/>
      <w:r w:rsidRPr="00CF16A5">
        <w:rPr>
          <w:rFonts w:cs="Times New Roman"/>
          <w:szCs w:val="24"/>
        </w:rPr>
        <w:t>Berjangka</w:t>
      </w:r>
      <w:proofErr w:type="spellEnd"/>
      <w:r w:rsidRPr="00CF16A5">
        <w:rPr>
          <w:rFonts w:cs="Times New Roman"/>
          <w:szCs w:val="24"/>
        </w:rPr>
        <w:t xml:space="preserve">) pada </w:t>
      </w:r>
      <w:proofErr w:type="spellStart"/>
      <w:r w:rsidRPr="00CF16A5">
        <w:rPr>
          <w:rFonts w:cs="Times New Roman"/>
          <w:szCs w:val="24"/>
        </w:rPr>
        <w:t>tahun</w:t>
      </w:r>
      <w:proofErr w:type="spellEnd"/>
      <w:r w:rsidRPr="00CF16A5">
        <w:rPr>
          <w:rFonts w:cs="Times New Roman"/>
          <w:szCs w:val="24"/>
        </w:rPr>
        <w:t xml:space="preserve"> 1970 yang </w:t>
      </w:r>
      <w:proofErr w:type="spellStart"/>
      <w:r w:rsidRPr="00CF16A5">
        <w:rPr>
          <w:rFonts w:cs="Times New Roman"/>
          <w:szCs w:val="24"/>
        </w:rPr>
        <w:t>melengkapi</w:t>
      </w:r>
      <w:proofErr w:type="spellEnd"/>
      <w:r w:rsidRPr="00CF16A5">
        <w:rPr>
          <w:rFonts w:cs="Times New Roman"/>
          <w:szCs w:val="24"/>
        </w:rPr>
        <w:t xml:space="preserve"> Deposito </w:t>
      </w:r>
      <w:proofErr w:type="spellStart"/>
      <w:r w:rsidRPr="00CF16A5">
        <w:rPr>
          <w:rFonts w:cs="Times New Roman"/>
          <w:szCs w:val="24"/>
        </w:rPr>
        <w:t>Inpres</w:t>
      </w:r>
      <w:proofErr w:type="spellEnd"/>
      <w:r w:rsidRPr="00CF16A5">
        <w:rPr>
          <w:rFonts w:cs="Times New Roman"/>
          <w:szCs w:val="24"/>
        </w:rPr>
        <w:t xml:space="preserve"> 1968. </w:t>
      </w:r>
      <w:proofErr w:type="spellStart"/>
      <w:r w:rsidRPr="00CF16A5">
        <w:rPr>
          <w:rFonts w:cs="Times New Roman"/>
          <w:szCs w:val="24"/>
        </w:rPr>
        <w:t>Selain</w:t>
      </w:r>
      <w:proofErr w:type="spellEnd"/>
      <w:r w:rsidRPr="00CF16A5">
        <w:rPr>
          <w:rFonts w:cs="Times New Roman"/>
          <w:szCs w:val="24"/>
        </w:rPr>
        <w:t xml:space="preserve"> </w:t>
      </w:r>
      <w:proofErr w:type="spellStart"/>
      <w:r w:rsidRPr="00CF16A5">
        <w:rPr>
          <w:rFonts w:cs="Times New Roman"/>
          <w:szCs w:val="24"/>
        </w:rPr>
        <w:t>itu</w:t>
      </w:r>
      <w:proofErr w:type="spellEnd"/>
      <w:r w:rsidRPr="00CF16A5">
        <w:rPr>
          <w:rFonts w:cs="Times New Roman"/>
          <w:szCs w:val="24"/>
        </w:rPr>
        <w:t xml:space="preserve">, BI juga </w:t>
      </w:r>
      <w:proofErr w:type="spellStart"/>
      <w:r w:rsidRPr="00CF16A5">
        <w:rPr>
          <w:rFonts w:cs="Times New Roman"/>
          <w:szCs w:val="24"/>
        </w:rPr>
        <w:t>menyediakan</w:t>
      </w:r>
      <w:proofErr w:type="spellEnd"/>
      <w:r w:rsidRPr="00CF16A5">
        <w:rPr>
          <w:rFonts w:cs="Times New Roman"/>
          <w:szCs w:val="24"/>
        </w:rPr>
        <w:t xml:space="preserve"> dana yang </w:t>
      </w:r>
      <w:proofErr w:type="spellStart"/>
      <w:r w:rsidRPr="00CF16A5">
        <w:rPr>
          <w:rFonts w:cs="Times New Roman"/>
          <w:szCs w:val="24"/>
        </w:rPr>
        <w:lastRenderedPageBreak/>
        <w:t>cukup</w:t>
      </w:r>
      <w:proofErr w:type="spellEnd"/>
      <w:r w:rsidRPr="00CF16A5">
        <w:rPr>
          <w:rFonts w:cs="Times New Roman"/>
          <w:szCs w:val="24"/>
        </w:rPr>
        <w:t xml:space="preserve"> </w:t>
      </w:r>
      <w:proofErr w:type="spellStart"/>
      <w:r w:rsidRPr="00CF16A5">
        <w:rPr>
          <w:rFonts w:cs="Times New Roman"/>
          <w:szCs w:val="24"/>
        </w:rPr>
        <w:t>besar</w:t>
      </w:r>
      <w:proofErr w:type="spellEnd"/>
      <w:r w:rsidRPr="00CF16A5">
        <w:rPr>
          <w:rFonts w:cs="Times New Roman"/>
          <w:szCs w:val="24"/>
        </w:rPr>
        <w:t xml:space="preserve"> </w:t>
      </w:r>
      <w:proofErr w:type="spellStart"/>
      <w:r w:rsidRPr="00CF16A5">
        <w:rPr>
          <w:rFonts w:cs="Times New Roman"/>
          <w:szCs w:val="24"/>
        </w:rPr>
        <w:t>melalui</w:t>
      </w:r>
      <w:proofErr w:type="spellEnd"/>
      <w:r w:rsidRPr="00CF16A5">
        <w:rPr>
          <w:rFonts w:cs="Times New Roman"/>
          <w:szCs w:val="24"/>
        </w:rPr>
        <w:t xml:space="preserve"> </w:t>
      </w:r>
      <w:proofErr w:type="spellStart"/>
      <w:r w:rsidRPr="00CF16A5">
        <w:rPr>
          <w:rFonts w:cs="Times New Roman"/>
          <w:szCs w:val="24"/>
        </w:rPr>
        <w:t>Kredit</w:t>
      </w:r>
      <w:proofErr w:type="spellEnd"/>
      <w:r w:rsidRPr="00CF16A5">
        <w:rPr>
          <w:rFonts w:cs="Times New Roman"/>
          <w:szCs w:val="24"/>
        </w:rPr>
        <w:t xml:space="preserve"> </w:t>
      </w:r>
      <w:proofErr w:type="spellStart"/>
      <w:r w:rsidRPr="00CF16A5">
        <w:rPr>
          <w:rFonts w:cs="Times New Roman"/>
          <w:szCs w:val="24"/>
        </w:rPr>
        <w:t>Likuiditas</w:t>
      </w:r>
      <w:proofErr w:type="spellEnd"/>
      <w:r w:rsidRPr="00CF16A5">
        <w:rPr>
          <w:rFonts w:cs="Times New Roman"/>
          <w:szCs w:val="24"/>
        </w:rPr>
        <w:t xml:space="preserve"> Bank Indonesia (KLBI) yang </w:t>
      </w:r>
      <w:proofErr w:type="spellStart"/>
      <w:r w:rsidRPr="00CF16A5">
        <w:rPr>
          <w:rFonts w:cs="Times New Roman"/>
          <w:szCs w:val="24"/>
        </w:rPr>
        <w:t>diberikan</w:t>
      </w:r>
      <w:proofErr w:type="spellEnd"/>
      <w:r w:rsidRPr="00CF16A5">
        <w:rPr>
          <w:rFonts w:cs="Times New Roman"/>
          <w:szCs w:val="24"/>
        </w:rPr>
        <w:t xml:space="preserve"> </w:t>
      </w:r>
      <w:proofErr w:type="spellStart"/>
      <w:r w:rsidRPr="00CF16A5">
        <w:rPr>
          <w:rFonts w:cs="Times New Roman"/>
          <w:szCs w:val="24"/>
        </w:rPr>
        <w:t>kepada</w:t>
      </w:r>
      <w:proofErr w:type="spellEnd"/>
      <w:r w:rsidRPr="00CF16A5">
        <w:rPr>
          <w:rFonts w:cs="Times New Roman"/>
          <w:szCs w:val="24"/>
        </w:rPr>
        <w:t xml:space="preserve"> </w:t>
      </w:r>
      <w:proofErr w:type="spellStart"/>
      <w:r w:rsidRPr="00CF16A5">
        <w:rPr>
          <w:rFonts w:cs="Times New Roman"/>
          <w:szCs w:val="24"/>
        </w:rPr>
        <w:t>tujuh</w:t>
      </w:r>
      <w:proofErr w:type="spellEnd"/>
      <w:r w:rsidRPr="00CF16A5">
        <w:rPr>
          <w:rFonts w:cs="Times New Roman"/>
          <w:szCs w:val="24"/>
        </w:rPr>
        <w:t xml:space="preserve"> bank </w:t>
      </w:r>
      <w:proofErr w:type="spellStart"/>
      <w:r w:rsidRPr="00CF16A5">
        <w:rPr>
          <w:rFonts w:cs="Times New Roman"/>
          <w:szCs w:val="24"/>
        </w:rPr>
        <w:t>pemerintah</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membiayai</w:t>
      </w:r>
      <w:proofErr w:type="spellEnd"/>
      <w:r w:rsidRPr="00CF16A5">
        <w:rPr>
          <w:rFonts w:cs="Times New Roman"/>
          <w:szCs w:val="24"/>
        </w:rPr>
        <w:t xml:space="preserve"> program </w:t>
      </w:r>
      <w:proofErr w:type="spellStart"/>
      <w:r w:rsidRPr="00CF16A5">
        <w:rPr>
          <w:rFonts w:cs="Times New Roman"/>
          <w:szCs w:val="24"/>
        </w:rPr>
        <w:t>kredit</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rangka</w:t>
      </w:r>
      <w:proofErr w:type="spellEnd"/>
      <w:r w:rsidRPr="00CF16A5">
        <w:rPr>
          <w:rFonts w:cs="Times New Roman"/>
          <w:szCs w:val="24"/>
        </w:rPr>
        <w:t xml:space="preserve"> </w:t>
      </w:r>
      <w:proofErr w:type="spellStart"/>
      <w:r w:rsidRPr="00CF16A5">
        <w:rPr>
          <w:rFonts w:cs="Times New Roman"/>
          <w:szCs w:val="24"/>
        </w:rPr>
        <w:t>mobilisasi</w:t>
      </w:r>
      <w:proofErr w:type="spellEnd"/>
      <w:r w:rsidRPr="00CF16A5">
        <w:rPr>
          <w:rFonts w:cs="Times New Roman"/>
          <w:szCs w:val="24"/>
        </w:rPr>
        <w:t xml:space="preserve"> dana </w:t>
      </w:r>
      <w:proofErr w:type="spellStart"/>
      <w:r w:rsidRPr="00CF16A5">
        <w:rPr>
          <w:rFonts w:cs="Times New Roman"/>
          <w:szCs w:val="24"/>
        </w:rPr>
        <w:t>masyarakat</w:t>
      </w:r>
      <w:proofErr w:type="spellEnd"/>
      <w:r w:rsidRPr="00CF16A5">
        <w:rPr>
          <w:rFonts w:cs="Times New Roman"/>
          <w:szCs w:val="24"/>
        </w:rPr>
        <w:t xml:space="preserve">. BI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dukungan</w:t>
      </w:r>
      <w:proofErr w:type="spellEnd"/>
      <w:r w:rsidRPr="00CF16A5">
        <w:rPr>
          <w:rFonts w:cs="Times New Roman"/>
          <w:szCs w:val="24"/>
        </w:rPr>
        <w:t xml:space="preserve"> </w:t>
      </w:r>
      <w:proofErr w:type="spellStart"/>
      <w:r w:rsidRPr="00CF16A5">
        <w:rPr>
          <w:rFonts w:cs="Times New Roman"/>
          <w:szCs w:val="24"/>
        </w:rPr>
        <w:t>pemerintah</w:t>
      </w:r>
      <w:proofErr w:type="spellEnd"/>
      <w:r w:rsidRPr="00CF16A5">
        <w:rPr>
          <w:rFonts w:cs="Times New Roman"/>
          <w:szCs w:val="24"/>
        </w:rPr>
        <w:t xml:space="preserve"> pada </w:t>
      </w:r>
      <w:proofErr w:type="spellStart"/>
      <w:r w:rsidRPr="00CF16A5">
        <w:rPr>
          <w:rFonts w:cs="Times New Roman"/>
          <w:szCs w:val="24"/>
        </w:rPr>
        <w:t>tahun</w:t>
      </w:r>
      <w:proofErr w:type="spellEnd"/>
      <w:r w:rsidRPr="00CF16A5">
        <w:rPr>
          <w:rFonts w:cs="Times New Roman"/>
          <w:szCs w:val="24"/>
        </w:rPr>
        <w:t xml:space="preserve"> 1971–1972 </w:t>
      </w:r>
      <w:proofErr w:type="spellStart"/>
      <w:r w:rsidRPr="00CF16A5">
        <w:rPr>
          <w:rFonts w:cs="Times New Roman"/>
          <w:szCs w:val="24"/>
        </w:rPr>
        <w:t>melaksanakan</w:t>
      </w:r>
      <w:proofErr w:type="spellEnd"/>
      <w:r w:rsidRPr="00CF16A5">
        <w:rPr>
          <w:rFonts w:cs="Times New Roman"/>
          <w:szCs w:val="24"/>
        </w:rPr>
        <w:t xml:space="preserve"> </w:t>
      </w:r>
      <w:proofErr w:type="spellStart"/>
      <w:r w:rsidRPr="00CF16A5">
        <w:rPr>
          <w:rFonts w:cs="Times New Roman"/>
          <w:szCs w:val="24"/>
        </w:rPr>
        <w:t>kebijakan</w:t>
      </w:r>
      <w:proofErr w:type="spellEnd"/>
      <w:r w:rsidRPr="00CF16A5">
        <w:rPr>
          <w:rFonts w:cs="Times New Roman"/>
          <w:szCs w:val="24"/>
        </w:rPr>
        <w:t xml:space="preserve"> Program </w:t>
      </w:r>
      <w:proofErr w:type="spellStart"/>
      <w:r w:rsidRPr="00CF16A5">
        <w:rPr>
          <w:rFonts w:cs="Times New Roman"/>
          <w:szCs w:val="24"/>
        </w:rPr>
        <w:t>Penertiban</w:t>
      </w:r>
      <w:proofErr w:type="spellEnd"/>
      <w:r w:rsidRPr="00CF16A5">
        <w:rPr>
          <w:rFonts w:cs="Times New Roman"/>
          <w:szCs w:val="24"/>
        </w:rPr>
        <w:t xml:space="preserve"> Bank </w:t>
      </w:r>
      <w:proofErr w:type="spellStart"/>
      <w:r w:rsidRPr="00CF16A5">
        <w:rPr>
          <w:rFonts w:cs="Times New Roman"/>
          <w:szCs w:val="24"/>
        </w:rPr>
        <w:t>Swasta</w:t>
      </w:r>
      <w:proofErr w:type="spellEnd"/>
      <w:r w:rsidRPr="00CF16A5">
        <w:rPr>
          <w:rFonts w:cs="Times New Roman"/>
          <w:szCs w:val="24"/>
        </w:rPr>
        <w:t xml:space="preserve"> Nasional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sasaran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mengurangi</w:t>
      </w:r>
      <w:proofErr w:type="spellEnd"/>
      <w:r w:rsidRPr="00CF16A5">
        <w:rPr>
          <w:rFonts w:cs="Times New Roman"/>
          <w:szCs w:val="24"/>
        </w:rPr>
        <w:t xml:space="preserve"> </w:t>
      </w:r>
      <w:proofErr w:type="spellStart"/>
      <w:r w:rsidRPr="00CF16A5">
        <w:rPr>
          <w:rFonts w:cs="Times New Roman"/>
          <w:szCs w:val="24"/>
        </w:rPr>
        <w:t>jumlah</w:t>
      </w:r>
      <w:proofErr w:type="spellEnd"/>
      <w:r w:rsidRPr="00CF16A5">
        <w:rPr>
          <w:rFonts w:cs="Times New Roman"/>
          <w:szCs w:val="24"/>
        </w:rPr>
        <w:t xml:space="preserve"> bank </w:t>
      </w:r>
      <w:proofErr w:type="spellStart"/>
      <w:r w:rsidRPr="00CF16A5">
        <w:rPr>
          <w:rFonts w:cs="Times New Roman"/>
          <w:szCs w:val="24"/>
        </w:rPr>
        <w:t>swasta</w:t>
      </w:r>
      <w:proofErr w:type="spellEnd"/>
      <w:r w:rsidRPr="00CF16A5">
        <w:rPr>
          <w:rFonts w:cs="Times New Roman"/>
          <w:szCs w:val="24"/>
        </w:rPr>
        <w:t xml:space="preserve"> </w:t>
      </w:r>
      <w:proofErr w:type="spellStart"/>
      <w:r w:rsidRPr="00CF16A5">
        <w:rPr>
          <w:rFonts w:cs="Times New Roman"/>
          <w:szCs w:val="24"/>
        </w:rPr>
        <w:t>nasional</w:t>
      </w:r>
      <w:proofErr w:type="spellEnd"/>
      <w:r w:rsidRPr="00CF16A5">
        <w:rPr>
          <w:rFonts w:cs="Times New Roman"/>
          <w:szCs w:val="24"/>
        </w:rPr>
        <w:t xml:space="preserve"> dan </w:t>
      </w:r>
      <w:proofErr w:type="spellStart"/>
      <w:r w:rsidRPr="00CF16A5">
        <w:rPr>
          <w:rFonts w:cs="Times New Roman"/>
          <w:szCs w:val="24"/>
        </w:rPr>
        <w:t>memperkuat</w:t>
      </w:r>
      <w:proofErr w:type="spellEnd"/>
      <w:r w:rsidRPr="00CF16A5">
        <w:rPr>
          <w:rFonts w:cs="Times New Roman"/>
          <w:szCs w:val="24"/>
        </w:rPr>
        <w:t xml:space="preserve"> bank yang </w:t>
      </w:r>
      <w:proofErr w:type="spellStart"/>
      <w:r w:rsidRPr="00CF16A5">
        <w:rPr>
          <w:rFonts w:cs="Times New Roman"/>
          <w:szCs w:val="24"/>
        </w:rPr>
        <w:t>ingin</w:t>
      </w:r>
      <w:proofErr w:type="spellEnd"/>
      <w:r w:rsidRPr="00CF16A5">
        <w:rPr>
          <w:rFonts w:cs="Times New Roman"/>
          <w:szCs w:val="24"/>
        </w:rPr>
        <w:t xml:space="preserve"> </w:t>
      </w:r>
      <w:proofErr w:type="spellStart"/>
      <w:r w:rsidRPr="00CF16A5">
        <w:rPr>
          <w:rFonts w:cs="Times New Roman"/>
          <w:szCs w:val="24"/>
        </w:rPr>
        <w:t>tetap</w:t>
      </w:r>
      <w:proofErr w:type="spellEnd"/>
      <w:r w:rsidRPr="00CF16A5">
        <w:rPr>
          <w:rFonts w:cs="Times New Roman"/>
          <w:szCs w:val="24"/>
        </w:rPr>
        <w:t xml:space="preserve"> </w:t>
      </w:r>
      <w:proofErr w:type="spellStart"/>
      <w:r w:rsidRPr="00CF16A5">
        <w:rPr>
          <w:rFonts w:cs="Times New Roman"/>
          <w:szCs w:val="24"/>
        </w:rPr>
        <w:t>melanjutkan</w:t>
      </w:r>
      <w:proofErr w:type="spellEnd"/>
      <w:r w:rsidRPr="00CF16A5">
        <w:rPr>
          <w:rFonts w:cs="Times New Roman"/>
          <w:szCs w:val="24"/>
        </w:rPr>
        <w:t xml:space="preserve"> </w:t>
      </w:r>
      <w:proofErr w:type="spellStart"/>
      <w:r w:rsidRPr="00CF16A5">
        <w:rPr>
          <w:rFonts w:cs="Times New Roman"/>
          <w:szCs w:val="24"/>
        </w:rPr>
        <w:t>kegiatannya</w:t>
      </w:r>
      <w:proofErr w:type="spellEnd"/>
      <w:r w:rsidRPr="00CF16A5">
        <w:rPr>
          <w:rFonts w:cs="Times New Roman"/>
          <w:szCs w:val="24"/>
        </w:rPr>
        <w:t>.</w:t>
      </w:r>
    </w:p>
    <w:p w14:paraId="71134B86" w14:textId="77777777" w:rsidR="00D36D50" w:rsidRPr="00CF16A5" w:rsidRDefault="00D36D50" w:rsidP="00D36D50">
      <w:pPr>
        <w:spacing w:after="0"/>
        <w:ind w:left="567" w:firstLine="567"/>
        <w:rPr>
          <w:rFonts w:cs="Times New Roman"/>
          <w:szCs w:val="24"/>
        </w:rPr>
      </w:pPr>
      <w:proofErr w:type="spellStart"/>
      <w:r w:rsidRPr="00CF16A5">
        <w:rPr>
          <w:rFonts w:cs="Times New Roman"/>
          <w:szCs w:val="24"/>
        </w:rPr>
        <w:t>Menurut</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{"citationItems":[{"id":"ITEM-1","itemData":{"author":[{"dropping-particle":"","family":"Bank Indonesia","given":"","non-dropping-particle":"","parse-names":false,"suffix":""}],"id":"ITEM-1","issued":{"date-parts":[["2008"]]},"page":"1-10","title":"History of banking period 1983-1997","type":"article-journal"},"uris":["http://www.mendeley.com/documents/?uuid=84dca9e9-706f-4a10-b7b1-1e4278e32e93"]}],"mendeley":{"formattedCitation":"(Bank Indonesia, 2008)","manualFormatting":"Bank Indonesia (2008)","plainTextFormattedCitation":"(Bank Indonesia, 2008)","previouslyFormattedCitation":"(Bank Indonesia, 2008)"},"properties":{"noteIndex":0},"schema":"https://github.com/citation-style-language/schema/raw/master/csl-citation.json"}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Bank Indonesia (2008)</w:t>
      </w:r>
      <w:r w:rsidRPr="00CF16A5">
        <w:rPr>
          <w:rFonts w:cs="Times New Roman"/>
          <w:szCs w:val="24"/>
        </w:rPr>
        <w:fldChar w:fldCharType="end"/>
      </w:r>
      <w:r w:rsidRPr="00CF16A5">
        <w:rPr>
          <w:rFonts w:cs="Times New Roman"/>
          <w:szCs w:val="24"/>
        </w:rPr>
        <w:t xml:space="preserve">, pada </w:t>
      </w:r>
      <w:proofErr w:type="spellStart"/>
      <w:r w:rsidRPr="00CF16A5">
        <w:rPr>
          <w:rFonts w:cs="Times New Roman"/>
          <w:szCs w:val="24"/>
        </w:rPr>
        <w:t>tahun</w:t>
      </w:r>
      <w:proofErr w:type="spellEnd"/>
      <w:r w:rsidRPr="00CF16A5">
        <w:rPr>
          <w:rFonts w:cs="Times New Roman"/>
          <w:szCs w:val="24"/>
        </w:rPr>
        <w:t xml:space="preserve"> 1988 </w:t>
      </w:r>
      <w:proofErr w:type="spellStart"/>
      <w:r w:rsidRPr="00CF16A5">
        <w:rPr>
          <w:rFonts w:cs="Times New Roman"/>
          <w:szCs w:val="24"/>
        </w:rPr>
        <w:t>pemerintah</w:t>
      </w:r>
      <w:proofErr w:type="spellEnd"/>
      <w:r w:rsidRPr="00CF16A5">
        <w:rPr>
          <w:rFonts w:cs="Times New Roman"/>
          <w:szCs w:val="24"/>
        </w:rPr>
        <w:t xml:space="preserve"> </w:t>
      </w:r>
      <w:proofErr w:type="spellStart"/>
      <w:r w:rsidRPr="00CF16A5">
        <w:rPr>
          <w:rFonts w:cs="Times New Roman"/>
          <w:szCs w:val="24"/>
        </w:rPr>
        <w:t>bersama</w:t>
      </w:r>
      <w:proofErr w:type="spellEnd"/>
      <w:r w:rsidRPr="00CF16A5">
        <w:rPr>
          <w:rFonts w:cs="Times New Roman"/>
          <w:szCs w:val="24"/>
        </w:rPr>
        <w:t xml:space="preserve"> BI </w:t>
      </w:r>
      <w:proofErr w:type="spellStart"/>
      <w:r w:rsidRPr="00CF16A5">
        <w:rPr>
          <w:rFonts w:cs="Times New Roman"/>
          <w:szCs w:val="24"/>
        </w:rPr>
        <w:t>melangkah</w:t>
      </w:r>
      <w:proofErr w:type="spellEnd"/>
      <w:r w:rsidRPr="00CF16A5">
        <w:rPr>
          <w:rFonts w:cs="Times New Roman"/>
          <w:szCs w:val="24"/>
        </w:rPr>
        <w:t xml:space="preserve">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lanjut</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deregulasi</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mengeluarkan</w:t>
      </w:r>
      <w:proofErr w:type="spellEnd"/>
      <w:r w:rsidRPr="00CF16A5">
        <w:rPr>
          <w:rFonts w:cs="Times New Roman"/>
          <w:szCs w:val="24"/>
        </w:rPr>
        <w:t xml:space="preserve"> </w:t>
      </w:r>
      <w:proofErr w:type="spellStart"/>
      <w:r w:rsidRPr="00CF16A5">
        <w:rPr>
          <w:rFonts w:cs="Times New Roman"/>
          <w:szCs w:val="24"/>
        </w:rPr>
        <w:t>Paket</w:t>
      </w:r>
      <w:proofErr w:type="spellEnd"/>
      <w:r w:rsidRPr="00CF16A5">
        <w:rPr>
          <w:rFonts w:cs="Times New Roman"/>
          <w:szCs w:val="24"/>
        </w:rPr>
        <w:t xml:space="preserve"> </w:t>
      </w:r>
      <w:proofErr w:type="spellStart"/>
      <w:r w:rsidRPr="00CF16A5">
        <w:rPr>
          <w:rFonts w:cs="Times New Roman"/>
          <w:szCs w:val="24"/>
        </w:rPr>
        <w:t>Kebijakan</w:t>
      </w:r>
      <w:proofErr w:type="spellEnd"/>
      <w:r w:rsidRPr="00CF16A5">
        <w:rPr>
          <w:rFonts w:cs="Times New Roman"/>
          <w:szCs w:val="24"/>
        </w:rPr>
        <w:t xml:space="preserve"> </w:t>
      </w:r>
      <w:proofErr w:type="spellStart"/>
      <w:r w:rsidRPr="00CF16A5">
        <w:rPr>
          <w:rFonts w:cs="Times New Roman"/>
          <w:szCs w:val="24"/>
        </w:rPr>
        <w:t>Deregulasi</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1988 (</w:t>
      </w:r>
      <w:proofErr w:type="spellStart"/>
      <w:r w:rsidRPr="00CF16A5">
        <w:rPr>
          <w:rFonts w:cs="Times New Roman"/>
          <w:szCs w:val="24"/>
        </w:rPr>
        <w:t>Pakto</w:t>
      </w:r>
      <w:proofErr w:type="spellEnd"/>
      <w:r w:rsidRPr="00CF16A5">
        <w:rPr>
          <w:rFonts w:cs="Times New Roman"/>
          <w:szCs w:val="24"/>
        </w:rPr>
        <w:t xml:space="preserve"> 88) yang </w:t>
      </w:r>
      <w:proofErr w:type="spellStart"/>
      <w:r w:rsidRPr="00CF16A5">
        <w:rPr>
          <w:rFonts w:cs="Times New Roman"/>
          <w:szCs w:val="24"/>
        </w:rPr>
        <w:t>menjadi</w:t>
      </w:r>
      <w:proofErr w:type="spellEnd"/>
      <w:r w:rsidRPr="00CF16A5">
        <w:rPr>
          <w:rFonts w:cs="Times New Roman"/>
          <w:szCs w:val="24"/>
        </w:rPr>
        <w:t xml:space="preserve"> </w:t>
      </w:r>
      <w:proofErr w:type="spellStart"/>
      <w:r w:rsidRPr="00CF16A5">
        <w:rPr>
          <w:rFonts w:cs="Times New Roman"/>
          <w:szCs w:val="24"/>
        </w:rPr>
        <w:t>titik</w:t>
      </w:r>
      <w:proofErr w:type="spellEnd"/>
      <w:r w:rsidRPr="00CF16A5">
        <w:rPr>
          <w:rFonts w:cs="Times New Roman"/>
          <w:szCs w:val="24"/>
        </w:rPr>
        <w:t xml:space="preserve"> </w:t>
      </w:r>
      <w:proofErr w:type="spellStart"/>
      <w:r w:rsidRPr="00CF16A5">
        <w:rPr>
          <w:rFonts w:cs="Times New Roman"/>
          <w:szCs w:val="24"/>
        </w:rPr>
        <w:t>balik</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proofErr w:type="spellStart"/>
      <w:r w:rsidRPr="00CF16A5">
        <w:rPr>
          <w:rFonts w:cs="Times New Roman"/>
          <w:szCs w:val="24"/>
        </w:rPr>
        <w:t>berbagai</w:t>
      </w:r>
      <w:proofErr w:type="spellEnd"/>
      <w:r w:rsidRPr="00CF16A5">
        <w:rPr>
          <w:rFonts w:cs="Times New Roman"/>
          <w:szCs w:val="24"/>
        </w:rPr>
        <w:t xml:space="preserve"> </w:t>
      </w:r>
      <w:proofErr w:type="spellStart"/>
      <w:r w:rsidRPr="00CF16A5">
        <w:rPr>
          <w:rFonts w:cs="Times New Roman"/>
          <w:szCs w:val="24"/>
        </w:rPr>
        <w:t>kebijakan</w:t>
      </w:r>
      <w:proofErr w:type="spellEnd"/>
      <w:r w:rsidRPr="00CF16A5">
        <w:rPr>
          <w:rFonts w:cs="Times New Roman"/>
          <w:szCs w:val="24"/>
        </w:rPr>
        <w:t xml:space="preserve"> </w:t>
      </w:r>
      <w:proofErr w:type="spellStart"/>
      <w:r w:rsidRPr="00CF16A5">
        <w:rPr>
          <w:rFonts w:cs="Times New Roman"/>
          <w:szCs w:val="24"/>
        </w:rPr>
        <w:t>penertiban</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1971–1972. </w:t>
      </w:r>
      <w:proofErr w:type="spellStart"/>
      <w:r w:rsidRPr="00CF16A5">
        <w:rPr>
          <w:rFonts w:cs="Times New Roman"/>
          <w:szCs w:val="24"/>
        </w:rPr>
        <w:t>Akibat</w:t>
      </w:r>
      <w:proofErr w:type="spellEnd"/>
      <w:r w:rsidRPr="00CF16A5">
        <w:rPr>
          <w:rFonts w:cs="Times New Roman"/>
          <w:szCs w:val="24"/>
        </w:rPr>
        <w:t xml:space="preserve"> </w:t>
      </w:r>
      <w:proofErr w:type="spellStart"/>
      <w:r w:rsidRPr="00CF16A5">
        <w:rPr>
          <w:rFonts w:cs="Times New Roman"/>
          <w:szCs w:val="24"/>
        </w:rPr>
        <w:t>Pakto</w:t>
      </w:r>
      <w:proofErr w:type="spellEnd"/>
      <w:r w:rsidRPr="00CF16A5">
        <w:rPr>
          <w:rFonts w:cs="Times New Roman"/>
          <w:szCs w:val="24"/>
        </w:rPr>
        <w:t xml:space="preserve"> 88, </w:t>
      </w:r>
      <w:proofErr w:type="spellStart"/>
      <w:r w:rsidRPr="00CF16A5">
        <w:rPr>
          <w:rFonts w:cs="Times New Roman"/>
          <w:szCs w:val="24"/>
        </w:rPr>
        <w:t>mulai</w:t>
      </w:r>
      <w:proofErr w:type="spellEnd"/>
      <w:r w:rsidRPr="00CF16A5">
        <w:rPr>
          <w:rFonts w:cs="Times New Roman"/>
          <w:szCs w:val="24"/>
        </w:rPr>
        <w:t xml:space="preserve"> 1997 </w:t>
      </w:r>
      <w:proofErr w:type="spellStart"/>
      <w:r w:rsidRPr="00CF16A5">
        <w:rPr>
          <w:rFonts w:cs="Times New Roman"/>
          <w:szCs w:val="24"/>
        </w:rPr>
        <w:t>perkembangan</w:t>
      </w:r>
      <w:proofErr w:type="spellEnd"/>
      <w:r w:rsidRPr="00CF16A5">
        <w:rPr>
          <w:rFonts w:cs="Times New Roman"/>
          <w:szCs w:val="24"/>
        </w:rPr>
        <w:t xml:space="preserve"> </w:t>
      </w:r>
      <w:proofErr w:type="spellStart"/>
      <w:r w:rsidRPr="00CF16A5">
        <w:rPr>
          <w:rFonts w:cs="Times New Roman"/>
          <w:szCs w:val="24"/>
        </w:rPr>
        <w:t>usaha</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w:t>
      </w:r>
      <w:proofErr w:type="spellStart"/>
      <w:r w:rsidRPr="00CF16A5">
        <w:rPr>
          <w:rFonts w:cs="Times New Roman"/>
          <w:szCs w:val="24"/>
        </w:rPr>
        <w:t>menjadi</w:t>
      </w:r>
      <w:proofErr w:type="spellEnd"/>
      <w:r w:rsidRPr="00CF16A5">
        <w:rPr>
          <w:rFonts w:cs="Times New Roman"/>
          <w:szCs w:val="24"/>
        </w:rPr>
        <w:t xml:space="preserve">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sulit</w:t>
      </w:r>
      <w:proofErr w:type="spellEnd"/>
      <w:r w:rsidRPr="00CF16A5">
        <w:rPr>
          <w:rFonts w:cs="Times New Roman"/>
          <w:szCs w:val="24"/>
        </w:rPr>
        <w:t xml:space="preserve"> </w:t>
      </w:r>
      <w:proofErr w:type="spellStart"/>
      <w:r w:rsidRPr="00CF16A5">
        <w:rPr>
          <w:rFonts w:cs="Times New Roman"/>
          <w:szCs w:val="24"/>
        </w:rPr>
        <w:t>dikendalikan</w:t>
      </w:r>
      <w:proofErr w:type="spellEnd"/>
      <w:r w:rsidRPr="00CF16A5">
        <w:rPr>
          <w:rFonts w:cs="Times New Roman"/>
          <w:szCs w:val="24"/>
        </w:rPr>
        <w:t>.</w:t>
      </w:r>
    </w:p>
    <w:p w14:paraId="0C454BB8" w14:textId="77777777" w:rsidR="00D36D50" w:rsidRPr="00CF16A5" w:rsidRDefault="00D36D50" w:rsidP="00D36D50">
      <w:pPr>
        <w:spacing w:after="0"/>
        <w:ind w:left="567" w:firstLine="567"/>
        <w:rPr>
          <w:rFonts w:cs="Times New Roman"/>
          <w:szCs w:val="24"/>
        </w:rPr>
      </w:pPr>
      <w:r w:rsidRPr="00CF16A5">
        <w:rPr>
          <w:rFonts w:cs="Times New Roman"/>
          <w:szCs w:val="24"/>
        </w:rPr>
        <w:t xml:space="preserve">“Awal </w:t>
      </w:r>
      <w:proofErr w:type="spellStart"/>
      <w:r w:rsidRPr="00CF16A5">
        <w:rPr>
          <w:rFonts w:cs="Times New Roman"/>
          <w:szCs w:val="24"/>
        </w:rPr>
        <w:t>Juli</w:t>
      </w:r>
      <w:proofErr w:type="spellEnd"/>
      <w:r w:rsidRPr="00CF16A5">
        <w:rPr>
          <w:rFonts w:cs="Times New Roman"/>
          <w:szCs w:val="24"/>
        </w:rPr>
        <w:t xml:space="preserve"> 1997, </w:t>
      </w:r>
      <w:proofErr w:type="spellStart"/>
      <w:r w:rsidRPr="00CF16A5">
        <w:rPr>
          <w:rFonts w:cs="Times New Roman"/>
          <w:szCs w:val="24"/>
        </w:rPr>
        <w:t>terjadi</w:t>
      </w:r>
      <w:proofErr w:type="spellEnd"/>
      <w:r w:rsidRPr="00CF16A5">
        <w:rPr>
          <w:rFonts w:cs="Times New Roman"/>
          <w:szCs w:val="24"/>
        </w:rPr>
        <w:t xml:space="preserve"> </w:t>
      </w:r>
      <w:proofErr w:type="spellStart"/>
      <w:r w:rsidRPr="00CF16A5">
        <w:rPr>
          <w:rFonts w:cs="Times New Roman"/>
          <w:szCs w:val="24"/>
        </w:rPr>
        <w:t>gejolak</w:t>
      </w:r>
      <w:proofErr w:type="spellEnd"/>
      <w:r w:rsidRPr="00CF16A5">
        <w:rPr>
          <w:rFonts w:cs="Times New Roman"/>
          <w:szCs w:val="24"/>
        </w:rPr>
        <w:t xml:space="preserve"> </w:t>
      </w:r>
      <w:proofErr w:type="spellStart"/>
      <w:r w:rsidRPr="00CF16A5">
        <w:rPr>
          <w:rFonts w:cs="Times New Roman"/>
          <w:szCs w:val="24"/>
        </w:rPr>
        <w:t>nilai</w:t>
      </w:r>
      <w:proofErr w:type="spellEnd"/>
      <w:r w:rsidRPr="00CF16A5">
        <w:rPr>
          <w:rFonts w:cs="Times New Roman"/>
          <w:szCs w:val="24"/>
        </w:rPr>
        <w:t xml:space="preserve"> </w:t>
      </w:r>
      <w:proofErr w:type="spellStart"/>
      <w:r w:rsidRPr="00CF16A5">
        <w:rPr>
          <w:rFonts w:cs="Times New Roman"/>
          <w:szCs w:val="24"/>
        </w:rPr>
        <w:t>tukar</w:t>
      </w:r>
      <w:proofErr w:type="spellEnd"/>
      <w:r w:rsidRPr="00CF16A5">
        <w:rPr>
          <w:rFonts w:cs="Times New Roman"/>
          <w:szCs w:val="24"/>
        </w:rPr>
        <w:t xml:space="preserve"> yang </w:t>
      </w:r>
      <w:proofErr w:type="spellStart"/>
      <w:r w:rsidRPr="00CF16A5">
        <w:rPr>
          <w:rFonts w:cs="Times New Roman"/>
          <w:szCs w:val="24"/>
        </w:rPr>
        <w:t>memunculkan</w:t>
      </w:r>
      <w:proofErr w:type="spellEnd"/>
      <w:r w:rsidRPr="00CF16A5">
        <w:rPr>
          <w:rFonts w:cs="Times New Roman"/>
          <w:szCs w:val="24"/>
        </w:rPr>
        <w:t xml:space="preserve"> </w:t>
      </w:r>
      <w:proofErr w:type="spellStart"/>
      <w:r w:rsidRPr="00CF16A5">
        <w:rPr>
          <w:rFonts w:cs="Times New Roman"/>
          <w:szCs w:val="24"/>
        </w:rPr>
        <w:t>krisis</w:t>
      </w:r>
      <w:proofErr w:type="spellEnd"/>
      <w:r w:rsidRPr="00CF16A5">
        <w:rPr>
          <w:rFonts w:cs="Times New Roman"/>
          <w:szCs w:val="24"/>
        </w:rPr>
        <w:t xml:space="preserve"> </w:t>
      </w:r>
      <w:proofErr w:type="spellStart"/>
      <w:r w:rsidRPr="00CF16A5">
        <w:rPr>
          <w:rFonts w:cs="Times New Roman"/>
          <w:szCs w:val="24"/>
        </w:rPr>
        <w:t>kepercayaan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w:t>
      </w:r>
      <w:proofErr w:type="spellStart"/>
      <w:r w:rsidRPr="00CF16A5">
        <w:rPr>
          <w:rFonts w:cs="Times New Roman"/>
          <w:szCs w:val="24"/>
        </w:rPr>
        <w:t>nasional</w:t>
      </w:r>
      <w:proofErr w:type="spellEnd"/>
      <w:r w:rsidRPr="00CF16A5">
        <w:rPr>
          <w:rFonts w:cs="Times New Roman"/>
          <w:szCs w:val="24"/>
        </w:rPr>
        <w:t xml:space="preserve"> dan </w:t>
      </w:r>
      <w:proofErr w:type="spellStart"/>
      <w:r w:rsidRPr="00CF16A5">
        <w:rPr>
          <w:rFonts w:cs="Times New Roman"/>
          <w:szCs w:val="24"/>
        </w:rPr>
        <w:t>upaya</w:t>
      </w:r>
      <w:proofErr w:type="spellEnd"/>
      <w:r w:rsidRPr="00CF16A5">
        <w:rPr>
          <w:rFonts w:cs="Times New Roman"/>
          <w:szCs w:val="24"/>
        </w:rPr>
        <w:t xml:space="preserve"> yang </w:t>
      </w:r>
      <w:proofErr w:type="spellStart"/>
      <w:r w:rsidRPr="00CF16A5">
        <w:rPr>
          <w:rFonts w:cs="Times New Roman"/>
          <w:szCs w:val="24"/>
        </w:rPr>
        <w:t>semula</w:t>
      </w:r>
      <w:proofErr w:type="spellEnd"/>
      <w:r w:rsidRPr="00CF16A5">
        <w:rPr>
          <w:rFonts w:cs="Times New Roman"/>
          <w:szCs w:val="24"/>
        </w:rPr>
        <w:t xml:space="preserve"> </w:t>
      </w:r>
      <w:proofErr w:type="spellStart"/>
      <w:r w:rsidRPr="00CF16A5">
        <w:rPr>
          <w:rFonts w:cs="Times New Roman"/>
          <w:szCs w:val="24"/>
        </w:rPr>
        <w:t>dimaksudkan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memulihkan</w:t>
      </w:r>
      <w:proofErr w:type="spellEnd"/>
      <w:r w:rsidRPr="00CF16A5">
        <w:rPr>
          <w:rFonts w:cs="Times New Roman"/>
          <w:szCs w:val="24"/>
        </w:rPr>
        <w:t xml:space="preserve"> </w:t>
      </w:r>
      <w:proofErr w:type="spellStart"/>
      <w:r w:rsidRPr="00CF16A5">
        <w:rPr>
          <w:rFonts w:cs="Times New Roman"/>
          <w:szCs w:val="24"/>
        </w:rPr>
        <w:t>kepercayaan</w:t>
      </w:r>
      <w:proofErr w:type="spellEnd"/>
      <w:r w:rsidRPr="00CF16A5">
        <w:rPr>
          <w:rFonts w:cs="Times New Roman"/>
          <w:szCs w:val="24"/>
        </w:rPr>
        <w:t xml:space="preserve"> </w:t>
      </w:r>
      <w:proofErr w:type="spellStart"/>
      <w:r w:rsidRPr="00CF16A5">
        <w:rPr>
          <w:rFonts w:cs="Times New Roman"/>
          <w:szCs w:val="24"/>
        </w:rPr>
        <w:t>kepada</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w:t>
      </w:r>
      <w:proofErr w:type="spellStart"/>
      <w:r w:rsidRPr="00CF16A5">
        <w:rPr>
          <w:rFonts w:cs="Times New Roman"/>
          <w:szCs w:val="24"/>
        </w:rPr>
        <w:t>ternyata</w:t>
      </w:r>
      <w:proofErr w:type="spellEnd"/>
      <w:r w:rsidRPr="00CF16A5">
        <w:rPr>
          <w:rFonts w:cs="Times New Roman"/>
          <w:szCs w:val="24"/>
        </w:rPr>
        <w:t xml:space="preserve"> oleh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ditanggapi</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negatif</w:t>
      </w:r>
      <w:proofErr w:type="spellEnd"/>
      <w:r w:rsidRPr="00CF16A5">
        <w:rPr>
          <w:rFonts w:cs="Times New Roman"/>
          <w:szCs w:val="24"/>
        </w:rPr>
        <w:t xml:space="preserve"> dan </w:t>
      </w:r>
      <w:proofErr w:type="spellStart"/>
      <w:r w:rsidRPr="00CF16A5">
        <w:rPr>
          <w:rFonts w:cs="Times New Roman"/>
          <w:szCs w:val="24"/>
        </w:rPr>
        <w:t>mengakibatkan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melakukan</w:t>
      </w:r>
      <w:proofErr w:type="spellEnd"/>
      <w:r w:rsidRPr="00CF16A5">
        <w:rPr>
          <w:rFonts w:cs="Times New Roman"/>
          <w:szCs w:val="24"/>
        </w:rPr>
        <w:t xml:space="preserve"> </w:t>
      </w:r>
      <w:proofErr w:type="spellStart"/>
      <w:r w:rsidRPr="00CF16A5">
        <w:rPr>
          <w:rFonts w:cs="Times New Roman"/>
          <w:szCs w:val="24"/>
        </w:rPr>
        <w:t>penarikan</w:t>
      </w:r>
      <w:proofErr w:type="spellEnd"/>
      <w:r w:rsidRPr="00CF16A5">
        <w:rPr>
          <w:rFonts w:cs="Times New Roman"/>
          <w:szCs w:val="24"/>
        </w:rPr>
        <w:t xml:space="preserve"> dan </w:t>
      </w:r>
      <w:proofErr w:type="spellStart"/>
      <w:r w:rsidRPr="00CF16A5">
        <w:rPr>
          <w:rFonts w:cs="Times New Roman"/>
          <w:szCs w:val="24"/>
        </w:rPr>
        <w:t>pengalihan</w:t>
      </w:r>
      <w:proofErr w:type="spellEnd"/>
      <w:r w:rsidRPr="00CF16A5">
        <w:rPr>
          <w:rFonts w:cs="Times New Roman"/>
          <w:szCs w:val="24"/>
        </w:rPr>
        <w:t xml:space="preserve"> dana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besar-besaran</w:t>
      </w:r>
      <w:proofErr w:type="spellEnd"/>
      <w:r w:rsidRPr="00CF16A5">
        <w:rPr>
          <w:rFonts w:cs="Times New Roman"/>
          <w:szCs w:val="24"/>
        </w:rPr>
        <w:t xml:space="preserve">. </w:t>
      </w:r>
      <w:commentRangeStart w:id="14"/>
      <w:proofErr w:type="spellStart"/>
      <w:r w:rsidRPr="00CF16A5">
        <w:rPr>
          <w:rFonts w:cs="Times New Roman"/>
          <w:szCs w:val="24"/>
        </w:rPr>
        <w:t>Pemerintah</w:t>
      </w:r>
      <w:proofErr w:type="spellEnd"/>
      <w:r w:rsidRPr="00CF16A5">
        <w:rPr>
          <w:rFonts w:cs="Times New Roman"/>
          <w:szCs w:val="24"/>
        </w:rPr>
        <w:t xml:space="preserve"> yang </w:t>
      </w:r>
      <w:proofErr w:type="spellStart"/>
      <w:r w:rsidRPr="00CF16A5">
        <w:rPr>
          <w:rFonts w:cs="Times New Roman"/>
          <w:szCs w:val="24"/>
        </w:rPr>
        <w:t>kekurangan</w:t>
      </w:r>
      <w:proofErr w:type="spellEnd"/>
      <w:r w:rsidRPr="00CF16A5">
        <w:rPr>
          <w:rFonts w:cs="Times New Roman"/>
          <w:szCs w:val="24"/>
        </w:rPr>
        <w:t xml:space="preserve"> dana </w:t>
      </w:r>
      <w:proofErr w:type="spellStart"/>
      <w:r w:rsidRPr="00CF16A5">
        <w:rPr>
          <w:rFonts w:cs="Times New Roman"/>
          <w:szCs w:val="24"/>
        </w:rPr>
        <w:t>meminta</w:t>
      </w:r>
      <w:proofErr w:type="spellEnd"/>
      <w:r w:rsidRPr="00CF16A5">
        <w:rPr>
          <w:rFonts w:cs="Times New Roman"/>
          <w:szCs w:val="24"/>
        </w:rPr>
        <w:t xml:space="preserve"> </w:t>
      </w:r>
      <w:proofErr w:type="spellStart"/>
      <w:r w:rsidRPr="00CF16A5">
        <w:rPr>
          <w:rFonts w:cs="Times New Roman"/>
          <w:szCs w:val="24"/>
        </w:rPr>
        <w:t>bantuan</w:t>
      </w:r>
      <w:proofErr w:type="spellEnd"/>
      <w:r w:rsidRPr="00CF16A5">
        <w:rPr>
          <w:rFonts w:cs="Times New Roman"/>
          <w:szCs w:val="24"/>
        </w:rPr>
        <w:t xml:space="preserve"> </w:t>
      </w:r>
      <w:proofErr w:type="spellStart"/>
      <w:r w:rsidRPr="00CF16A5">
        <w:rPr>
          <w:rFonts w:cs="Times New Roman"/>
          <w:szCs w:val="24"/>
        </w:rPr>
        <w:t>kepada</w:t>
      </w:r>
      <w:proofErr w:type="spellEnd"/>
      <w:r w:rsidRPr="00CF16A5">
        <w:rPr>
          <w:rFonts w:cs="Times New Roman"/>
          <w:szCs w:val="24"/>
        </w:rPr>
        <w:t xml:space="preserve"> Bank Indonesia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melakukan</w:t>
      </w:r>
      <w:proofErr w:type="spellEnd"/>
      <w:r w:rsidRPr="00CF16A5">
        <w:rPr>
          <w:rFonts w:cs="Times New Roman"/>
          <w:szCs w:val="24"/>
        </w:rPr>
        <w:t xml:space="preserve"> program </w:t>
      </w:r>
      <w:proofErr w:type="spellStart"/>
      <w:r w:rsidRPr="00CF16A5">
        <w:rPr>
          <w:rFonts w:cs="Times New Roman"/>
          <w:szCs w:val="24"/>
        </w:rPr>
        <w:t>penjaminan</w:t>
      </w:r>
      <w:proofErr w:type="spellEnd"/>
      <w:r w:rsidRPr="00CF16A5">
        <w:rPr>
          <w:rFonts w:cs="Times New Roman"/>
          <w:szCs w:val="24"/>
        </w:rPr>
        <w:t xml:space="preserve"> </w:t>
      </w:r>
      <w:proofErr w:type="spellStart"/>
      <w:r w:rsidRPr="00CF16A5">
        <w:rPr>
          <w:rFonts w:cs="Times New Roman"/>
          <w:szCs w:val="24"/>
        </w:rPr>
        <w:t>terlebih</w:t>
      </w:r>
      <w:proofErr w:type="spellEnd"/>
      <w:r w:rsidRPr="00CF16A5">
        <w:rPr>
          <w:rFonts w:cs="Times New Roman"/>
          <w:szCs w:val="24"/>
        </w:rPr>
        <w:t xml:space="preserve"> </w:t>
      </w:r>
      <w:proofErr w:type="spellStart"/>
      <w:r w:rsidRPr="00CF16A5">
        <w:rPr>
          <w:rFonts w:cs="Times New Roman"/>
          <w:szCs w:val="24"/>
        </w:rPr>
        <w:t>dahulu</w:t>
      </w:r>
      <w:proofErr w:type="spellEnd"/>
      <w:r>
        <w:rPr>
          <w:rFonts w:cs="Times New Roman"/>
          <w:szCs w:val="24"/>
        </w:rPr>
        <w:t>,</w:t>
      </w:r>
      <w:r w:rsidRPr="00CF16A5">
        <w:rPr>
          <w:rFonts w:cs="Times New Roman"/>
          <w:szCs w:val="24"/>
        </w:rPr>
        <w:t xml:space="preserve"> yang </w:t>
      </w:r>
      <w:proofErr w:type="spellStart"/>
      <w:r w:rsidRPr="00CF16A5">
        <w:rPr>
          <w:rFonts w:cs="Times New Roman"/>
          <w:szCs w:val="24"/>
        </w:rPr>
        <w:t>kemudian</w:t>
      </w:r>
      <w:proofErr w:type="spellEnd"/>
      <w:r w:rsidRPr="00CF16A5">
        <w:rPr>
          <w:rFonts w:cs="Times New Roman"/>
          <w:szCs w:val="24"/>
        </w:rPr>
        <w:t xml:space="preserve"> </w:t>
      </w:r>
      <w:proofErr w:type="spellStart"/>
      <w:r w:rsidRPr="00CF16A5">
        <w:rPr>
          <w:rFonts w:cs="Times New Roman"/>
          <w:szCs w:val="24"/>
        </w:rPr>
        <w:t>dikenal</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istilah</w:t>
      </w:r>
      <w:proofErr w:type="spellEnd"/>
      <w:r w:rsidRPr="00CF16A5">
        <w:rPr>
          <w:rFonts w:cs="Times New Roman"/>
          <w:szCs w:val="24"/>
        </w:rPr>
        <w:t xml:space="preserve"> </w:t>
      </w:r>
      <w:proofErr w:type="spellStart"/>
      <w:r w:rsidRPr="00CF16A5">
        <w:rPr>
          <w:rFonts w:cs="Times New Roman"/>
          <w:szCs w:val="24"/>
        </w:rPr>
        <w:t>Bantuan</w:t>
      </w:r>
      <w:proofErr w:type="spellEnd"/>
      <w:r w:rsidRPr="00CF16A5">
        <w:rPr>
          <w:rFonts w:cs="Times New Roman"/>
          <w:szCs w:val="24"/>
        </w:rPr>
        <w:t xml:space="preserve"> </w:t>
      </w:r>
      <w:proofErr w:type="spellStart"/>
      <w:r w:rsidRPr="00CF16A5">
        <w:rPr>
          <w:rFonts w:cs="Times New Roman"/>
          <w:szCs w:val="24"/>
        </w:rPr>
        <w:t>Likuiditas</w:t>
      </w:r>
      <w:proofErr w:type="spellEnd"/>
      <w:r w:rsidRPr="00CF16A5">
        <w:rPr>
          <w:rFonts w:cs="Times New Roman"/>
          <w:szCs w:val="24"/>
        </w:rPr>
        <w:t xml:space="preserve"> Bank Indonesia (BLBI). </w:t>
      </w:r>
      <w:proofErr w:type="spellStart"/>
      <w:r w:rsidRPr="00CF16A5">
        <w:rPr>
          <w:rFonts w:cs="Times New Roman"/>
          <w:szCs w:val="24"/>
        </w:rPr>
        <w:t>Selain</w:t>
      </w:r>
      <w:proofErr w:type="spellEnd"/>
      <w:r w:rsidRPr="00CF16A5">
        <w:rPr>
          <w:rFonts w:cs="Times New Roman"/>
          <w:szCs w:val="24"/>
        </w:rPr>
        <w:t xml:space="preserve"> </w:t>
      </w:r>
      <w:proofErr w:type="spellStart"/>
      <w:r w:rsidRPr="00CF16A5">
        <w:rPr>
          <w:rFonts w:cs="Times New Roman"/>
          <w:szCs w:val="24"/>
        </w:rPr>
        <w:t>itu</w:t>
      </w:r>
      <w:proofErr w:type="spellEnd"/>
      <w:r w:rsidRPr="00CF16A5">
        <w:rPr>
          <w:rFonts w:cs="Times New Roman"/>
          <w:szCs w:val="24"/>
        </w:rPr>
        <w:t xml:space="preserve"> </w:t>
      </w:r>
      <w:proofErr w:type="spellStart"/>
      <w:r w:rsidRPr="00CF16A5">
        <w:rPr>
          <w:rFonts w:cs="Times New Roman"/>
          <w:szCs w:val="24"/>
        </w:rPr>
        <w:t>pemerintah</w:t>
      </w:r>
      <w:proofErr w:type="spellEnd"/>
      <w:r w:rsidRPr="00CF16A5">
        <w:rPr>
          <w:rFonts w:cs="Times New Roman"/>
          <w:szCs w:val="24"/>
        </w:rPr>
        <w:t xml:space="preserve"> juga </w:t>
      </w:r>
      <w:proofErr w:type="spellStart"/>
      <w:r w:rsidRPr="00CF16A5">
        <w:rPr>
          <w:rFonts w:cs="Times New Roman"/>
          <w:szCs w:val="24"/>
        </w:rPr>
        <w:t>membentuk</w:t>
      </w:r>
      <w:proofErr w:type="spellEnd"/>
      <w:r w:rsidRPr="00CF16A5">
        <w:rPr>
          <w:rFonts w:cs="Times New Roman"/>
          <w:szCs w:val="24"/>
        </w:rPr>
        <w:t xml:space="preserve"> Badan </w:t>
      </w:r>
      <w:proofErr w:type="spellStart"/>
      <w:r w:rsidRPr="00CF16A5">
        <w:rPr>
          <w:rFonts w:cs="Times New Roman"/>
          <w:szCs w:val="24"/>
        </w:rPr>
        <w:t>Penyehatan</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Nasional (BPPN) yang </w:t>
      </w:r>
      <w:proofErr w:type="spellStart"/>
      <w:r w:rsidRPr="00CF16A5">
        <w:rPr>
          <w:rFonts w:cs="Times New Roman"/>
          <w:szCs w:val="24"/>
        </w:rPr>
        <w:t>bertugas</w:t>
      </w:r>
      <w:proofErr w:type="spellEnd"/>
      <w:r w:rsidRPr="00CF16A5">
        <w:rPr>
          <w:rFonts w:cs="Times New Roman"/>
          <w:szCs w:val="24"/>
        </w:rPr>
        <w:t xml:space="preserve"> </w:t>
      </w:r>
      <w:proofErr w:type="spellStart"/>
      <w:r w:rsidRPr="00CF16A5">
        <w:rPr>
          <w:rFonts w:cs="Times New Roman"/>
          <w:szCs w:val="24"/>
        </w:rPr>
        <w:t>melaksanakan</w:t>
      </w:r>
      <w:proofErr w:type="spellEnd"/>
      <w:r w:rsidRPr="00CF16A5">
        <w:rPr>
          <w:rFonts w:cs="Times New Roman"/>
          <w:szCs w:val="24"/>
        </w:rPr>
        <w:t xml:space="preserve"> program </w:t>
      </w:r>
      <w:proofErr w:type="spellStart"/>
      <w:r w:rsidRPr="00CF16A5">
        <w:rPr>
          <w:rFonts w:cs="Times New Roman"/>
          <w:szCs w:val="24"/>
        </w:rPr>
        <w:t>penjaminan</w:t>
      </w:r>
      <w:proofErr w:type="spellEnd"/>
      <w:r w:rsidRPr="00CF16A5">
        <w:rPr>
          <w:rFonts w:cs="Times New Roman"/>
          <w:szCs w:val="24"/>
        </w:rPr>
        <w:t xml:space="preserve"> </w:t>
      </w:r>
      <w:proofErr w:type="spellStart"/>
      <w:r w:rsidRPr="00CF16A5">
        <w:rPr>
          <w:rFonts w:cs="Times New Roman"/>
          <w:szCs w:val="24"/>
        </w:rPr>
        <w:t>pemerintah</w:t>
      </w:r>
      <w:proofErr w:type="spellEnd"/>
      <w:r w:rsidRPr="00CF16A5">
        <w:rPr>
          <w:rFonts w:cs="Times New Roman"/>
          <w:szCs w:val="24"/>
        </w:rPr>
        <w:t xml:space="preserve"> </w:t>
      </w:r>
      <w:proofErr w:type="spellStart"/>
      <w:r w:rsidRPr="00CF16A5">
        <w:rPr>
          <w:rFonts w:cs="Times New Roman"/>
          <w:szCs w:val="24"/>
        </w:rPr>
        <w:t>atas</w:t>
      </w:r>
      <w:proofErr w:type="spellEnd"/>
      <w:r w:rsidRPr="00CF16A5">
        <w:rPr>
          <w:rFonts w:cs="Times New Roman"/>
          <w:szCs w:val="24"/>
        </w:rPr>
        <w:t xml:space="preserve"> </w:t>
      </w:r>
      <w:proofErr w:type="spellStart"/>
      <w:r w:rsidRPr="00CF16A5">
        <w:rPr>
          <w:rFonts w:cs="Times New Roman"/>
          <w:szCs w:val="24"/>
        </w:rPr>
        <w:t>kewajiban</w:t>
      </w:r>
      <w:proofErr w:type="spellEnd"/>
      <w:r w:rsidRPr="00CF16A5">
        <w:rPr>
          <w:rFonts w:cs="Times New Roman"/>
          <w:szCs w:val="24"/>
        </w:rPr>
        <w:t xml:space="preserve"> bank-bank </w:t>
      </w:r>
      <w:proofErr w:type="spellStart"/>
      <w:r w:rsidRPr="00CF16A5">
        <w:rPr>
          <w:rFonts w:cs="Times New Roman"/>
          <w:szCs w:val="24"/>
        </w:rPr>
        <w:t>umum</w:t>
      </w:r>
      <w:proofErr w:type="spellEnd"/>
      <w:r w:rsidRPr="00CF16A5">
        <w:rPr>
          <w:rFonts w:cs="Times New Roman"/>
          <w:szCs w:val="24"/>
        </w:rPr>
        <w:t xml:space="preserve"> </w:t>
      </w:r>
      <w:proofErr w:type="spellStart"/>
      <w:r w:rsidRPr="00CF16A5">
        <w:rPr>
          <w:rFonts w:cs="Times New Roman"/>
          <w:szCs w:val="24"/>
        </w:rPr>
        <w:t>sekaligus</w:t>
      </w:r>
      <w:proofErr w:type="spellEnd"/>
      <w:r w:rsidRPr="00CF16A5">
        <w:rPr>
          <w:rFonts w:cs="Times New Roman"/>
          <w:szCs w:val="24"/>
        </w:rPr>
        <w:t xml:space="preserve"> </w:t>
      </w:r>
      <w:proofErr w:type="spellStart"/>
      <w:r w:rsidRPr="00CF16A5">
        <w:rPr>
          <w:rFonts w:cs="Times New Roman"/>
          <w:szCs w:val="24"/>
        </w:rPr>
        <w:t>melakukan</w:t>
      </w:r>
      <w:proofErr w:type="spellEnd"/>
      <w:r w:rsidRPr="00CF16A5">
        <w:rPr>
          <w:rFonts w:cs="Times New Roman"/>
          <w:szCs w:val="24"/>
        </w:rPr>
        <w:t xml:space="preserve"> </w:t>
      </w:r>
      <w:proofErr w:type="spellStart"/>
      <w:r w:rsidRPr="00CF16A5">
        <w:rPr>
          <w:rFonts w:cs="Times New Roman"/>
          <w:szCs w:val="24"/>
        </w:rPr>
        <w:t>upaya-upaya</w:t>
      </w:r>
      <w:proofErr w:type="spellEnd"/>
      <w:r w:rsidRPr="00CF16A5">
        <w:rPr>
          <w:rFonts w:cs="Times New Roman"/>
          <w:szCs w:val="24"/>
        </w:rPr>
        <w:t xml:space="preserve"> </w:t>
      </w:r>
      <w:proofErr w:type="spellStart"/>
      <w:r w:rsidRPr="00CF16A5">
        <w:rPr>
          <w:rFonts w:cs="Times New Roman"/>
          <w:szCs w:val="24"/>
        </w:rPr>
        <w:t>penyehatan</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w:t>
      </w:r>
      <w:proofErr w:type="spellStart"/>
      <w:r w:rsidRPr="00CF16A5">
        <w:rPr>
          <w:rFonts w:cs="Times New Roman"/>
          <w:szCs w:val="24"/>
        </w:rPr>
        <w:t>Kemudian</w:t>
      </w:r>
      <w:proofErr w:type="spellEnd"/>
      <w:r w:rsidRPr="00CF16A5">
        <w:rPr>
          <w:rFonts w:cs="Times New Roman"/>
          <w:szCs w:val="24"/>
        </w:rPr>
        <w:t xml:space="preserve"> </w:t>
      </w:r>
      <w:proofErr w:type="spellStart"/>
      <w:r w:rsidRPr="00CF16A5">
        <w:rPr>
          <w:rFonts w:cs="Times New Roman"/>
          <w:szCs w:val="24"/>
        </w:rPr>
        <w:t>ada</w:t>
      </w:r>
      <w:proofErr w:type="spellEnd"/>
      <w:r w:rsidRPr="00CF16A5">
        <w:rPr>
          <w:rFonts w:cs="Times New Roman"/>
          <w:szCs w:val="24"/>
        </w:rPr>
        <w:t xml:space="preserve"> program </w:t>
      </w:r>
      <w:proofErr w:type="spellStart"/>
      <w:r w:rsidRPr="00CF16A5">
        <w:rPr>
          <w:rFonts w:cs="Times New Roman"/>
          <w:szCs w:val="24"/>
        </w:rPr>
        <w:t>rekapitalisasi</w:t>
      </w:r>
      <w:proofErr w:type="spellEnd"/>
      <w:r w:rsidRPr="00CF16A5">
        <w:rPr>
          <w:rFonts w:cs="Times New Roman"/>
          <w:szCs w:val="24"/>
        </w:rPr>
        <w:t xml:space="preserve"> yang </w:t>
      </w:r>
      <w:proofErr w:type="spellStart"/>
      <w:r w:rsidRPr="00CF16A5">
        <w:rPr>
          <w:rFonts w:cs="Times New Roman"/>
          <w:szCs w:val="24"/>
        </w:rPr>
        <w:t>memberikan</w:t>
      </w:r>
      <w:proofErr w:type="spellEnd"/>
      <w:r w:rsidRPr="00CF16A5">
        <w:rPr>
          <w:rFonts w:cs="Times New Roman"/>
          <w:szCs w:val="24"/>
        </w:rPr>
        <w:t xml:space="preserve"> </w:t>
      </w:r>
      <w:proofErr w:type="spellStart"/>
      <w:r w:rsidRPr="00CF16A5">
        <w:rPr>
          <w:rFonts w:cs="Times New Roman"/>
          <w:szCs w:val="24"/>
        </w:rPr>
        <w:t>dampak</w:t>
      </w:r>
      <w:proofErr w:type="spellEnd"/>
      <w:r w:rsidRPr="00CF16A5">
        <w:rPr>
          <w:rFonts w:cs="Times New Roman"/>
          <w:szCs w:val="24"/>
        </w:rPr>
        <w:t xml:space="preserve"> </w:t>
      </w:r>
      <w:proofErr w:type="spellStart"/>
      <w:r w:rsidRPr="00CF16A5">
        <w:rPr>
          <w:rFonts w:cs="Times New Roman"/>
          <w:szCs w:val="24"/>
        </w:rPr>
        <w:t>meningkatnya</w:t>
      </w:r>
      <w:proofErr w:type="spellEnd"/>
      <w:r w:rsidRPr="00CF16A5">
        <w:rPr>
          <w:rFonts w:cs="Times New Roman"/>
          <w:szCs w:val="24"/>
        </w:rPr>
        <w:t xml:space="preserve"> BLBI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menutup</w:t>
      </w:r>
      <w:proofErr w:type="spellEnd"/>
      <w:r w:rsidRPr="00CF16A5">
        <w:rPr>
          <w:rFonts w:cs="Times New Roman"/>
          <w:szCs w:val="24"/>
        </w:rPr>
        <w:t xml:space="preserve"> </w:t>
      </w:r>
      <w:proofErr w:type="spellStart"/>
      <w:r w:rsidRPr="00CF16A5">
        <w:rPr>
          <w:rFonts w:cs="Times New Roman"/>
          <w:szCs w:val="24"/>
        </w:rPr>
        <w:t>kewajiban</w:t>
      </w:r>
      <w:proofErr w:type="spellEnd"/>
      <w:r w:rsidRPr="00CF16A5">
        <w:rPr>
          <w:rFonts w:cs="Times New Roman"/>
          <w:szCs w:val="24"/>
        </w:rPr>
        <w:t xml:space="preserve"> </w:t>
      </w:r>
      <w:proofErr w:type="spellStart"/>
      <w:r w:rsidRPr="00CF16A5">
        <w:rPr>
          <w:rFonts w:cs="Times New Roman"/>
          <w:szCs w:val="24"/>
        </w:rPr>
        <w:t>pemerintah</w:t>
      </w:r>
      <w:proofErr w:type="spellEnd"/>
      <w:r w:rsidRPr="00CF16A5">
        <w:rPr>
          <w:rFonts w:cs="Times New Roman"/>
          <w:szCs w:val="24"/>
        </w:rPr>
        <w:t xml:space="preserve"> </w:t>
      </w:r>
      <w:proofErr w:type="spellStart"/>
      <w:r w:rsidRPr="00CF16A5">
        <w:rPr>
          <w:rFonts w:cs="Times New Roman"/>
          <w:szCs w:val="24"/>
        </w:rPr>
        <w:t>kepada</w:t>
      </w:r>
      <w:proofErr w:type="spellEnd"/>
      <w:r w:rsidRPr="00CF16A5">
        <w:rPr>
          <w:rFonts w:cs="Times New Roman"/>
          <w:szCs w:val="24"/>
        </w:rPr>
        <w:t xml:space="preserve"> </w:t>
      </w:r>
      <w:proofErr w:type="spellStart"/>
      <w:r w:rsidRPr="00CF16A5">
        <w:rPr>
          <w:rFonts w:cs="Times New Roman"/>
          <w:szCs w:val="24"/>
        </w:rPr>
        <w:t>nasabah</w:t>
      </w:r>
      <w:proofErr w:type="spellEnd"/>
      <w:r w:rsidRPr="00CF16A5">
        <w:rPr>
          <w:rFonts w:cs="Times New Roman"/>
          <w:szCs w:val="24"/>
        </w:rPr>
        <w:t xml:space="preserve"> </w:t>
      </w:r>
      <w:proofErr w:type="spellStart"/>
      <w:r w:rsidRPr="00CF16A5">
        <w:rPr>
          <w:rFonts w:cs="Times New Roman"/>
          <w:szCs w:val="24"/>
        </w:rPr>
        <w:t>atau</w:t>
      </w:r>
      <w:proofErr w:type="spellEnd"/>
      <w:r w:rsidRPr="00CF16A5">
        <w:rPr>
          <w:rFonts w:cs="Times New Roman"/>
          <w:szCs w:val="24"/>
        </w:rPr>
        <w:t xml:space="preserve"> </w:t>
      </w:r>
      <w:proofErr w:type="spellStart"/>
      <w:r w:rsidRPr="00CF16A5">
        <w:rPr>
          <w:rFonts w:cs="Times New Roman"/>
          <w:szCs w:val="24"/>
        </w:rPr>
        <w:t>kreditur</w:t>
      </w:r>
      <w:proofErr w:type="spellEnd"/>
      <w:r w:rsidRPr="00CF16A5">
        <w:rPr>
          <w:rFonts w:cs="Times New Roman"/>
          <w:szCs w:val="24"/>
        </w:rPr>
        <w:t xml:space="preserve"> bank yang di-BBKU (Bank </w:t>
      </w:r>
      <w:proofErr w:type="spellStart"/>
      <w:r w:rsidRPr="00CF16A5">
        <w:rPr>
          <w:rFonts w:cs="Times New Roman"/>
          <w:szCs w:val="24"/>
        </w:rPr>
        <w:t>Beku</w:t>
      </w:r>
      <w:proofErr w:type="spellEnd"/>
      <w:r w:rsidRPr="00CF16A5">
        <w:rPr>
          <w:rFonts w:cs="Times New Roman"/>
          <w:szCs w:val="24"/>
        </w:rPr>
        <w:t xml:space="preserve"> </w:t>
      </w:r>
      <w:proofErr w:type="spellStart"/>
      <w:r w:rsidRPr="00CF16A5">
        <w:rPr>
          <w:rFonts w:cs="Times New Roman"/>
          <w:szCs w:val="24"/>
        </w:rPr>
        <w:t>Kegiatan</w:t>
      </w:r>
      <w:proofErr w:type="spellEnd"/>
      <w:r w:rsidRPr="00CF16A5">
        <w:rPr>
          <w:rFonts w:cs="Times New Roman"/>
          <w:szCs w:val="24"/>
        </w:rPr>
        <w:t xml:space="preserve"> Usaha).</w:t>
      </w:r>
      <w:commentRangeEnd w:id="14"/>
      <w:r w:rsidRPr="00CF16A5">
        <w:rPr>
          <w:rStyle w:val="CommentReference"/>
          <w:rFonts w:cs="Times New Roman"/>
          <w:szCs w:val="24"/>
        </w:rPr>
        <w:commentReference w:id="14"/>
      </w:r>
      <w:r w:rsidRPr="00CF16A5">
        <w:rPr>
          <w:rFonts w:cs="Times New Roman"/>
          <w:szCs w:val="24"/>
        </w:rPr>
        <w:t>” (</w:t>
      </w:r>
      <w:proofErr w:type="spellStart"/>
      <w:r w:rsidRPr="00CF16A5">
        <w:rPr>
          <w:rFonts w:cs="Times New Roman"/>
          <w:szCs w:val="24"/>
        </w:rPr>
        <w:fldChar w:fldCharType="begin" w:fldLock="1"/>
      </w:r>
      <w:r>
        <w:rPr>
          <w:rFonts w:cs="Times New Roman"/>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approach.","author":[{"dropping-particle":"","family":"Mudjijah, Slamet , Zulivia Kahild","given":"Diah Ayu Sekar","non-dropping-particle":"","parse-names":false,"suffix":""}],"container-title":"Journal of Chemical Information and Modeling","id":"ITEM-1","issue":"9","issued":{"date-parts":[["2019"]]},"page":"1689-1699","title":"Sejarah Perbankan Indonesia : Perbankan Periode 1997-1999","type":"article-journal","volume":"53"},"uris":["http://www.mendeley.com/documents/?uuid=f91fd46a-5d13-478a-9f0a-be69a857c821"]}],"mendeley":{"formattedCitation":"(Mudjijah, Slamet , Zulivia Kahild, 2019)","manualFormatting":"Mudjijah et al., 2019)","plainTextFormattedCitation":"(Mudjijah, Slamet , Zulivia Kahild, 2019)","previouslyFormattedCitation":"(Mudjijah, Slamet , Zulivia Kahild,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Mudjijah</w:t>
      </w:r>
      <w:proofErr w:type="spellEnd"/>
      <w:r w:rsidRPr="00CF16A5">
        <w:rPr>
          <w:rFonts w:cs="Times New Roman"/>
          <w:noProof/>
          <w:szCs w:val="24"/>
        </w:rPr>
        <w:t xml:space="preserve"> et al., 2019)</w:t>
      </w:r>
      <w:r w:rsidRPr="00CF16A5">
        <w:rPr>
          <w:rFonts w:cs="Times New Roman"/>
          <w:szCs w:val="24"/>
        </w:rPr>
        <w:fldChar w:fldCharType="end"/>
      </w:r>
      <w:r w:rsidRPr="00CF16A5">
        <w:rPr>
          <w:rFonts w:cs="Times New Roman"/>
          <w:szCs w:val="24"/>
        </w:rPr>
        <w:t>.</w:t>
      </w:r>
    </w:p>
    <w:p w14:paraId="59768505" w14:textId="77777777" w:rsidR="00D36D50" w:rsidRPr="00CF16A5" w:rsidRDefault="00D36D50" w:rsidP="00D36D50">
      <w:pPr>
        <w:spacing w:after="0"/>
        <w:ind w:left="567" w:firstLine="567"/>
        <w:rPr>
          <w:rFonts w:cs="Times New Roman"/>
          <w:szCs w:val="24"/>
        </w:rPr>
      </w:pPr>
      <w:r w:rsidRPr="00CF16A5">
        <w:rPr>
          <w:rFonts w:cs="Times New Roman"/>
          <w:szCs w:val="24"/>
        </w:rPr>
        <w:fldChar w:fldCharType="begin" w:fldLock="1"/>
      </w:r>
      <w:r w:rsidRPr="00CF16A5">
        <w:rPr>
          <w:rFonts w:cs="Times New Roman"/>
          <w:szCs w:val="24"/>
        </w:rPr>
        <w:instrText>ADDIN CSL_CITATION {"citationItems":[{"id":"ITEM-1","itemData":{"author":[{"dropping-particle":"","family":"Dr. Jamin Ginting, S.H.","given":"M.H.","non-dropping-particle":"","parse-names":false,"suffix":""}],"container-title":"Perbankan indonesia","id":"ITEM-1","issue":"Perbankan","issued":{"date-parts":[["2017"]]},"page":"1","title":"Pengertian dan Sejarah Perbankan di Indonesia","type":"article-journal","volume":"1"},"uris":["http://www.mendeley.com/documents/?uuid=f84a9db2-d673-4b96-8221-b7f82f7080bd"]}],"mendeley":{"formattedCitation":"(Dr. Jamin Ginting, S.H., 2017)","manualFormatting":"Ginting (2017)","plainTextFormattedCitation":"(Dr. Jamin Ginting, S.H., 2017)","previouslyFormattedCitation":"(Dr. Jamin Ginting, S.H.,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Ginting (2017)</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mengatakan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mewujudkan</w:t>
      </w:r>
      <w:proofErr w:type="spellEnd"/>
      <w:r w:rsidRPr="00CF16A5">
        <w:rPr>
          <w:rFonts w:cs="Times New Roman"/>
          <w:szCs w:val="24"/>
        </w:rPr>
        <w:t xml:space="preserve"> </w:t>
      </w:r>
      <w:proofErr w:type="spellStart"/>
      <w:r w:rsidRPr="00CF16A5">
        <w:rPr>
          <w:rFonts w:cs="Times New Roman"/>
          <w:szCs w:val="24"/>
        </w:rPr>
        <w:t>struktur</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yang </w:t>
      </w:r>
      <w:proofErr w:type="spellStart"/>
      <w:r w:rsidRPr="00CF16A5">
        <w:rPr>
          <w:rFonts w:cs="Times New Roman"/>
          <w:szCs w:val="24"/>
        </w:rPr>
        <w:t>stabil</w:t>
      </w:r>
      <w:proofErr w:type="spellEnd"/>
      <w:r w:rsidRPr="00CF16A5">
        <w:rPr>
          <w:rFonts w:cs="Times New Roman"/>
          <w:szCs w:val="24"/>
        </w:rPr>
        <w:t xml:space="preserve">, BI </w:t>
      </w:r>
      <w:proofErr w:type="spellStart"/>
      <w:r w:rsidRPr="00CF16A5">
        <w:rPr>
          <w:rFonts w:cs="Times New Roman"/>
          <w:szCs w:val="24"/>
        </w:rPr>
        <w:t>bersama</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pemerintah</w:t>
      </w:r>
      <w:proofErr w:type="spellEnd"/>
      <w:r w:rsidRPr="00CF16A5">
        <w:rPr>
          <w:rFonts w:cs="Times New Roman"/>
          <w:szCs w:val="24"/>
        </w:rPr>
        <w:t xml:space="preserve"> </w:t>
      </w:r>
      <w:proofErr w:type="spellStart"/>
      <w:r w:rsidRPr="00CF16A5">
        <w:rPr>
          <w:rFonts w:cs="Times New Roman"/>
          <w:szCs w:val="24"/>
        </w:rPr>
        <w:t>merancang</w:t>
      </w:r>
      <w:proofErr w:type="spellEnd"/>
      <w:r w:rsidRPr="00CF16A5">
        <w:rPr>
          <w:rFonts w:cs="Times New Roman"/>
          <w:szCs w:val="24"/>
        </w:rPr>
        <w:t xml:space="preserve"> </w:t>
      </w:r>
      <w:proofErr w:type="spellStart"/>
      <w:r w:rsidRPr="00CF16A5">
        <w:rPr>
          <w:rFonts w:cs="Times New Roman"/>
          <w:szCs w:val="24"/>
        </w:rPr>
        <w:t>Arsitektur</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Indonesia (API).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skenario</w:t>
      </w:r>
      <w:proofErr w:type="spellEnd"/>
      <w:r w:rsidRPr="00CF16A5">
        <w:rPr>
          <w:rFonts w:cs="Times New Roman"/>
          <w:szCs w:val="24"/>
        </w:rPr>
        <w:t xml:space="preserve"> API, bank-bank </w:t>
      </w:r>
      <w:proofErr w:type="spellStart"/>
      <w:r w:rsidRPr="00CF16A5">
        <w:rPr>
          <w:rFonts w:cs="Times New Roman"/>
          <w:szCs w:val="24"/>
        </w:rPr>
        <w:t>diwajibkan</w:t>
      </w:r>
      <w:proofErr w:type="spellEnd"/>
      <w:r w:rsidRPr="00CF16A5">
        <w:rPr>
          <w:rFonts w:cs="Times New Roman"/>
          <w:szCs w:val="24"/>
        </w:rPr>
        <w:t xml:space="preserve"> </w:t>
      </w:r>
      <w:proofErr w:type="spellStart"/>
      <w:r w:rsidRPr="00CF16A5">
        <w:rPr>
          <w:rFonts w:cs="Times New Roman"/>
          <w:szCs w:val="24"/>
        </w:rPr>
        <w:t>memperkuat</w:t>
      </w:r>
      <w:proofErr w:type="spellEnd"/>
      <w:r w:rsidRPr="00CF16A5">
        <w:rPr>
          <w:rFonts w:cs="Times New Roman"/>
          <w:szCs w:val="24"/>
        </w:rPr>
        <w:t xml:space="preserve"> </w:t>
      </w:r>
      <w:proofErr w:type="spellStart"/>
      <w:r w:rsidRPr="00CF16A5">
        <w:rPr>
          <w:rFonts w:cs="Times New Roman"/>
          <w:szCs w:val="24"/>
        </w:rPr>
        <w:t>permodalannya</w:t>
      </w:r>
      <w:proofErr w:type="spellEnd"/>
      <w:r w:rsidRPr="00CF16A5">
        <w:rPr>
          <w:rFonts w:cs="Times New Roman"/>
          <w:szCs w:val="24"/>
        </w:rPr>
        <w:t xml:space="preserve"> </w:t>
      </w:r>
      <w:proofErr w:type="spellStart"/>
      <w:r w:rsidRPr="00CF16A5">
        <w:rPr>
          <w:rFonts w:cs="Times New Roman"/>
          <w:szCs w:val="24"/>
        </w:rPr>
        <w:t>sesuai</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lingkup</w:t>
      </w:r>
      <w:proofErr w:type="spellEnd"/>
      <w:r w:rsidRPr="00CF16A5">
        <w:rPr>
          <w:rFonts w:cs="Times New Roman"/>
          <w:szCs w:val="24"/>
        </w:rPr>
        <w:t xml:space="preserve"> </w:t>
      </w:r>
      <w:proofErr w:type="spellStart"/>
      <w:r w:rsidRPr="00CF16A5">
        <w:rPr>
          <w:rFonts w:cs="Times New Roman"/>
          <w:szCs w:val="24"/>
        </w:rPr>
        <w:t>operasionalnya</w:t>
      </w:r>
      <w:proofErr w:type="spellEnd"/>
      <w:r w:rsidRPr="00CF16A5">
        <w:rPr>
          <w:rFonts w:cs="Times New Roman"/>
          <w:szCs w:val="24"/>
        </w:rPr>
        <w:t xml:space="preserve"> yang </w:t>
      </w:r>
      <w:proofErr w:type="spellStart"/>
      <w:r w:rsidRPr="00CF16A5">
        <w:rPr>
          <w:rFonts w:cs="Times New Roman"/>
          <w:szCs w:val="24"/>
        </w:rPr>
        <w:t>berarti</w:t>
      </w:r>
      <w:proofErr w:type="spellEnd"/>
      <w:r w:rsidRPr="00CF16A5">
        <w:rPr>
          <w:rFonts w:cs="Times New Roman"/>
          <w:szCs w:val="24"/>
        </w:rPr>
        <w:t xml:space="preserve"> </w:t>
      </w:r>
      <w:proofErr w:type="spellStart"/>
      <w:r w:rsidRPr="00CF16A5">
        <w:rPr>
          <w:rFonts w:cs="Times New Roman"/>
          <w:szCs w:val="24"/>
        </w:rPr>
        <w:t>semakin</w:t>
      </w:r>
      <w:proofErr w:type="spellEnd"/>
      <w:r w:rsidRPr="00CF16A5">
        <w:rPr>
          <w:rFonts w:cs="Times New Roman"/>
          <w:szCs w:val="24"/>
        </w:rPr>
        <w:t xml:space="preserve"> </w:t>
      </w:r>
      <w:proofErr w:type="spellStart"/>
      <w:r w:rsidRPr="00CF16A5">
        <w:rPr>
          <w:rFonts w:cs="Times New Roman"/>
          <w:szCs w:val="24"/>
        </w:rPr>
        <w:t>luas</w:t>
      </w:r>
      <w:proofErr w:type="spellEnd"/>
      <w:r w:rsidRPr="00CF16A5">
        <w:rPr>
          <w:rFonts w:cs="Times New Roman"/>
          <w:szCs w:val="24"/>
        </w:rPr>
        <w:t xml:space="preserve"> </w:t>
      </w:r>
      <w:proofErr w:type="spellStart"/>
      <w:r w:rsidRPr="00CF16A5">
        <w:rPr>
          <w:rFonts w:cs="Times New Roman"/>
          <w:szCs w:val="24"/>
        </w:rPr>
        <w:t>lingkup</w:t>
      </w:r>
      <w:proofErr w:type="spellEnd"/>
      <w:r w:rsidRPr="00CF16A5">
        <w:rPr>
          <w:rFonts w:cs="Times New Roman"/>
          <w:szCs w:val="24"/>
        </w:rPr>
        <w:t xml:space="preserve"> </w:t>
      </w:r>
      <w:proofErr w:type="spellStart"/>
      <w:r w:rsidRPr="00CF16A5">
        <w:rPr>
          <w:rFonts w:cs="Times New Roman"/>
          <w:szCs w:val="24"/>
        </w:rPr>
        <w:t>operasionalnya</w:t>
      </w:r>
      <w:proofErr w:type="spellEnd"/>
      <w:r w:rsidRPr="00CF16A5">
        <w:rPr>
          <w:rFonts w:cs="Times New Roman"/>
          <w:szCs w:val="24"/>
        </w:rPr>
        <w:t xml:space="preserve">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semakin</w:t>
      </w:r>
      <w:proofErr w:type="spellEnd"/>
      <w:r w:rsidRPr="00CF16A5">
        <w:rPr>
          <w:rFonts w:cs="Times New Roman"/>
          <w:szCs w:val="24"/>
        </w:rPr>
        <w:t xml:space="preserve"> </w:t>
      </w:r>
      <w:proofErr w:type="spellStart"/>
      <w:r w:rsidRPr="00CF16A5">
        <w:rPr>
          <w:rFonts w:cs="Times New Roman"/>
          <w:szCs w:val="24"/>
        </w:rPr>
        <w:t>besar</w:t>
      </w:r>
      <w:proofErr w:type="spellEnd"/>
      <w:r w:rsidRPr="00CF16A5">
        <w:rPr>
          <w:rFonts w:cs="Times New Roman"/>
          <w:szCs w:val="24"/>
        </w:rPr>
        <w:t xml:space="preserve"> pula </w:t>
      </w:r>
      <w:proofErr w:type="spellStart"/>
      <w:r w:rsidRPr="00CF16A5">
        <w:rPr>
          <w:rFonts w:cs="Times New Roman"/>
          <w:szCs w:val="24"/>
        </w:rPr>
        <w:t>permodalan</w:t>
      </w:r>
      <w:proofErr w:type="spellEnd"/>
      <w:r w:rsidRPr="00CF16A5">
        <w:rPr>
          <w:rFonts w:cs="Times New Roman"/>
          <w:szCs w:val="24"/>
        </w:rPr>
        <w:t xml:space="preserve"> yang </w:t>
      </w:r>
      <w:proofErr w:type="spellStart"/>
      <w:r w:rsidRPr="00CF16A5">
        <w:rPr>
          <w:rFonts w:cs="Times New Roman"/>
          <w:szCs w:val="24"/>
        </w:rPr>
        <w:t>dipersyaratkan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demikian</w:t>
      </w:r>
      <w:proofErr w:type="spellEnd"/>
      <w:r w:rsidRPr="00CF16A5">
        <w:rPr>
          <w:rFonts w:cs="Times New Roman"/>
          <w:szCs w:val="24"/>
        </w:rPr>
        <w:t xml:space="preserve"> bank-bank </w:t>
      </w:r>
      <w:proofErr w:type="spellStart"/>
      <w:r w:rsidRPr="00CF16A5">
        <w:rPr>
          <w:rFonts w:cs="Times New Roman"/>
          <w:szCs w:val="24"/>
        </w:rPr>
        <w:t>kecil</w:t>
      </w:r>
      <w:proofErr w:type="spellEnd"/>
      <w:r w:rsidRPr="00CF16A5">
        <w:rPr>
          <w:rFonts w:cs="Times New Roman"/>
          <w:szCs w:val="24"/>
        </w:rPr>
        <w:t xml:space="preserve"> yang </w:t>
      </w:r>
      <w:proofErr w:type="spellStart"/>
      <w:r w:rsidRPr="00CF16A5">
        <w:rPr>
          <w:rFonts w:cs="Times New Roman"/>
          <w:szCs w:val="24"/>
        </w:rPr>
        <w:t>selama</w:t>
      </w:r>
      <w:proofErr w:type="spellEnd"/>
      <w:r w:rsidRPr="00CF16A5">
        <w:rPr>
          <w:rFonts w:cs="Times New Roman"/>
          <w:szCs w:val="24"/>
        </w:rPr>
        <w:t xml:space="preserve"> ini </w:t>
      </w:r>
      <w:proofErr w:type="spellStart"/>
      <w:r w:rsidRPr="00CF16A5">
        <w:rPr>
          <w:rFonts w:cs="Times New Roman"/>
          <w:szCs w:val="24"/>
        </w:rPr>
        <w:t>rentan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gejolak</w:t>
      </w:r>
      <w:proofErr w:type="spellEnd"/>
      <w:r w:rsidRPr="00CF16A5">
        <w:rPr>
          <w:rFonts w:cs="Times New Roman"/>
          <w:szCs w:val="24"/>
        </w:rPr>
        <w:t xml:space="preserve"> </w:t>
      </w:r>
      <w:proofErr w:type="spellStart"/>
      <w:r w:rsidRPr="00CF16A5">
        <w:rPr>
          <w:rFonts w:cs="Times New Roman"/>
          <w:szCs w:val="24"/>
        </w:rPr>
        <w:t>terus</w:t>
      </w:r>
      <w:proofErr w:type="spellEnd"/>
      <w:r w:rsidRPr="00CF16A5">
        <w:rPr>
          <w:rFonts w:cs="Times New Roman"/>
          <w:szCs w:val="24"/>
        </w:rPr>
        <w:t xml:space="preserve"> </w:t>
      </w:r>
      <w:proofErr w:type="spellStart"/>
      <w:r w:rsidRPr="00CF16A5">
        <w:rPr>
          <w:rFonts w:cs="Times New Roman"/>
          <w:szCs w:val="24"/>
        </w:rPr>
        <w:t>didorong</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menjadi</w:t>
      </w:r>
      <w:proofErr w:type="spellEnd"/>
      <w:r w:rsidRPr="00CF16A5">
        <w:rPr>
          <w:rFonts w:cs="Times New Roman"/>
          <w:szCs w:val="24"/>
        </w:rPr>
        <w:t xml:space="preserve"> </w:t>
      </w:r>
      <w:proofErr w:type="spellStart"/>
      <w:r w:rsidRPr="00CF16A5">
        <w:rPr>
          <w:rFonts w:cs="Times New Roman"/>
          <w:szCs w:val="24"/>
        </w:rPr>
        <w:t>besar</w:t>
      </w:r>
      <w:proofErr w:type="spellEnd"/>
      <w:r w:rsidRPr="00CF16A5">
        <w:rPr>
          <w:rFonts w:cs="Times New Roman"/>
          <w:szCs w:val="24"/>
        </w:rPr>
        <w:t xml:space="preserve">. Setelah </w:t>
      </w:r>
      <w:proofErr w:type="spellStart"/>
      <w:r w:rsidRPr="00CF16A5">
        <w:rPr>
          <w:rFonts w:cs="Times New Roman"/>
          <w:szCs w:val="24"/>
        </w:rPr>
        <w:t>struktur</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w:t>
      </w:r>
      <w:proofErr w:type="spellStart"/>
      <w:r w:rsidRPr="00CF16A5">
        <w:rPr>
          <w:rFonts w:cs="Times New Roman"/>
          <w:szCs w:val="24"/>
        </w:rPr>
        <w:t>mulai</w:t>
      </w:r>
      <w:proofErr w:type="spellEnd"/>
      <w:r w:rsidRPr="00CF16A5">
        <w:rPr>
          <w:rFonts w:cs="Times New Roman"/>
          <w:szCs w:val="24"/>
        </w:rPr>
        <w:t xml:space="preserve"> </w:t>
      </w:r>
      <w:proofErr w:type="spellStart"/>
      <w:r w:rsidRPr="00CF16A5">
        <w:rPr>
          <w:rFonts w:cs="Times New Roman"/>
          <w:szCs w:val="24"/>
        </w:rPr>
        <w:t>stabil</w:t>
      </w:r>
      <w:proofErr w:type="spellEnd"/>
      <w:r w:rsidRPr="00CF16A5">
        <w:rPr>
          <w:rFonts w:cs="Times New Roman"/>
          <w:szCs w:val="24"/>
        </w:rPr>
        <w:t xml:space="preserve">, </w:t>
      </w:r>
      <w:proofErr w:type="spellStart"/>
      <w:r w:rsidRPr="00CF16A5">
        <w:rPr>
          <w:rFonts w:cs="Times New Roman"/>
          <w:szCs w:val="24"/>
        </w:rPr>
        <w:t>pemerintah</w:t>
      </w:r>
      <w:proofErr w:type="spellEnd"/>
      <w:r w:rsidRPr="00CF16A5">
        <w:rPr>
          <w:rFonts w:cs="Times New Roman"/>
          <w:szCs w:val="24"/>
        </w:rPr>
        <w:t xml:space="preserve"> </w:t>
      </w:r>
      <w:proofErr w:type="spellStart"/>
      <w:r w:rsidRPr="00CF16A5">
        <w:rPr>
          <w:rFonts w:cs="Times New Roman"/>
          <w:szCs w:val="24"/>
        </w:rPr>
        <w:t>mulai</w:t>
      </w:r>
      <w:proofErr w:type="spellEnd"/>
      <w:r w:rsidRPr="00CF16A5">
        <w:rPr>
          <w:rFonts w:cs="Times New Roman"/>
          <w:szCs w:val="24"/>
        </w:rPr>
        <w:t xml:space="preserve"> </w:t>
      </w:r>
      <w:proofErr w:type="spellStart"/>
      <w:r w:rsidRPr="00CF16A5">
        <w:rPr>
          <w:rFonts w:cs="Times New Roman"/>
          <w:szCs w:val="24"/>
        </w:rPr>
        <w:t>mencoba</w:t>
      </w:r>
      <w:proofErr w:type="spellEnd"/>
      <w:r w:rsidRPr="00CF16A5">
        <w:rPr>
          <w:rFonts w:cs="Times New Roman"/>
          <w:szCs w:val="24"/>
        </w:rPr>
        <w:t xml:space="preserve"> </w:t>
      </w:r>
      <w:proofErr w:type="spellStart"/>
      <w:r w:rsidRPr="00CF16A5">
        <w:rPr>
          <w:rFonts w:cs="Times New Roman"/>
          <w:szCs w:val="24"/>
        </w:rPr>
        <w:t>mengembangkan</w:t>
      </w:r>
      <w:proofErr w:type="spellEnd"/>
      <w:r w:rsidRPr="00CF16A5">
        <w:rPr>
          <w:rFonts w:cs="Times New Roman"/>
          <w:szCs w:val="24"/>
        </w:rPr>
        <w:t xml:space="preserve"> </w:t>
      </w:r>
      <w:proofErr w:type="spellStart"/>
      <w:r w:rsidRPr="00CF16A5">
        <w:rPr>
          <w:rFonts w:cs="Times New Roman"/>
          <w:szCs w:val="24"/>
        </w:rPr>
        <w:t>sistem</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dan </w:t>
      </w:r>
      <w:proofErr w:type="spellStart"/>
      <w:r w:rsidRPr="00CF16A5">
        <w:rPr>
          <w:rFonts w:cs="Times New Roman"/>
          <w:szCs w:val="24"/>
        </w:rPr>
        <w:t>produk</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agar </w:t>
      </w:r>
      <w:proofErr w:type="spellStart"/>
      <w:r w:rsidRPr="00CF16A5">
        <w:rPr>
          <w:rFonts w:cs="Times New Roman"/>
          <w:szCs w:val="24"/>
        </w:rPr>
        <w:t>semakin</w:t>
      </w:r>
      <w:proofErr w:type="spellEnd"/>
      <w:r w:rsidRPr="00CF16A5">
        <w:rPr>
          <w:rFonts w:cs="Times New Roman"/>
          <w:szCs w:val="24"/>
        </w:rPr>
        <w:t xml:space="preserve"> </w:t>
      </w:r>
      <w:proofErr w:type="spellStart"/>
      <w:r w:rsidRPr="00CF16A5">
        <w:rPr>
          <w:rFonts w:cs="Times New Roman"/>
          <w:szCs w:val="24"/>
        </w:rPr>
        <w:t>kekinian</w:t>
      </w:r>
      <w:proofErr w:type="spellEnd"/>
      <w:r w:rsidRPr="00CF16A5">
        <w:rPr>
          <w:rFonts w:cs="Times New Roman"/>
          <w:szCs w:val="24"/>
        </w:rPr>
        <w:t>.</w:t>
      </w:r>
    </w:p>
    <w:p w14:paraId="32D9ECFB"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r w:rsidRPr="00CF16A5">
        <w:rPr>
          <w:rFonts w:ascii="Times New Roman" w:hAnsi="Times New Roman" w:cs="Times New Roman"/>
          <w:b/>
          <w:bCs/>
          <w:color w:val="auto"/>
        </w:rPr>
        <w:lastRenderedPageBreak/>
        <w:t xml:space="preserve">Jasa dan </w:t>
      </w:r>
      <w:proofErr w:type="spellStart"/>
      <w:r w:rsidRPr="00CF16A5">
        <w:rPr>
          <w:rFonts w:ascii="Times New Roman" w:hAnsi="Times New Roman" w:cs="Times New Roman"/>
          <w:b/>
          <w:bCs/>
          <w:color w:val="auto"/>
        </w:rPr>
        <w:t>Produk</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Perbankan</w:t>
      </w:r>
      <w:proofErr w:type="spellEnd"/>
    </w:p>
    <w:p w14:paraId="6D651CB1" w14:textId="77777777" w:rsidR="00D36D50" w:rsidRPr="00CF16A5" w:rsidRDefault="00D36D50" w:rsidP="00D36D50">
      <w:pPr>
        <w:spacing w:after="0"/>
        <w:ind w:left="567" w:firstLine="567"/>
        <w:rPr>
          <w:rFonts w:cs="Times New Roman"/>
          <w:i/>
          <w:iCs/>
          <w:szCs w:val="24"/>
        </w:rPr>
      </w:pPr>
      <w:r w:rsidRPr="00CF16A5">
        <w:rPr>
          <w:rFonts w:cs="Times New Roman"/>
          <w:szCs w:val="24"/>
        </w:rPr>
        <w:fldChar w:fldCharType="begin" w:fldLock="1"/>
      </w:r>
      <w:r w:rsidRPr="00CF16A5">
        <w:rPr>
          <w:rFonts w:cs="Times New Roman"/>
          <w:szCs w:val="24"/>
        </w:rPr>
        <w:instrText>ADDIN CSL_CITATION {"citationItems":[{"id":"ITEM-1","itemData":{"DOI":"10.34225/jidc.2005.3.103","ISSN":"2093-212X","author":[{"dropping-particle":"","family":"Bank Indonesia","given":"","non-dropping-particle":"","parse-names":false,"suffix":""}],"container-title":"Bank Indonesia","id":"ITEM-1","issue":"3","issued":{"date-parts":[["2005"]]},"page":"103-104","title":"Peraturan BI Nomor 7/6/PBI/2005 Tentang Transparansi Informasi Produk Bank dan Penggunaan Data Pribadi Nasabah","type":"article-journal"},"uris":["http://www.mendeley.com/documents/?uuid=cc43f0f2-995d-451d-9d7c-b9696c6ea517"]}],"mendeley":{"formattedCitation":"(Bank Indonesia, 2005)","manualFormatting":"Bank Indonesia (2005)","plainTextFormattedCitation":"(Bank Indonesia, 2005)","previouslyFormattedCitation":"(Bank Indonesia, 2005)"},"properties":{"noteIndex":0},"schema":"https://github.com/citation-style-language/schema/raw/master/csl-citation.json"}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Bank Indonesia (2005)</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mengatakan</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bank </w:t>
      </w:r>
      <w:proofErr w:type="spellStart"/>
      <w:r w:rsidRPr="00CF16A5">
        <w:rPr>
          <w:rFonts w:cs="Times New Roman"/>
          <w:szCs w:val="24"/>
        </w:rPr>
        <w:t>adalah</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 </w:t>
      </w:r>
      <w:proofErr w:type="spellStart"/>
      <w:r w:rsidRPr="00CF16A5">
        <w:rPr>
          <w:rFonts w:cs="Times New Roman"/>
          <w:szCs w:val="24"/>
        </w:rPr>
        <w:t>atau</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w:t>
      </w:r>
      <w:proofErr w:type="spellStart"/>
      <w:r w:rsidRPr="00CF16A5">
        <w:rPr>
          <w:rFonts w:cs="Times New Roman"/>
          <w:szCs w:val="24"/>
        </w:rPr>
        <w:t>termasuk</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 </w:t>
      </w:r>
      <w:proofErr w:type="spellStart"/>
      <w:r w:rsidRPr="00CF16A5">
        <w:rPr>
          <w:rFonts w:cs="Times New Roman"/>
          <w:szCs w:val="24"/>
        </w:rPr>
        <w:t>atau</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lembaga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bukan</w:t>
      </w:r>
      <w:proofErr w:type="spellEnd"/>
      <w:r w:rsidRPr="00CF16A5">
        <w:rPr>
          <w:rFonts w:cs="Times New Roman"/>
          <w:szCs w:val="24"/>
        </w:rPr>
        <w:t xml:space="preserve"> bank yang </w:t>
      </w:r>
      <w:proofErr w:type="spellStart"/>
      <w:r w:rsidRPr="00CF16A5">
        <w:rPr>
          <w:rFonts w:cs="Times New Roman"/>
          <w:szCs w:val="24"/>
        </w:rPr>
        <w:t>dipasarkan</w:t>
      </w:r>
      <w:proofErr w:type="spellEnd"/>
      <w:r w:rsidRPr="00CF16A5">
        <w:rPr>
          <w:rFonts w:cs="Times New Roman"/>
          <w:szCs w:val="24"/>
        </w:rPr>
        <w:t xml:space="preserve"> oleh bank </w:t>
      </w:r>
      <w:proofErr w:type="spellStart"/>
      <w:r w:rsidRPr="00CF16A5">
        <w:rPr>
          <w:rFonts w:cs="Times New Roman"/>
          <w:szCs w:val="24"/>
        </w:rPr>
        <w:t>sebagai</w:t>
      </w:r>
      <w:proofErr w:type="spellEnd"/>
      <w:r w:rsidRPr="00CF16A5">
        <w:rPr>
          <w:rFonts w:cs="Times New Roman"/>
          <w:szCs w:val="24"/>
        </w:rPr>
        <w:t xml:space="preserve"> </w:t>
      </w:r>
      <w:proofErr w:type="spellStart"/>
      <w:r w:rsidRPr="00CF16A5">
        <w:rPr>
          <w:rFonts w:cs="Times New Roman"/>
          <w:szCs w:val="24"/>
        </w:rPr>
        <w:t>agen</w:t>
      </w:r>
      <w:proofErr w:type="spellEnd"/>
      <w:r w:rsidRPr="00CF16A5">
        <w:rPr>
          <w:rFonts w:cs="Times New Roman"/>
          <w:szCs w:val="24"/>
        </w:rPr>
        <w:t xml:space="preserve"> </w:t>
      </w:r>
      <w:proofErr w:type="spellStart"/>
      <w:r w:rsidRPr="00CF16A5">
        <w:rPr>
          <w:rFonts w:cs="Times New Roman"/>
          <w:szCs w:val="24"/>
        </w:rPr>
        <w:t>pemasaran</w:t>
      </w:r>
      <w:proofErr w:type="spellEnd"/>
      <w:r w:rsidRPr="00CF16A5">
        <w:rPr>
          <w:rFonts w:cs="Times New Roman"/>
          <w:szCs w:val="24"/>
        </w:rPr>
        <w:t xml:space="preserve">. </w:t>
      </w:r>
      <w:proofErr w:type="spellStart"/>
      <w:r w:rsidRPr="00CF16A5">
        <w:rPr>
          <w:rFonts w:cs="Times New Roman"/>
          <w:szCs w:val="24"/>
        </w:rPr>
        <w:t>Menurut</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{"citationItems":[{"id":"ITEM-1","itemData":{"author":[{"dropping-particle":"","family":"Novi","given":"Amanita","non-dropping-particle":"","parse-names":false,"suffix":""}],"id":"ITEM-1","issued":{"date-parts":[["2017"]]},"page":"47-53","title":"Bab 5 Aktivitas dan Produk Bank","type":"article-journal"},"uris":["http://www.mendeley.com/documents/?uuid=8b3410b0-14ad-4928-9b83-27f3adf34df7"]}],"mendeley":{"formattedCitation":"(Novi, 2017)","manualFormatting":"Novi (2017)","plainTextFormattedCitation":"(Novi, 2017)","previouslyFormattedCitation":"(Novi,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Novi (2017)</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ada</w:t>
      </w:r>
      <w:proofErr w:type="spellEnd"/>
      <w:r w:rsidRPr="00CF16A5">
        <w:rPr>
          <w:rFonts w:cs="Times New Roman"/>
          <w:szCs w:val="24"/>
        </w:rPr>
        <w:t xml:space="preserve"> </w:t>
      </w:r>
      <w:proofErr w:type="spellStart"/>
      <w:r w:rsidRPr="00CF16A5">
        <w:rPr>
          <w:rFonts w:cs="Times New Roman"/>
          <w:szCs w:val="24"/>
        </w:rPr>
        <w:t>beberapa</w:t>
      </w:r>
      <w:proofErr w:type="spellEnd"/>
      <w:r w:rsidRPr="00CF16A5">
        <w:rPr>
          <w:rFonts w:cs="Times New Roman"/>
          <w:szCs w:val="24"/>
        </w:rPr>
        <w:t xml:space="preserve"> </w:t>
      </w:r>
      <w:proofErr w:type="spellStart"/>
      <w:r w:rsidRPr="00CF16A5">
        <w:rPr>
          <w:rFonts w:cs="Times New Roman"/>
          <w:szCs w:val="24"/>
        </w:rPr>
        <w:t>jenis</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pertama</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dana </w:t>
      </w:r>
      <w:proofErr w:type="spellStart"/>
      <w:r w:rsidRPr="00CF16A5">
        <w:rPr>
          <w:rFonts w:cs="Times New Roman"/>
          <w:szCs w:val="24"/>
        </w:rPr>
        <w:t>seperti</w:t>
      </w:r>
      <w:proofErr w:type="spellEnd"/>
      <w:r w:rsidRPr="00CF16A5">
        <w:rPr>
          <w:rFonts w:cs="Times New Roman"/>
          <w:szCs w:val="24"/>
        </w:rPr>
        <w:t xml:space="preserve"> </w:t>
      </w:r>
      <w:proofErr w:type="spellStart"/>
      <w:r w:rsidRPr="00CF16A5">
        <w:rPr>
          <w:rFonts w:cs="Times New Roman"/>
          <w:szCs w:val="24"/>
        </w:rPr>
        <w:t>tabungan</w:t>
      </w:r>
      <w:proofErr w:type="spellEnd"/>
      <w:r w:rsidRPr="00CF16A5">
        <w:rPr>
          <w:rFonts w:cs="Times New Roman"/>
          <w:szCs w:val="24"/>
        </w:rPr>
        <w:t xml:space="preserve">, </w:t>
      </w:r>
      <w:proofErr w:type="spellStart"/>
      <w:r w:rsidRPr="00CF16A5">
        <w:rPr>
          <w:rFonts w:cs="Times New Roman"/>
          <w:szCs w:val="24"/>
        </w:rPr>
        <w:t>giro</w:t>
      </w:r>
      <w:proofErr w:type="spellEnd"/>
      <w:r w:rsidRPr="00CF16A5">
        <w:rPr>
          <w:rFonts w:cs="Times New Roman"/>
          <w:szCs w:val="24"/>
        </w:rPr>
        <w:t xml:space="preserve">, dan </w:t>
      </w:r>
      <w:proofErr w:type="spellStart"/>
      <w:r w:rsidRPr="00CF16A5">
        <w:rPr>
          <w:rFonts w:cs="Times New Roman"/>
          <w:szCs w:val="24"/>
        </w:rPr>
        <w:t>deposito</w:t>
      </w:r>
      <w:proofErr w:type="spellEnd"/>
      <w:r w:rsidRPr="00CF16A5">
        <w:rPr>
          <w:rFonts w:cs="Times New Roman"/>
          <w:szCs w:val="24"/>
        </w:rPr>
        <w:t xml:space="preserve">. </w:t>
      </w:r>
      <w:proofErr w:type="spellStart"/>
      <w:r w:rsidRPr="00CF16A5">
        <w:rPr>
          <w:rFonts w:cs="Times New Roman"/>
          <w:szCs w:val="24"/>
        </w:rPr>
        <w:t>Kedua</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w:t>
      </w:r>
      <w:proofErr w:type="spellStart"/>
      <w:r w:rsidRPr="00CF16A5">
        <w:rPr>
          <w:rFonts w:cs="Times New Roman"/>
          <w:szCs w:val="24"/>
        </w:rPr>
        <w:t>kredit</w:t>
      </w:r>
      <w:proofErr w:type="spellEnd"/>
      <w:r w:rsidRPr="00CF16A5">
        <w:rPr>
          <w:rFonts w:cs="Times New Roman"/>
          <w:szCs w:val="24"/>
        </w:rPr>
        <w:t xml:space="preserve"> </w:t>
      </w:r>
      <w:proofErr w:type="spellStart"/>
      <w:r w:rsidRPr="00CF16A5">
        <w:rPr>
          <w:rFonts w:cs="Times New Roman"/>
          <w:szCs w:val="24"/>
        </w:rPr>
        <w:t>seperti</w:t>
      </w:r>
      <w:proofErr w:type="spellEnd"/>
      <w:r w:rsidRPr="00CF16A5">
        <w:rPr>
          <w:rFonts w:cs="Times New Roman"/>
          <w:szCs w:val="24"/>
        </w:rPr>
        <w:t xml:space="preserve"> </w:t>
      </w:r>
      <w:proofErr w:type="spellStart"/>
      <w:r w:rsidRPr="00CF16A5">
        <w:rPr>
          <w:rFonts w:cs="Times New Roman"/>
          <w:szCs w:val="24"/>
        </w:rPr>
        <w:t>kredit</w:t>
      </w:r>
      <w:proofErr w:type="spellEnd"/>
      <w:r w:rsidRPr="00CF16A5">
        <w:rPr>
          <w:rFonts w:cs="Times New Roman"/>
          <w:szCs w:val="24"/>
        </w:rPr>
        <w:t xml:space="preserve"> modal </w:t>
      </w:r>
      <w:proofErr w:type="spellStart"/>
      <w:r w:rsidRPr="00CF16A5">
        <w:rPr>
          <w:rFonts w:cs="Times New Roman"/>
          <w:szCs w:val="24"/>
        </w:rPr>
        <w:t>kerja</w:t>
      </w:r>
      <w:proofErr w:type="spellEnd"/>
      <w:r w:rsidRPr="00CF16A5">
        <w:rPr>
          <w:rFonts w:cs="Times New Roman"/>
          <w:szCs w:val="24"/>
        </w:rPr>
        <w:t xml:space="preserve">, </w:t>
      </w:r>
      <w:proofErr w:type="spellStart"/>
      <w:r w:rsidRPr="00CF16A5">
        <w:rPr>
          <w:rFonts w:cs="Times New Roman"/>
          <w:szCs w:val="24"/>
        </w:rPr>
        <w:t>kredit</w:t>
      </w:r>
      <w:proofErr w:type="spellEnd"/>
      <w:r w:rsidRPr="00CF16A5">
        <w:rPr>
          <w:rFonts w:cs="Times New Roman"/>
          <w:szCs w:val="24"/>
        </w:rPr>
        <w:t xml:space="preserve"> </w:t>
      </w:r>
      <w:proofErr w:type="spellStart"/>
      <w:r w:rsidRPr="00CF16A5">
        <w:rPr>
          <w:rFonts w:cs="Times New Roman"/>
          <w:szCs w:val="24"/>
        </w:rPr>
        <w:t>investasi</w:t>
      </w:r>
      <w:proofErr w:type="spellEnd"/>
      <w:r w:rsidRPr="00CF16A5">
        <w:rPr>
          <w:rFonts w:cs="Times New Roman"/>
          <w:szCs w:val="24"/>
        </w:rPr>
        <w:t xml:space="preserve">, dan </w:t>
      </w:r>
      <w:proofErr w:type="spellStart"/>
      <w:r w:rsidRPr="00CF16A5">
        <w:rPr>
          <w:rFonts w:cs="Times New Roman"/>
          <w:szCs w:val="24"/>
        </w:rPr>
        <w:t>kredit</w:t>
      </w:r>
      <w:proofErr w:type="spellEnd"/>
      <w:r w:rsidRPr="00CF16A5">
        <w:rPr>
          <w:rFonts w:cs="Times New Roman"/>
          <w:szCs w:val="24"/>
        </w:rPr>
        <w:t xml:space="preserve"> </w:t>
      </w:r>
      <w:proofErr w:type="spellStart"/>
      <w:r w:rsidRPr="00CF16A5">
        <w:rPr>
          <w:rFonts w:cs="Times New Roman"/>
          <w:szCs w:val="24"/>
        </w:rPr>
        <w:t>konsumsi</w:t>
      </w:r>
      <w:proofErr w:type="spellEnd"/>
      <w:r w:rsidRPr="00CF16A5">
        <w:rPr>
          <w:rFonts w:cs="Times New Roman"/>
          <w:szCs w:val="24"/>
        </w:rPr>
        <w:t xml:space="preserve">. </w:t>
      </w:r>
      <w:proofErr w:type="spellStart"/>
      <w:r w:rsidRPr="00CF16A5">
        <w:rPr>
          <w:rFonts w:cs="Times New Roman"/>
          <w:szCs w:val="24"/>
        </w:rPr>
        <w:t>Kemudian</w:t>
      </w:r>
      <w:proofErr w:type="spellEnd"/>
      <w:r w:rsidRPr="00CF16A5">
        <w:rPr>
          <w:rFonts w:cs="Times New Roman"/>
          <w:szCs w:val="24"/>
        </w:rPr>
        <w:t xml:space="preserve"> </w:t>
      </w:r>
      <w:proofErr w:type="spellStart"/>
      <w:r w:rsidRPr="00CF16A5">
        <w:rPr>
          <w:rFonts w:cs="Times New Roman"/>
          <w:szCs w:val="24"/>
        </w:rPr>
        <w:t>ada</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w:t>
      </w:r>
      <w:proofErr w:type="spellStart"/>
      <w:r w:rsidRPr="00CF16A5">
        <w:rPr>
          <w:rFonts w:cs="Times New Roman"/>
          <w:szCs w:val="24"/>
        </w:rPr>
        <w:t>seperti</w:t>
      </w:r>
      <w:proofErr w:type="spellEnd"/>
      <w:r w:rsidRPr="00CF16A5">
        <w:rPr>
          <w:rFonts w:cs="Times New Roman"/>
          <w:szCs w:val="24"/>
        </w:rPr>
        <w:t xml:space="preserve"> </w:t>
      </w:r>
      <w:proofErr w:type="spellStart"/>
      <w:r w:rsidRPr="00CF16A5">
        <w:rPr>
          <w:rFonts w:cs="Times New Roman"/>
          <w:szCs w:val="24"/>
        </w:rPr>
        <w:t>pengiriman</w:t>
      </w:r>
      <w:proofErr w:type="spellEnd"/>
      <w:r w:rsidRPr="00CF16A5">
        <w:rPr>
          <w:rFonts w:cs="Times New Roman"/>
          <w:szCs w:val="24"/>
        </w:rPr>
        <w:t xml:space="preserve"> </w:t>
      </w:r>
      <w:proofErr w:type="spellStart"/>
      <w:r w:rsidRPr="00CF16A5">
        <w:rPr>
          <w:rFonts w:cs="Times New Roman"/>
          <w:szCs w:val="24"/>
        </w:rPr>
        <w:t>uang</w:t>
      </w:r>
      <w:proofErr w:type="spellEnd"/>
      <w:r w:rsidRPr="00CF16A5">
        <w:rPr>
          <w:rFonts w:cs="Times New Roman"/>
          <w:szCs w:val="24"/>
        </w:rPr>
        <w:t xml:space="preserve">, </w:t>
      </w:r>
      <w:r w:rsidRPr="00CF16A5">
        <w:rPr>
          <w:rFonts w:cs="Times New Roman"/>
          <w:i/>
          <w:iCs/>
          <w:szCs w:val="24"/>
        </w:rPr>
        <w:t xml:space="preserve">letter of credits, </w:t>
      </w:r>
      <w:proofErr w:type="spellStart"/>
      <w:r w:rsidRPr="00CF16A5">
        <w:rPr>
          <w:rFonts w:cs="Times New Roman"/>
          <w:szCs w:val="24"/>
        </w:rPr>
        <w:t>kliring</w:t>
      </w:r>
      <w:proofErr w:type="spellEnd"/>
      <w:r w:rsidRPr="00CF16A5">
        <w:rPr>
          <w:rFonts w:cs="Times New Roman"/>
          <w:szCs w:val="24"/>
        </w:rPr>
        <w:t xml:space="preserve">, dan </w:t>
      </w:r>
      <w:r w:rsidRPr="00CF16A5">
        <w:rPr>
          <w:rFonts w:cs="Times New Roman"/>
          <w:i/>
          <w:iCs/>
          <w:szCs w:val="24"/>
        </w:rPr>
        <w:t>money changer.</w:t>
      </w:r>
    </w:p>
    <w:p w14:paraId="5B0AA564" w14:textId="77777777" w:rsidR="00D36D50" w:rsidRPr="00CF16A5" w:rsidRDefault="00D36D50" w:rsidP="00D36D50">
      <w:pPr>
        <w:spacing w:after="0"/>
        <w:ind w:left="567" w:firstLine="567"/>
        <w:rPr>
          <w:rFonts w:cs="Times New Roman"/>
          <w:i/>
          <w:iCs/>
          <w:szCs w:val="24"/>
        </w:rPr>
      </w:pP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adanya</w:t>
      </w:r>
      <w:proofErr w:type="spellEnd"/>
      <w:r w:rsidRPr="00CF16A5">
        <w:rPr>
          <w:rFonts w:cs="Times New Roman"/>
          <w:szCs w:val="24"/>
        </w:rPr>
        <w:t xml:space="preserve"> </w:t>
      </w:r>
      <w:proofErr w:type="spellStart"/>
      <w:r w:rsidRPr="00CF16A5">
        <w:rPr>
          <w:rFonts w:cs="Times New Roman"/>
          <w:szCs w:val="24"/>
        </w:rPr>
        <w:t>perkembangan</w:t>
      </w:r>
      <w:proofErr w:type="spellEnd"/>
      <w:r w:rsidRPr="00CF16A5">
        <w:rPr>
          <w:rFonts w:cs="Times New Roman"/>
          <w:szCs w:val="24"/>
        </w:rPr>
        <w:t xml:space="preserve"> </w:t>
      </w:r>
      <w:proofErr w:type="spellStart"/>
      <w:r w:rsidRPr="00CF16A5">
        <w:rPr>
          <w:rFonts w:cs="Times New Roman"/>
          <w:szCs w:val="24"/>
        </w:rPr>
        <w:t>teknologi</w:t>
      </w:r>
      <w:proofErr w:type="spellEnd"/>
      <w:r w:rsidRPr="00CF16A5">
        <w:rPr>
          <w:rFonts w:cs="Times New Roman"/>
          <w:szCs w:val="24"/>
        </w:rPr>
        <w:t xml:space="preserve"> </w:t>
      </w:r>
      <w:proofErr w:type="spellStart"/>
      <w:r w:rsidRPr="00CF16A5">
        <w:rPr>
          <w:rFonts w:cs="Times New Roman"/>
          <w:szCs w:val="24"/>
        </w:rPr>
        <w:t>maka</w:t>
      </w:r>
      <w:proofErr w:type="spellEnd"/>
      <w:r w:rsidRPr="00CF16A5">
        <w:rPr>
          <w:rFonts w:cs="Times New Roman"/>
          <w:szCs w:val="24"/>
        </w:rPr>
        <w:t xml:space="preserve"> bank </w:t>
      </w:r>
      <w:proofErr w:type="spellStart"/>
      <w:r w:rsidRPr="00CF16A5">
        <w:rPr>
          <w:rFonts w:cs="Times New Roman"/>
          <w:szCs w:val="24"/>
        </w:rPr>
        <w:t>mulai</w:t>
      </w:r>
      <w:proofErr w:type="spellEnd"/>
      <w:r w:rsidRPr="00CF16A5">
        <w:rPr>
          <w:rFonts w:cs="Times New Roman"/>
          <w:szCs w:val="24"/>
        </w:rPr>
        <w:t xml:space="preserve"> </w:t>
      </w:r>
      <w:proofErr w:type="spellStart"/>
      <w:r w:rsidRPr="00CF16A5">
        <w:rPr>
          <w:rFonts w:cs="Times New Roman"/>
          <w:szCs w:val="24"/>
        </w:rPr>
        <w:t>mengembangkan</w:t>
      </w:r>
      <w:proofErr w:type="spellEnd"/>
      <w:r w:rsidRPr="00CF16A5">
        <w:rPr>
          <w:rFonts w:cs="Times New Roman"/>
          <w:szCs w:val="24"/>
        </w:rPr>
        <w:t xml:space="preserve"> e</w:t>
      </w:r>
      <w:r w:rsidRPr="00CF16A5">
        <w:rPr>
          <w:rFonts w:cs="Times New Roman"/>
          <w:i/>
          <w:iCs/>
          <w:szCs w:val="24"/>
        </w:rPr>
        <w:t xml:space="preserve">lectronic banking (e-banking)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memberikan</w:t>
      </w:r>
      <w:proofErr w:type="spellEnd"/>
      <w:r w:rsidRPr="00CF16A5">
        <w:rPr>
          <w:rFonts w:cs="Times New Roman"/>
          <w:szCs w:val="24"/>
        </w:rPr>
        <w:t xml:space="preserve"> </w:t>
      </w:r>
      <w:proofErr w:type="spellStart"/>
      <w:r w:rsidRPr="00CF16A5">
        <w:rPr>
          <w:rFonts w:cs="Times New Roman"/>
          <w:szCs w:val="24"/>
        </w:rPr>
        <w:t>kemudahan</w:t>
      </w:r>
      <w:proofErr w:type="spellEnd"/>
      <w:r w:rsidRPr="00CF16A5">
        <w:rPr>
          <w:rFonts w:cs="Times New Roman"/>
          <w:szCs w:val="24"/>
        </w:rPr>
        <w:t xml:space="preserve"> dan </w:t>
      </w:r>
      <w:proofErr w:type="spellStart"/>
      <w:r w:rsidRPr="00CF16A5">
        <w:rPr>
          <w:rFonts w:cs="Times New Roman"/>
          <w:szCs w:val="24"/>
        </w:rPr>
        <w:t>kepraktisan</w:t>
      </w:r>
      <w:proofErr w:type="spellEnd"/>
      <w:r w:rsidRPr="00CF16A5">
        <w:rPr>
          <w:rFonts w:cs="Times New Roman"/>
          <w:szCs w:val="24"/>
        </w:rPr>
        <w:t xml:space="preserve"> </w:t>
      </w:r>
      <w:proofErr w:type="spellStart"/>
      <w:r w:rsidRPr="00CF16A5">
        <w:rPr>
          <w:rFonts w:cs="Times New Roman"/>
          <w:szCs w:val="24"/>
        </w:rPr>
        <w:t>bagi</w:t>
      </w:r>
      <w:proofErr w:type="spellEnd"/>
      <w:r w:rsidRPr="00CF16A5">
        <w:rPr>
          <w:rFonts w:cs="Times New Roman"/>
          <w:szCs w:val="24"/>
        </w:rPr>
        <w:t xml:space="preserve"> </w:t>
      </w:r>
      <w:proofErr w:type="spellStart"/>
      <w:r w:rsidRPr="00CF16A5">
        <w:rPr>
          <w:rFonts w:cs="Times New Roman"/>
          <w:szCs w:val="24"/>
        </w:rPr>
        <w:t>penggunanya</w:t>
      </w:r>
      <w:proofErr w:type="spellEnd"/>
      <w:r w:rsidRPr="00CF16A5">
        <w:rPr>
          <w:rFonts w:cs="Times New Roman"/>
          <w:i/>
          <w:iCs/>
          <w:szCs w:val="24"/>
        </w:rPr>
        <w:t xml:space="preserve">. </w:t>
      </w:r>
      <w:proofErr w:type="spellStart"/>
      <w:r w:rsidRPr="00CF16A5">
        <w:rPr>
          <w:rFonts w:cs="Times New Roman"/>
          <w:szCs w:val="24"/>
        </w:rPr>
        <w:t>Menurut</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approach.","author":[{"dropping-particle":"","family":"Lestari","given":"Wina Sri","non-dropping-particle":"","parse-names":false,"suffix":""}],"id":"ITEM-1","issue":"9","issued":{"date-parts":[["2016"]]},"page":"1689-1699","title":"Penggunaan Fasilitas E-Banking Dalam Menarik Minat Nasabah Pada PT. Bank Muamalat, Tbk KCP SM. Raja Medan","type":"article-journal","volume":"53"},"uris":["http://www.mendeley.com/documents/?uuid=5a3dd1f7-684c-4457-8eb1-74f2d189470c"]}],"mendeley":{"formattedCitation":"(Lestari, 2016)","manualFormatting":"Lestari (2016)","plainTextFormattedCitation":"(Lestari, 2016)","previouslyFormattedCitation":"(Lestari, 2016)"},"properties":{"noteIndex":0},"schema":"https://github.com/citation-style-language/schema/raw/master/csl-citation.json"}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Lestari (2016)</w:t>
      </w:r>
      <w:r w:rsidRPr="00CF16A5">
        <w:rPr>
          <w:rFonts w:cs="Times New Roman"/>
          <w:szCs w:val="24"/>
        </w:rPr>
        <w:fldChar w:fldCharType="end"/>
      </w:r>
      <w:r w:rsidRPr="00CF16A5">
        <w:rPr>
          <w:rFonts w:cs="Times New Roman"/>
          <w:szCs w:val="24"/>
        </w:rPr>
        <w:t xml:space="preserve"> </w:t>
      </w:r>
      <w:r w:rsidRPr="00CF16A5">
        <w:rPr>
          <w:rFonts w:cs="Times New Roman"/>
          <w:i/>
          <w:iCs/>
          <w:szCs w:val="24"/>
        </w:rPr>
        <w:t>e-banking</w:t>
      </w:r>
      <w:r w:rsidRPr="00CF16A5">
        <w:rPr>
          <w:rFonts w:cs="Times New Roman"/>
          <w:szCs w:val="24"/>
        </w:rPr>
        <w:t xml:space="preserve"> </w:t>
      </w:r>
      <w:proofErr w:type="spellStart"/>
      <w:r w:rsidRPr="00CF16A5">
        <w:rPr>
          <w:rFonts w:cs="Times New Roman"/>
          <w:szCs w:val="24"/>
        </w:rPr>
        <w:t>adalah</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yang </w:t>
      </w:r>
      <w:proofErr w:type="spellStart"/>
      <w:r w:rsidRPr="00CF16A5">
        <w:rPr>
          <w:rFonts w:cs="Times New Roman"/>
          <w:szCs w:val="24"/>
        </w:rPr>
        <w:t>memberikan</w:t>
      </w:r>
      <w:proofErr w:type="spellEnd"/>
      <w:r w:rsidRPr="00CF16A5">
        <w:rPr>
          <w:rFonts w:cs="Times New Roman"/>
          <w:szCs w:val="24"/>
        </w:rPr>
        <w:t xml:space="preserve"> </w:t>
      </w:r>
      <w:proofErr w:type="spellStart"/>
      <w:r w:rsidRPr="00CF16A5">
        <w:rPr>
          <w:rFonts w:cs="Times New Roman"/>
          <w:szCs w:val="24"/>
        </w:rPr>
        <w:t>kesempatan</w:t>
      </w:r>
      <w:proofErr w:type="spellEnd"/>
      <w:r w:rsidRPr="00CF16A5">
        <w:rPr>
          <w:rFonts w:cs="Times New Roman"/>
          <w:szCs w:val="24"/>
        </w:rPr>
        <w:t xml:space="preserve"> </w:t>
      </w:r>
      <w:proofErr w:type="spellStart"/>
      <w:r w:rsidRPr="00CF16A5">
        <w:rPr>
          <w:rFonts w:cs="Times New Roman"/>
          <w:szCs w:val="24"/>
        </w:rPr>
        <w:t>bagi</w:t>
      </w:r>
      <w:proofErr w:type="spellEnd"/>
      <w:r w:rsidRPr="00CF16A5">
        <w:rPr>
          <w:rFonts w:cs="Times New Roman"/>
          <w:szCs w:val="24"/>
        </w:rPr>
        <w:t xml:space="preserve"> </w:t>
      </w:r>
      <w:proofErr w:type="spellStart"/>
      <w:r w:rsidRPr="00CF16A5">
        <w:rPr>
          <w:rFonts w:cs="Times New Roman"/>
          <w:szCs w:val="24"/>
        </w:rPr>
        <w:t>nasabah</w:t>
      </w:r>
      <w:proofErr w:type="spellEnd"/>
      <w:r w:rsidRPr="00CF16A5">
        <w:rPr>
          <w:rFonts w:cs="Times New Roman"/>
          <w:szCs w:val="24"/>
        </w:rPr>
        <w:t xml:space="preserve"> bank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memperoleh</w:t>
      </w:r>
      <w:proofErr w:type="spellEnd"/>
      <w:r w:rsidRPr="00CF16A5">
        <w:rPr>
          <w:rFonts w:cs="Times New Roman"/>
          <w:szCs w:val="24"/>
        </w:rPr>
        <w:t xml:space="preserve"> </w:t>
      </w:r>
      <w:proofErr w:type="spellStart"/>
      <w:r w:rsidRPr="00CF16A5">
        <w:rPr>
          <w:rFonts w:cs="Times New Roman"/>
          <w:szCs w:val="24"/>
        </w:rPr>
        <w:t>informasi</w:t>
      </w:r>
      <w:proofErr w:type="spellEnd"/>
      <w:r w:rsidRPr="00CF16A5">
        <w:rPr>
          <w:rFonts w:cs="Times New Roman"/>
          <w:szCs w:val="24"/>
        </w:rPr>
        <w:t xml:space="preserve">, </w:t>
      </w:r>
      <w:proofErr w:type="spellStart"/>
      <w:r w:rsidRPr="00CF16A5">
        <w:rPr>
          <w:rFonts w:cs="Times New Roman"/>
          <w:szCs w:val="24"/>
        </w:rPr>
        <w:t>melakukan</w:t>
      </w:r>
      <w:proofErr w:type="spellEnd"/>
      <w:r w:rsidRPr="00CF16A5">
        <w:rPr>
          <w:rFonts w:cs="Times New Roman"/>
          <w:szCs w:val="24"/>
        </w:rPr>
        <w:t xml:space="preserve"> </w:t>
      </w:r>
      <w:proofErr w:type="spellStart"/>
      <w:r w:rsidRPr="00CF16A5">
        <w:rPr>
          <w:rFonts w:cs="Times New Roman"/>
          <w:szCs w:val="24"/>
        </w:rPr>
        <w:t>komunikasi</w:t>
      </w:r>
      <w:proofErr w:type="spellEnd"/>
      <w:r w:rsidRPr="00CF16A5">
        <w:rPr>
          <w:rFonts w:cs="Times New Roman"/>
          <w:szCs w:val="24"/>
        </w:rPr>
        <w:t xml:space="preserve">, dan </w:t>
      </w:r>
      <w:proofErr w:type="spellStart"/>
      <w:r w:rsidRPr="00CF16A5">
        <w:rPr>
          <w:rFonts w:cs="Times New Roman"/>
          <w:szCs w:val="24"/>
        </w:rPr>
        <w:t>melakukan</w:t>
      </w:r>
      <w:proofErr w:type="spellEnd"/>
      <w:r w:rsidRPr="00CF16A5">
        <w:rPr>
          <w:rFonts w:cs="Times New Roman"/>
          <w:szCs w:val="24"/>
        </w:rPr>
        <w:t xml:space="preserve"> </w:t>
      </w:r>
      <w:proofErr w:type="spellStart"/>
      <w:r w:rsidRPr="00CF16A5">
        <w:rPr>
          <w:rFonts w:cs="Times New Roman"/>
          <w:szCs w:val="24"/>
        </w:rPr>
        <w:t>transaksi</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w:t>
      </w:r>
      <w:proofErr w:type="spellStart"/>
      <w:r w:rsidRPr="00CF16A5">
        <w:rPr>
          <w:rFonts w:cs="Times New Roman"/>
          <w:szCs w:val="24"/>
        </w:rPr>
        <w:t>melalui</w:t>
      </w:r>
      <w:proofErr w:type="spellEnd"/>
      <w:r w:rsidRPr="00CF16A5">
        <w:rPr>
          <w:rFonts w:cs="Times New Roman"/>
          <w:szCs w:val="24"/>
        </w:rPr>
        <w:t xml:space="preserve"> media </w:t>
      </w:r>
      <w:proofErr w:type="spellStart"/>
      <w:r w:rsidRPr="00CF16A5">
        <w:rPr>
          <w:rFonts w:cs="Times New Roman"/>
          <w:szCs w:val="24"/>
        </w:rPr>
        <w:t>elektronik</w:t>
      </w:r>
      <w:proofErr w:type="spellEnd"/>
      <w:r w:rsidRPr="00CF16A5">
        <w:rPr>
          <w:rFonts w:cs="Times New Roman"/>
          <w:szCs w:val="24"/>
        </w:rPr>
        <w:t xml:space="preserve"> </w:t>
      </w:r>
      <w:proofErr w:type="spellStart"/>
      <w:r w:rsidRPr="00CF16A5">
        <w:rPr>
          <w:rFonts w:cs="Times New Roman"/>
          <w:szCs w:val="24"/>
        </w:rPr>
        <w:t>seperti</w:t>
      </w:r>
      <w:proofErr w:type="spellEnd"/>
      <w:r w:rsidRPr="00CF16A5">
        <w:rPr>
          <w:rFonts w:cs="Times New Roman"/>
          <w:szCs w:val="24"/>
        </w:rPr>
        <w:t xml:space="preserve"> </w:t>
      </w:r>
      <w:bookmarkStart w:id="15" w:name="_Hlk38047321"/>
      <w:r w:rsidRPr="00CF16A5">
        <w:rPr>
          <w:rFonts w:cs="Times New Roman"/>
          <w:i/>
          <w:iCs/>
          <w:szCs w:val="24"/>
        </w:rPr>
        <w:t>Automatic Teller Machine (ATM</w:t>
      </w:r>
      <w:bookmarkEnd w:id="15"/>
      <w:r w:rsidRPr="00CF16A5">
        <w:rPr>
          <w:rFonts w:cs="Times New Roman"/>
          <w:i/>
          <w:iCs/>
          <w:szCs w:val="24"/>
        </w:rPr>
        <w:t xml:space="preserve">), phone banking, </w:t>
      </w:r>
      <w:bookmarkStart w:id="16" w:name="_Hlk38047349"/>
      <w:r>
        <w:rPr>
          <w:rFonts w:cs="Times New Roman"/>
          <w:i/>
          <w:iCs/>
          <w:szCs w:val="24"/>
        </w:rPr>
        <w:t>E</w:t>
      </w:r>
      <w:r w:rsidRPr="00CF16A5">
        <w:rPr>
          <w:rFonts w:cs="Times New Roman"/>
          <w:i/>
          <w:iCs/>
          <w:szCs w:val="24"/>
        </w:rPr>
        <w:t xml:space="preserve">lectronic </w:t>
      </w:r>
      <w:r>
        <w:rPr>
          <w:rFonts w:cs="Times New Roman"/>
          <w:i/>
          <w:iCs/>
          <w:szCs w:val="24"/>
        </w:rPr>
        <w:t>F</w:t>
      </w:r>
      <w:r w:rsidRPr="00CF16A5">
        <w:rPr>
          <w:rFonts w:cs="Times New Roman"/>
          <w:i/>
          <w:iCs/>
          <w:szCs w:val="24"/>
        </w:rPr>
        <w:t>und</w:t>
      </w:r>
      <w:r>
        <w:rPr>
          <w:rFonts w:cs="Times New Roman"/>
          <w:i/>
          <w:iCs/>
          <w:szCs w:val="24"/>
        </w:rPr>
        <w:t xml:space="preserve"> T</w:t>
      </w:r>
      <w:r w:rsidRPr="00CF16A5">
        <w:rPr>
          <w:rFonts w:cs="Times New Roman"/>
          <w:i/>
          <w:iCs/>
          <w:szCs w:val="24"/>
        </w:rPr>
        <w:t>ransfer (EFT)</w:t>
      </w:r>
      <w:bookmarkEnd w:id="16"/>
      <w:r w:rsidRPr="00CF16A5">
        <w:rPr>
          <w:rFonts w:cs="Times New Roman"/>
          <w:i/>
          <w:iCs/>
          <w:szCs w:val="24"/>
        </w:rPr>
        <w:t xml:space="preserve">, </w:t>
      </w:r>
      <w:bookmarkStart w:id="17" w:name="_Hlk38047370"/>
      <w:r w:rsidRPr="00CF16A5">
        <w:rPr>
          <w:rFonts w:cs="Times New Roman"/>
          <w:i/>
          <w:iCs/>
          <w:szCs w:val="24"/>
        </w:rPr>
        <w:t>Electronic Data Capture (EDC)/Point of Sales (POS)</w:t>
      </w:r>
      <w:bookmarkEnd w:id="17"/>
      <w:r w:rsidRPr="00CF16A5">
        <w:rPr>
          <w:rFonts w:cs="Times New Roman"/>
          <w:i/>
          <w:iCs/>
          <w:szCs w:val="24"/>
        </w:rPr>
        <w:t xml:space="preserve">, internet banking </w:t>
      </w:r>
      <w:r w:rsidRPr="00CF16A5">
        <w:rPr>
          <w:rFonts w:cs="Times New Roman"/>
          <w:szCs w:val="24"/>
        </w:rPr>
        <w:t>dan</w:t>
      </w:r>
      <w:r w:rsidRPr="00CF16A5">
        <w:rPr>
          <w:rFonts w:cs="Times New Roman"/>
          <w:i/>
          <w:iCs/>
          <w:szCs w:val="24"/>
        </w:rPr>
        <w:t xml:space="preserve"> mobile banking.</w:t>
      </w:r>
    </w:p>
    <w:p w14:paraId="4277C72B" w14:textId="77777777" w:rsidR="00D36D50" w:rsidRPr="00CF16A5" w:rsidRDefault="00D36D50" w:rsidP="00D36D50">
      <w:pPr>
        <w:spacing w:after="0"/>
        <w:ind w:left="567" w:firstLine="567"/>
        <w:rPr>
          <w:rFonts w:cs="Times New Roman"/>
          <w:i/>
          <w:iCs/>
          <w:szCs w:val="24"/>
        </w:rPr>
      </w:pPr>
    </w:p>
    <w:p w14:paraId="08208E4C" w14:textId="77777777" w:rsidR="00D36D50" w:rsidRPr="00CF16A5" w:rsidRDefault="00D36D50" w:rsidP="00D36D50">
      <w:pPr>
        <w:pStyle w:val="Heading2"/>
        <w:numPr>
          <w:ilvl w:val="1"/>
          <w:numId w:val="6"/>
        </w:numPr>
        <w:spacing w:before="0"/>
        <w:jc w:val="both"/>
        <w:rPr>
          <w:rFonts w:cs="Times New Roman"/>
          <w:i/>
          <w:iCs/>
          <w:szCs w:val="24"/>
        </w:rPr>
      </w:pPr>
      <w:r w:rsidRPr="00CF16A5">
        <w:rPr>
          <w:rFonts w:cs="Times New Roman"/>
          <w:i/>
          <w:iCs/>
          <w:szCs w:val="24"/>
        </w:rPr>
        <w:t>Mobile Banking (M-banking)</w:t>
      </w:r>
    </w:p>
    <w:p w14:paraId="63FFACA2" w14:textId="77777777" w:rsidR="00D36D50" w:rsidRPr="00CF16A5" w:rsidRDefault="00D36D50" w:rsidP="00D36D50">
      <w:pPr>
        <w:spacing w:after="0"/>
        <w:ind w:firstLine="576"/>
        <w:rPr>
          <w:rFonts w:cs="Times New Roman"/>
          <w:i/>
          <w:iCs/>
          <w:szCs w:val="24"/>
        </w:rPr>
      </w:pPr>
      <w:proofErr w:type="spellStart"/>
      <w:r w:rsidRPr="00CF16A5">
        <w:rPr>
          <w:rFonts w:cs="Times New Roman"/>
          <w:szCs w:val="24"/>
        </w:rPr>
        <w:t>Berdasarkan</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oleh </w:t>
      </w:r>
      <w:r w:rsidRPr="00CF16A5">
        <w:rPr>
          <w:rFonts w:cs="Times New Roman"/>
          <w:szCs w:val="24"/>
        </w:rPr>
        <w:fldChar w:fldCharType="begin" w:fldLock="1"/>
      </w:r>
      <w:r>
        <w:rPr>
          <w:rFonts w:cs="Times New Roman"/>
          <w:szCs w:val="24"/>
        </w:rPr>
        <w:instrText>ADDIN CSL_CITATION {"citationItems":[{"id":"ITEM-1","itemData":{"author":[{"dropping-particle":"","family":"Asosiasi Penyelenggara Jasa Internet","given":"","non-dropping-particle":"","parse-names":false,"suffix":""}],"container-title":"Teknopreneur","id":"ITEM-1","issue":"31 August 2018","issued":{"date-parts":[["2018"]]},"title":"Penetrasi &amp; Perilaku Pengguna Internet Indonesia Survey 2017","type":"article-journal","volume":"2018"},"uris":["http://www.mendeley.com/documents/?uuid=6960d79a-bd4e-4e88-ae61-3d85524054fa"]}],"mendeley":{"formattedCitation":"(Asosiasi Penyelenggara Jasa Internet, 2018)","manualFormatting":"Asosiasi Penyelenggara Jasa Internet (2018)","plainTextFormattedCitation":"(Asosiasi Penyelenggara Jasa Internet, 2018)","previouslyFormattedCitation":"(Asosiasi Penyelenggara Jasa Internet,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Asosiasi Penyelenggara Jasa Internet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pemanfaatan</w:t>
      </w:r>
      <w:proofErr w:type="spellEnd"/>
      <w:r w:rsidRPr="00CF16A5">
        <w:rPr>
          <w:rFonts w:cs="Times New Roman"/>
          <w:szCs w:val="24"/>
        </w:rPr>
        <w:t xml:space="preserve"> internet </w:t>
      </w:r>
      <w:proofErr w:type="spellStart"/>
      <w:r w:rsidRPr="00CF16A5">
        <w:rPr>
          <w:rFonts w:cs="Times New Roman"/>
          <w:szCs w:val="24"/>
        </w:rPr>
        <w:t>tertinggi</w:t>
      </w:r>
      <w:proofErr w:type="spellEnd"/>
      <w:r w:rsidRPr="00CF16A5">
        <w:rPr>
          <w:rFonts w:cs="Times New Roman"/>
          <w:szCs w:val="24"/>
        </w:rPr>
        <w:t xml:space="preserve"> </w:t>
      </w:r>
      <w:proofErr w:type="spellStart"/>
      <w:r w:rsidRPr="00CF16A5">
        <w:rPr>
          <w:rFonts w:cs="Times New Roman"/>
          <w:szCs w:val="24"/>
        </w:rPr>
        <w:t>digunakan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mencari</w:t>
      </w:r>
      <w:proofErr w:type="spellEnd"/>
      <w:r w:rsidRPr="00CF16A5">
        <w:rPr>
          <w:rFonts w:cs="Times New Roman"/>
          <w:szCs w:val="24"/>
        </w:rPr>
        <w:t xml:space="preserve"> </w:t>
      </w:r>
      <w:proofErr w:type="spellStart"/>
      <w:r w:rsidRPr="00CF16A5">
        <w:rPr>
          <w:rFonts w:cs="Times New Roman"/>
          <w:szCs w:val="24"/>
        </w:rPr>
        <w:t>harga</w:t>
      </w:r>
      <w:proofErr w:type="spellEnd"/>
      <w:r w:rsidRPr="00CF16A5">
        <w:rPr>
          <w:rFonts w:cs="Times New Roman"/>
          <w:szCs w:val="24"/>
        </w:rPr>
        <w:t xml:space="preserve">, </w:t>
      </w:r>
      <w:proofErr w:type="spellStart"/>
      <w:r w:rsidRPr="00CF16A5">
        <w:rPr>
          <w:rFonts w:cs="Times New Roman"/>
          <w:szCs w:val="24"/>
        </w:rPr>
        <w:t>disusul</w:t>
      </w:r>
      <w:proofErr w:type="spellEnd"/>
      <w:r w:rsidRPr="00CF16A5">
        <w:rPr>
          <w:rFonts w:cs="Times New Roman"/>
          <w:szCs w:val="24"/>
        </w:rPr>
        <w:t xml:space="preserve"> </w:t>
      </w:r>
      <w:proofErr w:type="spellStart"/>
      <w:r w:rsidRPr="00CF16A5">
        <w:rPr>
          <w:rFonts w:cs="Times New Roman"/>
          <w:szCs w:val="24"/>
        </w:rPr>
        <w:t>membantu</w:t>
      </w:r>
      <w:proofErr w:type="spellEnd"/>
      <w:r w:rsidRPr="00CF16A5">
        <w:rPr>
          <w:rFonts w:cs="Times New Roman"/>
          <w:szCs w:val="24"/>
        </w:rPr>
        <w:t xml:space="preserve"> </w:t>
      </w:r>
      <w:proofErr w:type="spellStart"/>
      <w:r w:rsidRPr="00CF16A5">
        <w:rPr>
          <w:rFonts w:cs="Times New Roman"/>
          <w:szCs w:val="24"/>
        </w:rPr>
        <w:t>pekerjaan</w:t>
      </w:r>
      <w:proofErr w:type="spellEnd"/>
      <w:r w:rsidRPr="00CF16A5">
        <w:rPr>
          <w:rFonts w:cs="Times New Roman"/>
          <w:szCs w:val="24"/>
        </w:rPr>
        <w:t xml:space="preserve">, </w:t>
      </w:r>
      <w:proofErr w:type="spellStart"/>
      <w:r w:rsidRPr="00CF16A5">
        <w:rPr>
          <w:rFonts w:cs="Times New Roman"/>
          <w:szCs w:val="24"/>
        </w:rPr>
        <w:t>informasi</w:t>
      </w:r>
      <w:proofErr w:type="spellEnd"/>
      <w:r w:rsidRPr="00CF16A5">
        <w:rPr>
          <w:rFonts w:cs="Times New Roman"/>
          <w:szCs w:val="24"/>
        </w:rPr>
        <w:t xml:space="preserve"> </w:t>
      </w:r>
      <w:proofErr w:type="spellStart"/>
      <w:r w:rsidRPr="00CF16A5">
        <w:rPr>
          <w:rFonts w:cs="Times New Roman"/>
          <w:szCs w:val="24"/>
        </w:rPr>
        <w:t>membeli</w:t>
      </w:r>
      <w:proofErr w:type="spellEnd"/>
      <w:r w:rsidRPr="00CF16A5">
        <w:rPr>
          <w:rFonts w:cs="Times New Roman"/>
          <w:szCs w:val="24"/>
        </w:rPr>
        <w:t xml:space="preserve">, </w:t>
      </w:r>
      <w:proofErr w:type="spellStart"/>
      <w:r w:rsidRPr="00CF16A5">
        <w:rPr>
          <w:rFonts w:cs="Times New Roman"/>
          <w:szCs w:val="24"/>
        </w:rPr>
        <w:t>beli</w:t>
      </w:r>
      <w:proofErr w:type="spellEnd"/>
      <w:r w:rsidRPr="00CF16A5">
        <w:rPr>
          <w:rFonts w:cs="Times New Roman"/>
          <w:szCs w:val="24"/>
        </w:rPr>
        <w:t xml:space="preserve"> </w:t>
      </w:r>
      <w:r w:rsidRPr="00CF16A5">
        <w:rPr>
          <w:rFonts w:cs="Times New Roman"/>
          <w:i/>
          <w:iCs/>
          <w:szCs w:val="24"/>
        </w:rPr>
        <w:t>online</w:t>
      </w:r>
      <w:r w:rsidRPr="00CF16A5">
        <w:rPr>
          <w:rFonts w:cs="Times New Roman"/>
          <w:szCs w:val="24"/>
        </w:rPr>
        <w:t xml:space="preserve">, </w:t>
      </w:r>
      <w:proofErr w:type="spellStart"/>
      <w:r w:rsidRPr="00CF16A5">
        <w:rPr>
          <w:rFonts w:cs="Times New Roman"/>
          <w:szCs w:val="24"/>
        </w:rPr>
        <w:t>cari</w:t>
      </w:r>
      <w:proofErr w:type="spellEnd"/>
      <w:r w:rsidRPr="00CF16A5">
        <w:rPr>
          <w:rFonts w:cs="Times New Roman"/>
          <w:szCs w:val="24"/>
        </w:rPr>
        <w:t xml:space="preserve"> </w:t>
      </w:r>
      <w:proofErr w:type="spellStart"/>
      <w:r w:rsidRPr="00CF16A5">
        <w:rPr>
          <w:rFonts w:cs="Times New Roman"/>
          <w:szCs w:val="24"/>
        </w:rPr>
        <w:t>kerja</w:t>
      </w:r>
      <w:proofErr w:type="spellEnd"/>
      <w:r w:rsidRPr="00CF16A5">
        <w:rPr>
          <w:rFonts w:cs="Times New Roman"/>
          <w:szCs w:val="24"/>
        </w:rPr>
        <w:t xml:space="preserve">, </w:t>
      </w:r>
      <w:proofErr w:type="spellStart"/>
      <w:r w:rsidRPr="00CF16A5">
        <w:rPr>
          <w:rFonts w:cs="Times New Roman"/>
          <w:szCs w:val="24"/>
        </w:rPr>
        <w:t>transaksi</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dan </w:t>
      </w:r>
      <w:proofErr w:type="spellStart"/>
      <w:r w:rsidRPr="00CF16A5">
        <w:rPr>
          <w:rFonts w:cs="Times New Roman"/>
          <w:szCs w:val="24"/>
        </w:rPr>
        <w:t>jual</w:t>
      </w:r>
      <w:proofErr w:type="spellEnd"/>
      <w:r w:rsidRPr="00CF16A5">
        <w:rPr>
          <w:rFonts w:cs="Times New Roman"/>
          <w:szCs w:val="24"/>
        </w:rPr>
        <w:t xml:space="preserve"> </w:t>
      </w:r>
      <w:r w:rsidRPr="00CF16A5">
        <w:rPr>
          <w:rFonts w:cs="Times New Roman"/>
          <w:i/>
          <w:iCs/>
          <w:szCs w:val="24"/>
        </w:rPr>
        <w:t>online</w:t>
      </w:r>
      <w:r w:rsidRPr="00CF16A5">
        <w:rPr>
          <w:rFonts w:cs="Times New Roman"/>
          <w:szCs w:val="24"/>
        </w:rPr>
        <w:t xml:space="preserve">. </w:t>
      </w:r>
      <w:proofErr w:type="spellStart"/>
      <w:r w:rsidRPr="00CF16A5">
        <w:rPr>
          <w:rFonts w:cs="Times New Roman"/>
          <w:szCs w:val="24"/>
        </w:rPr>
        <w:t>Meskipun</w:t>
      </w:r>
      <w:proofErr w:type="spellEnd"/>
      <w:r w:rsidRPr="00CF16A5">
        <w:rPr>
          <w:rFonts w:cs="Times New Roman"/>
          <w:szCs w:val="24"/>
        </w:rPr>
        <w:t xml:space="preserve"> </w:t>
      </w:r>
      <w:proofErr w:type="spellStart"/>
      <w:r w:rsidRPr="00CF16A5">
        <w:rPr>
          <w:rFonts w:cs="Times New Roman"/>
          <w:szCs w:val="24"/>
        </w:rPr>
        <w:t>transaksi</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w:t>
      </w:r>
      <w:proofErr w:type="spellStart"/>
      <w:r w:rsidRPr="00CF16A5">
        <w:rPr>
          <w:rFonts w:cs="Times New Roman"/>
          <w:szCs w:val="24"/>
        </w:rPr>
        <w:t>termasuk</w:t>
      </w:r>
      <w:proofErr w:type="spellEnd"/>
      <w:r w:rsidRPr="00CF16A5">
        <w:rPr>
          <w:rFonts w:cs="Times New Roman"/>
          <w:szCs w:val="24"/>
        </w:rPr>
        <w:t xml:space="preserve"> yang </w:t>
      </w:r>
      <w:proofErr w:type="spellStart"/>
      <w:r w:rsidRPr="00CF16A5">
        <w:rPr>
          <w:rFonts w:cs="Times New Roman"/>
          <w:szCs w:val="24"/>
        </w:rPr>
        <w:t>terendah</w:t>
      </w:r>
      <w:proofErr w:type="spellEnd"/>
      <w:r w:rsidRPr="00CF16A5">
        <w:rPr>
          <w:rFonts w:cs="Times New Roman"/>
          <w:szCs w:val="24"/>
        </w:rPr>
        <w:t xml:space="preserve">, </w:t>
      </w:r>
      <w:proofErr w:type="spellStart"/>
      <w:r w:rsidRPr="00CF16A5">
        <w:rPr>
          <w:rFonts w:cs="Times New Roman"/>
          <w:szCs w:val="24"/>
        </w:rPr>
        <w:t>tetapi</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meningkatnya</w:t>
      </w:r>
      <w:proofErr w:type="spellEnd"/>
      <w:r w:rsidRPr="00CF16A5">
        <w:rPr>
          <w:rFonts w:cs="Times New Roman"/>
          <w:szCs w:val="24"/>
        </w:rPr>
        <w:t xml:space="preserve"> </w:t>
      </w:r>
      <w:proofErr w:type="spellStart"/>
      <w:r w:rsidRPr="00CF16A5">
        <w:rPr>
          <w:rFonts w:cs="Times New Roman"/>
          <w:szCs w:val="24"/>
        </w:rPr>
        <w:t>sarana</w:t>
      </w:r>
      <w:proofErr w:type="spellEnd"/>
      <w:r w:rsidRPr="00CF16A5">
        <w:rPr>
          <w:rFonts w:cs="Times New Roman"/>
          <w:szCs w:val="24"/>
        </w:rPr>
        <w:t xml:space="preserve"> </w:t>
      </w:r>
      <w:proofErr w:type="spellStart"/>
      <w:r w:rsidRPr="00CF16A5">
        <w:rPr>
          <w:rFonts w:cs="Times New Roman"/>
          <w:szCs w:val="24"/>
        </w:rPr>
        <w:t>prasarana</w:t>
      </w:r>
      <w:proofErr w:type="spellEnd"/>
      <w:r w:rsidRPr="00CF16A5">
        <w:rPr>
          <w:rFonts w:cs="Times New Roman"/>
          <w:szCs w:val="24"/>
        </w:rPr>
        <w:t xml:space="preserve"> dan </w:t>
      </w:r>
      <w:proofErr w:type="spellStart"/>
      <w:r w:rsidRPr="00CF16A5">
        <w:rPr>
          <w:rFonts w:cs="Times New Roman"/>
          <w:szCs w:val="24"/>
        </w:rPr>
        <w:t>adanya</w:t>
      </w:r>
      <w:proofErr w:type="spellEnd"/>
      <w:r w:rsidRPr="00CF16A5">
        <w:rPr>
          <w:rFonts w:cs="Times New Roman"/>
          <w:szCs w:val="24"/>
        </w:rPr>
        <w:t xml:space="preserve"> </w:t>
      </w:r>
      <w:proofErr w:type="spellStart"/>
      <w:r w:rsidRPr="00CF16A5">
        <w:rPr>
          <w:rFonts w:cs="Times New Roman"/>
          <w:szCs w:val="24"/>
        </w:rPr>
        <w:t>perkembangan</w:t>
      </w:r>
      <w:proofErr w:type="spellEnd"/>
      <w:r w:rsidRPr="00CF16A5">
        <w:rPr>
          <w:rFonts w:cs="Times New Roman"/>
          <w:szCs w:val="24"/>
        </w:rPr>
        <w:t xml:space="preserve"> </w:t>
      </w:r>
      <w:proofErr w:type="spellStart"/>
      <w:r w:rsidRPr="00CF16A5">
        <w:rPr>
          <w:rFonts w:cs="Times New Roman"/>
          <w:szCs w:val="24"/>
        </w:rPr>
        <w:t>teknologi</w:t>
      </w:r>
      <w:proofErr w:type="spellEnd"/>
      <w:r w:rsidRPr="00CF16A5">
        <w:rPr>
          <w:rFonts w:cs="Times New Roman"/>
          <w:szCs w:val="24"/>
        </w:rPr>
        <w:t xml:space="preserve">,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muncullah</w:t>
      </w:r>
      <w:proofErr w:type="spellEnd"/>
      <w:r w:rsidRPr="00CF16A5">
        <w:rPr>
          <w:rFonts w:cs="Times New Roman"/>
          <w:szCs w:val="24"/>
        </w:rPr>
        <w:t xml:space="preserve"> </w:t>
      </w:r>
      <w:proofErr w:type="spellStart"/>
      <w:r w:rsidRPr="00CF16A5">
        <w:rPr>
          <w:rFonts w:cs="Times New Roman"/>
          <w:szCs w:val="24"/>
        </w:rPr>
        <w:t>banyak</w:t>
      </w:r>
      <w:proofErr w:type="spellEnd"/>
      <w:r w:rsidRPr="00CF16A5">
        <w:rPr>
          <w:rFonts w:cs="Times New Roman"/>
          <w:szCs w:val="24"/>
        </w:rPr>
        <w:t xml:space="preserve"> </w:t>
      </w:r>
      <w:proofErr w:type="spellStart"/>
      <w:r w:rsidRPr="00CF16A5">
        <w:rPr>
          <w:rFonts w:cs="Times New Roman"/>
          <w:szCs w:val="24"/>
        </w:rPr>
        <w:t>inovasi</w:t>
      </w:r>
      <w:proofErr w:type="spellEnd"/>
      <w:r w:rsidRPr="00CF16A5">
        <w:rPr>
          <w:rFonts w:cs="Times New Roman"/>
          <w:szCs w:val="24"/>
        </w:rPr>
        <w:t xml:space="preserve">. </w:t>
      </w:r>
      <w:proofErr w:type="spellStart"/>
      <w:r w:rsidRPr="00CF16A5">
        <w:rPr>
          <w:rFonts w:cs="Times New Roman"/>
          <w:szCs w:val="24"/>
        </w:rPr>
        <w:t>Inovasi</w:t>
      </w:r>
      <w:proofErr w:type="spellEnd"/>
      <w:r w:rsidRPr="00CF16A5">
        <w:rPr>
          <w:rFonts w:cs="Times New Roman"/>
          <w:szCs w:val="24"/>
        </w:rPr>
        <w:t xml:space="preserve"> </w:t>
      </w:r>
      <w:proofErr w:type="spellStart"/>
      <w:r w:rsidRPr="00CF16A5">
        <w:rPr>
          <w:rFonts w:cs="Times New Roman"/>
          <w:szCs w:val="24"/>
        </w:rPr>
        <w:t>tersebut</w:t>
      </w:r>
      <w:proofErr w:type="spellEnd"/>
      <w:r w:rsidRPr="00CF16A5">
        <w:rPr>
          <w:rFonts w:cs="Times New Roman"/>
          <w:szCs w:val="24"/>
        </w:rPr>
        <w:t xml:space="preserve"> </w:t>
      </w:r>
      <w:proofErr w:type="spellStart"/>
      <w:r w:rsidRPr="00CF16A5">
        <w:rPr>
          <w:rFonts w:cs="Times New Roman"/>
          <w:szCs w:val="24"/>
        </w:rPr>
        <w:t>menghasilkan</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yang </w:t>
      </w:r>
      <w:proofErr w:type="spellStart"/>
      <w:r w:rsidRPr="00CF16A5">
        <w:rPr>
          <w:rFonts w:cs="Times New Roman"/>
          <w:szCs w:val="24"/>
        </w:rPr>
        <w:t>disebut</w:t>
      </w:r>
      <w:proofErr w:type="spellEnd"/>
      <w:r w:rsidRPr="00CF16A5">
        <w:rPr>
          <w:rFonts w:cs="Times New Roman"/>
          <w:szCs w:val="24"/>
        </w:rPr>
        <w:t xml:space="preserve"> </w:t>
      </w:r>
      <w:proofErr w:type="spellStart"/>
      <w:r w:rsidRPr="00CF16A5">
        <w:rPr>
          <w:rFonts w:cs="Times New Roman"/>
          <w:szCs w:val="24"/>
        </w:rPr>
        <w:t>sebagai</w:t>
      </w:r>
      <w:proofErr w:type="spellEnd"/>
      <w:r w:rsidRPr="00CF16A5">
        <w:rPr>
          <w:rFonts w:cs="Times New Roman"/>
          <w:szCs w:val="24"/>
        </w:rPr>
        <w:t xml:space="preserve"> </w:t>
      </w:r>
      <w:r w:rsidRPr="00CF16A5">
        <w:rPr>
          <w:rFonts w:cs="Times New Roman"/>
          <w:i/>
          <w:iCs/>
          <w:szCs w:val="24"/>
        </w:rPr>
        <w:t xml:space="preserve">mobile banking (m-banking) </w:t>
      </w:r>
      <w:r w:rsidRPr="00CF16A5">
        <w:rPr>
          <w:rFonts w:cs="Times New Roman"/>
          <w:szCs w:val="24"/>
        </w:rPr>
        <w:t xml:space="preserve">yang </w:t>
      </w:r>
      <w:proofErr w:type="spellStart"/>
      <w:r w:rsidRPr="00CF16A5">
        <w:rPr>
          <w:rFonts w:cs="Times New Roman"/>
          <w:szCs w:val="24"/>
        </w:rPr>
        <w:t>sudah</w:t>
      </w:r>
      <w:proofErr w:type="spellEnd"/>
      <w:r w:rsidRPr="00CF16A5">
        <w:rPr>
          <w:rFonts w:cs="Times New Roman"/>
          <w:szCs w:val="24"/>
        </w:rPr>
        <w:t xml:space="preserve">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asing</w:t>
      </w:r>
      <w:proofErr w:type="spellEnd"/>
      <w:r w:rsidRPr="00CF16A5">
        <w:rPr>
          <w:rFonts w:cs="Times New Roman"/>
          <w:szCs w:val="24"/>
        </w:rPr>
        <w:t xml:space="preserve"> </w:t>
      </w:r>
      <w:proofErr w:type="spellStart"/>
      <w:r w:rsidRPr="00CF16A5">
        <w:rPr>
          <w:rFonts w:cs="Times New Roman"/>
          <w:szCs w:val="24"/>
        </w:rPr>
        <w:t>lagi</w:t>
      </w:r>
      <w:proofErr w:type="spellEnd"/>
      <w:r w:rsidRPr="00CF16A5">
        <w:rPr>
          <w:rFonts w:cs="Times New Roman"/>
          <w:szCs w:val="24"/>
        </w:rPr>
        <w:t xml:space="preserve"> </w:t>
      </w:r>
      <w:proofErr w:type="spellStart"/>
      <w:r w:rsidRPr="00CF16A5">
        <w:rPr>
          <w:rFonts w:cs="Times New Roman"/>
          <w:szCs w:val="24"/>
        </w:rPr>
        <w:t>bagi</w:t>
      </w:r>
      <w:proofErr w:type="spellEnd"/>
      <w:r w:rsidRPr="00CF16A5">
        <w:rPr>
          <w:rFonts w:cs="Times New Roman"/>
          <w:szCs w:val="24"/>
        </w:rPr>
        <w:t xml:space="preserve"> </w:t>
      </w:r>
      <w:proofErr w:type="spellStart"/>
      <w:r w:rsidRPr="00CF16A5">
        <w:rPr>
          <w:rFonts w:cs="Times New Roman"/>
          <w:szCs w:val="24"/>
        </w:rPr>
        <w:t>kita</w:t>
      </w:r>
      <w:proofErr w:type="spellEnd"/>
      <w:r w:rsidRPr="00CF16A5">
        <w:rPr>
          <w:rFonts w:cs="Times New Roman"/>
          <w:szCs w:val="24"/>
        </w:rPr>
        <w:t>.</w:t>
      </w:r>
    </w:p>
    <w:p w14:paraId="628EB770" w14:textId="77777777" w:rsidR="00D36D50" w:rsidRPr="00CF16A5" w:rsidRDefault="00D36D50" w:rsidP="00D36D50">
      <w:pPr>
        <w:spacing w:after="0"/>
        <w:ind w:firstLine="576"/>
        <w:rPr>
          <w:rFonts w:cs="Times New Roman"/>
          <w:szCs w:val="24"/>
        </w:rPr>
      </w:pPr>
      <w:r w:rsidRPr="00CF16A5">
        <w:rPr>
          <w:rFonts w:cs="Times New Roman"/>
          <w:i/>
          <w:iCs/>
          <w:szCs w:val="24"/>
        </w:rPr>
        <w:t xml:space="preserve">M-banking </w:t>
      </w:r>
      <w:proofErr w:type="spellStart"/>
      <w:r w:rsidRPr="00CF16A5">
        <w:rPr>
          <w:rFonts w:cs="Times New Roman"/>
          <w:szCs w:val="24"/>
        </w:rPr>
        <w:t>merupakan</w:t>
      </w:r>
      <w:proofErr w:type="spellEnd"/>
      <w:r w:rsidRPr="00CF16A5">
        <w:rPr>
          <w:rFonts w:cs="Times New Roman"/>
          <w:szCs w:val="24"/>
        </w:rPr>
        <w:t xml:space="preserve"> salah </w:t>
      </w:r>
      <w:proofErr w:type="spellStart"/>
      <w:r w:rsidRPr="00CF16A5">
        <w:rPr>
          <w:rFonts w:cs="Times New Roman"/>
          <w:szCs w:val="24"/>
        </w:rPr>
        <w:t>satu</w:t>
      </w:r>
      <w:proofErr w:type="spellEnd"/>
      <w:r w:rsidRPr="00CF16A5">
        <w:rPr>
          <w:rFonts w:cs="Times New Roman"/>
          <w:szCs w:val="24"/>
        </w:rPr>
        <w:t xml:space="preserve"> </w:t>
      </w:r>
      <w:proofErr w:type="spellStart"/>
      <w:r w:rsidRPr="00CF16A5">
        <w:rPr>
          <w:rFonts w:cs="Times New Roman"/>
          <w:szCs w:val="24"/>
        </w:rPr>
        <w:t>bagian</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r w:rsidRPr="00CF16A5">
        <w:rPr>
          <w:rFonts w:cs="Times New Roman"/>
          <w:i/>
          <w:iCs/>
          <w:szCs w:val="24"/>
        </w:rPr>
        <w:t>financial technology</w:t>
      </w:r>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{"citationItems":[{"id":"ITEM-1","itemData":{"abstract":"Mobile banking BRI merupakan salah satu layanan e-banking yang ditawarkan oleh Bank sehingga dapat mempermudah nasabah dalam bertransaksi kapanpun dan dimanapun selama 24 jam penuh dan dapat diakses melalui smartphone. Tujuan dari penelitian ini adalah untuk mengetahui faktor-faktor yang memengaruhi minat seseorang dalam menggunakan layanan mobile banking BRI. Faktor-faktor tersebut dapat dipengaruhi oleh Facilitating Conditions, Performance Expectancy, Social Influence, Effort Expetancy, Perceived Credibility, Perceived Financial Cost, Perceived Self Efficacy. Model penelitian yang digunakan dalam penelitian ini adalah menggunakan UTAUT (Unified Theory of Acceptance and Use of Tehcnology). Pengumpulan data diperoleh dengan menyebarkan kuesioner kepada 120 responden yang menggunakan layanan mobile banking BRI. Teknik pengambilan sample yang dipergunakan dalam penelitian ini adalah convenience sampling dan untuk pengolahan data menggunakan statistik deskriptif untuk mengetahui persebaran dan pemusatan jawaba responden dan Uji Korelasi Kendal Tau (?). Hasil dalam penelitian ini menunjukkan bahwa minat seseorang dalam menggunakan layanan mobile banking BRI dipengaruhi oleh Perceived Financial Cost, Facilitating Conditions,Performance Expectancy, Perceived Self Efficacy, Social Influence, Effort Expetancy.","author":[{"dropping-particle":"","family":"Dewayanti","given":"Arimbi","non-dropping-particle":"","parse-names":false,"suffix":""},{"dropping-particle":"","family":"Kusyanti","given":"Ari","non-dropping-particle":"","parse-names":false,"suffix":""},{"dropping-particle":"","family":"Herlambang","given":"Admaja Dwi","non-dropping-particle":"","parse-names":false,"suffix":""}],"container-title":"Jurnal Pengembangan Teknologi Informasi dan Ilmu Komputer (J-PTIIK) Universitas Brawijaya","id":"ITEM-1","issue":"10","issued":{"date-parts":[["2018"]]},"page":"2798-2805","title":"Faktor-faktor yang Memengaruhi Minat Nasabah dalam Menggunakan Layanan Mobile Banking dengan Menggunakan UTAUT (Unified Theory of Acceptance and Use of Technology) (Studi pada Pengguna Mobile Banking BRI KCP Universitas Brawijaya)","type":"article-journal","volume":"2"},"uris":["http://www.mendeley.com/documents/?uuid=178aa067-24fc-4a60-8575-8089523702e9"]}],"mendeley":{"formattedCitation":"(Dewayanti et al., 2018)","manualFormatting":"Dewayanti et al. (2018)","plainTextFormattedCitation":"(Dewayanti et al., 2018)","previouslyFormattedCitation":"(Dewayanti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Dewayanti et al.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mengatakan</w:t>
      </w:r>
      <w:proofErr w:type="spellEnd"/>
      <w:r w:rsidRPr="00CF16A5">
        <w:rPr>
          <w:rFonts w:cs="Times New Roman"/>
          <w:szCs w:val="24"/>
        </w:rPr>
        <w:t xml:space="preserve"> </w:t>
      </w:r>
      <w:proofErr w:type="spellStart"/>
      <w:r w:rsidRPr="00CF16A5">
        <w:rPr>
          <w:rFonts w:cs="Times New Roman"/>
          <w:szCs w:val="24"/>
        </w:rPr>
        <w:t>jumlah</w:t>
      </w:r>
      <w:proofErr w:type="spellEnd"/>
      <w:r w:rsidRPr="00CF16A5">
        <w:rPr>
          <w:rFonts w:cs="Times New Roman"/>
          <w:szCs w:val="24"/>
        </w:rPr>
        <w:t xml:space="preserve"> </w:t>
      </w:r>
      <w:proofErr w:type="spellStart"/>
      <w:r w:rsidRPr="00CF16A5">
        <w:rPr>
          <w:rFonts w:cs="Times New Roman"/>
          <w:szCs w:val="24"/>
        </w:rPr>
        <w:t>pengguna</w:t>
      </w:r>
      <w:proofErr w:type="spellEnd"/>
      <w:r w:rsidRPr="00CF16A5">
        <w:rPr>
          <w:rFonts w:cs="Times New Roman"/>
          <w:szCs w:val="24"/>
        </w:rPr>
        <w:t xml:space="preserve"> internet yang </w:t>
      </w:r>
      <w:proofErr w:type="spellStart"/>
      <w:r w:rsidRPr="00CF16A5">
        <w:rPr>
          <w:rFonts w:cs="Times New Roman"/>
          <w:szCs w:val="24"/>
        </w:rPr>
        <w:t>diperkirakan</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terus</w:t>
      </w:r>
      <w:proofErr w:type="spellEnd"/>
      <w:r w:rsidRPr="00CF16A5">
        <w:rPr>
          <w:rFonts w:cs="Times New Roman"/>
          <w:szCs w:val="24"/>
        </w:rPr>
        <w:t xml:space="preserve"> </w:t>
      </w:r>
      <w:proofErr w:type="spellStart"/>
      <w:r w:rsidRPr="00CF16A5">
        <w:rPr>
          <w:rFonts w:cs="Times New Roman"/>
          <w:szCs w:val="24"/>
        </w:rPr>
        <w:t>mengalami</w:t>
      </w:r>
      <w:proofErr w:type="spellEnd"/>
      <w:r w:rsidRPr="00CF16A5">
        <w:rPr>
          <w:rFonts w:cs="Times New Roman"/>
          <w:szCs w:val="24"/>
        </w:rPr>
        <w:t xml:space="preserve"> </w:t>
      </w:r>
      <w:proofErr w:type="spellStart"/>
      <w:r w:rsidRPr="00CF16A5">
        <w:rPr>
          <w:rFonts w:cs="Times New Roman"/>
          <w:szCs w:val="24"/>
        </w:rPr>
        <w:t>peningkatan</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proofErr w:type="spellStart"/>
      <w:r w:rsidRPr="00CF16A5">
        <w:rPr>
          <w:rFonts w:cs="Times New Roman"/>
          <w:szCs w:val="24"/>
        </w:rPr>
        <w:t>tahun</w:t>
      </w:r>
      <w:proofErr w:type="spellEnd"/>
      <w:r w:rsidRPr="00CF16A5">
        <w:rPr>
          <w:rFonts w:cs="Times New Roman"/>
          <w:szCs w:val="24"/>
        </w:rPr>
        <w:t xml:space="preserve"> </w:t>
      </w:r>
      <w:proofErr w:type="spellStart"/>
      <w:r w:rsidRPr="00CF16A5">
        <w:rPr>
          <w:rFonts w:cs="Times New Roman"/>
          <w:szCs w:val="24"/>
        </w:rPr>
        <w:t>ke</w:t>
      </w:r>
      <w:proofErr w:type="spellEnd"/>
      <w:r w:rsidRPr="00CF16A5">
        <w:rPr>
          <w:rFonts w:cs="Times New Roman"/>
          <w:szCs w:val="24"/>
        </w:rPr>
        <w:t xml:space="preserve"> </w:t>
      </w:r>
      <w:proofErr w:type="spellStart"/>
      <w:r w:rsidRPr="00CF16A5">
        <w:rPr>
          <w:rFonts w:cs="Times New Roman"/>
          <w:szCs w:val="24"/>
        </w:rPr>
        <w:t>tahun</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memengaruhi</w:t>
      </w:r>
      <w:proofErr w:type="spellEnd"/>
      <w:r w:rsidRPr="00CF16A5">
        <w:rPr>
          <w:rFonts w:cs="Times New Roman"/>
          <w:szCs w:val="24"/>
        </w:rPr>
        <w:t xml:space="preserve"> </w:t>
      </w:r>
      <w:proofErr w:type="spellStart"/>
      <w:r w:rsidRPr="00CF16A5">
        <w:rPr>
          <w:rFonts w:cs="Times New Roman"/>
          <w:szCs w:val="24"/>
        </w:rPr>
        <w:t>pertumbuhan</w:t>
      </w:r>
      <w:proofErr w:type="spellEnd"/>
      <w:r w:rsidRPr="00CF16A5">
        <w:rPr>
          <w:rFonts w:cs="Times New Roman"/>
          <w:szCs w:val="24"/>
        </w:rPr>
        <w:t xml:space="preserve"> </w:t>
      </w:r>
      <w:proofErr w:type="spellStart"/>
      <w:r w:rsidRPr="00CF16A5">
        <w:rPr>
          <w:rFonts w:cs="Times New Roman"/>
          <w:szCs w:val="24"/>
        </w:rPr>
        <w:t>pengguna</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w:t>
      </w:r>
      <w:r w:rsidRPr="00CF16A5">
        <w:rPr>
          <w:rFonts w:cs="Times New Roman"/>
          <w:i/>
          <w:iCs/>
          <w:szCs w:val="24"/>
        </w:rPr>
        <w:t>m-banking</w:t>
      </w:r>
      <w:r w:rsidRPr="00CF16A5">
        <w:rPr>
          <w:rFonts w:cs="Times New Roman"/>
          <w:szCs w:val="24"/>
        </w:rPr>
        <w:t xml:space="preserve">, </w:t>
      </w:r>
      <w:proofErr w:type="spellStart"/>
      <w:r w:rsidRPr="00CF16A5">
        <w:rPr>
          <w:rFonts w:cs="Times New Roman"/>
          <w:szCs w:val="24"/>
        </w:rPr>
        <w:t>karena</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menggunakan</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w:t>
      </w:r>
      <w:proofErr w:type="spellStart"/>
      <w:r w:rsidRPr="00CF16A5">
        <w:rPr>
          <w:rFonts w:cs="Times New Roman"/>
          <w:szCs w:val="24"/>
        </w:rPr>
        <w:t>tersebut</w:t>
      </w:r>
      <w:proofErr w:type="spellEnd"/>
      <w:r w:rsidRPr="00CF16A5">
        <w:rPr>
          <w:rFonts w:cs="Times New Roman"/>
          <w:szCs w:val="24"/>
        </w:rPr>
        <w:t xml:space="preserve"> </w:t>
      </w:r>
      <w:proofErr w:type="spellStart"/>
      <w:r w:rsidRPr="00CF16A5">
        <w:rPr>
          <w:rFonts w:cs="Times New Roman"/>
          <w:szCs w:val="24"/>
        </w:rPr>
        <w:t>diperlukan</w:t>
      </w:r>
      <w:proofErr w:type="spellEnd"/>
      <w:r w:rsidRPr="00CF16A5">
        <w:rPr>
          <w:rFonts w:cs="Times New Roman"/>
          <w:szCs w:val="24"/>
        </w:rPr>
        <w:t xml:space="preserve"> </w:t>
      </w:r>
      <w:proofErr w:type="spellStart"/>
      <w:r w:rsidRPr="00CF16A5">
        <w:rPr>
          <w:rFonts w:cs="Times New Roman"/>
          <w:szCs w:val="24"/>
        </w:rPr>
        <w:t>jaringan</w:t>
      </w:r>
      <w:proofErr w:type="spellEnd"/>
      <w:r w:rsidRPr="00CF16A5">
        <w:rPr>
          <w:rFonts w:cs="Times New Roman"/>
          <w:szCs w:val="24"/>
        </w:rPr>
        <w:t xml:space="preserve"> internet dan </w:t>
      </w:r>
      <w:r w:rsidRPr="00CF16A5">
        <w:rPr>
          <w:rFonts w:cs="Times New Roman"/>
          <w:i/>
          <w:iCs/>
          <w:szCs w:val="24"/>
        </w:rPr>
        <w:t>smartphone</w:t>
      </w:r>
      <w:r w:rsidRPr="00CF16A5">
        <w:rPr>
          <w:rFonts w:cs="Times New Roman"/>
          <w:szCs w:val="24"/>
        </w:rPr>
        <w:t xml:space="preserve"> yang </w:t>
      </w:r>
      <w:proofErr w:type="spellStart"/>
      <w:r w:rsidRPr="00CF16A5">
        <w:rPr>
          <w:rFonts w:cs="Times New Roman"/>
          <w:szCs w:val="24"/>
        </w:rPr>
        <w:t>mendukung</w:t>
      </w:r>
      <w:proofErr w:type="spellEnd"/>
      <w:r w:rsidRPr="00CF16A5">
        <w:rPr>
          <w:rFonts w:cs="Times New Roman"/>
          <w:szCs w:val="24"/>
        </w:rPr>
        <w:t xml:space="preserve">. Salah </w:t>
      </w:r>
      <w:proofErr w:type="spellStart"/>
      <w:r w:rsidRPr="00CF16A5">
        <w:rPr>
          <w:rFonts w:cs="Times New Roman"/>
          <w:szCs w:val="24"/>
        </w:rPr>
        <w:t>satu</w:t>
      </w:r>
      <w:proofErr w:type="spellEnd"/>
      <w:r w:rsidRPr="00CF16A5">
        <w:rPr>
          <w:rFonts w:cs="Times New Roman"/>
          <w:szCs w:val="24"/>
        </w:rPr>
        <w:t xml:space="preserve"> </w:t>
      </w:r>
      <w:proofErr w:type="spellStart"/>
      <w:r w:rsidRPr="00CF16A5">
        <w:rPr>
          <w:rFonts w:cs="Times New Roman"/>
          <w:szCs w:val="24"/>
        </w:rPr>
        <w:t>pengertian</w:t>
      </w:r>
      <w:proofErr w:type="spellEnd"/>
      <w:r w:rsidRPr="00CF16A5">
        <w:rPr>
          <w:rFonts w:cs="Times New Roman"/>
          <w:szCs w:val="24"/>
        </w:rPr>
        <w:t xml:space="preserve"> </w:t>
      </w:r>
      <w:r w:rsidRPr="00DD0D7B">
        <w:rPr>
          <w:rFonts w:cs="Times New Roman"/>
          <w:i/>
          <w:iCs/>
          <w:szCs w:val="24"/>
        </w:rPr>
        <w:t>m-</w:t>
      </w:r>
      <w:r w:rsidRPr="00CF16A5">
        <w:rPr>
          <w:rFonts w:cs="Times New Roman"/>
          <w:i/>
          <w:iCs/>
          <w:szCs w:val="24"/>
        </w:rPr>
        <w:t xml:space="preserve">banking </w:t>
      </w:r>
      <w:proofErr w:type="spellStart"/>
      <w:r w:rsidRPr="00CF16A5">
        <w:rPr>
          <w:rFonts w:cs="Times New Roman"/>
          <w:szCs w:val="24"/>
        </w:rPr>
        <w:t>adalah</w:t>
      </w:r>
      <w:proofErr w:type="spellEnd"/>
      <w:r w:rsidRPr="00CF16A5">
        <w:rPr>
          <w:rFonts w:cs="Times New Roman"/>
          <w:szCs w:val="24"/>
        </w:rPr>
        <w:t xml:space="preserve"> </w:t>
      </w:r>
      <w:proofErr w:type="spellStart"/>
      <w:r w:rsidRPr="00CF16A5">
        <w:rPr>
          <w:rFonts w:cs="Times New Roman"/>
          <w:szCs w:val="24"/>
        </w:rPr>
        <w:t>jenis</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diperoleh</w:t>
      </w:r>
      <w:proofErr w:type="spellEnd"/>
      <w:r w:rsidRPr="00CF16A5">
        <w:rPr>
          <w:rFonts w:cs="Times New Roman"/>
          <w:szCs w:val="24"/>
        </w:rPr>
        <w:t xml:space="preserve"> orang </w:t>
      </w:r>
      <w:proofErr w:type="spellStart"/>
      <w:r w:rsidRPr="00CF16A5">
        <w:rPr>
          <w:rFonts w:cs="Times New Roman"/>
          <w:szCs w:val="24"/>
        </w:rPr>
        <w:t>melalui</w:t>
      </w:r>
      <w:proofErr w:type="spellEnd"/>
      <w:r w:rsidRPr="00CF16A5">
        <w:rPr>
          <w:rFonts w:cs="Times New Roman"/>
          <w:szCs w:val="24"/>
        </w:rPr>
        <w:t xml:space="preserve"> </w:t>
      </w:r>
      <w:proofErr w:type="spellStart"/>
      <w:r w:rsidRPr="00CF16A5">
        <w:rPr>
          <w:rFonts w:cs="Times New Roman"/>
          <w:szCs w:val="24"/>
        </w:rPr>
        <w:t>berbagai</w:t>
      </w:r>
      <w:proofErr w:type="spellEnd"/>
      <w:r w:rsidRPr="00CF16A5">
        <w:rPr>
          <w:rFonts w:cs="Times New Roman"/>
          <w:szCs w:val="24"/>
        </w:rPr>
        <w:t xml:space="preserve"> </w:t>
      </w:r>
      <w:r w:rsidRPr="00CF16A5">
        <w:rPr>
          <w:rFonts w:cs="Times New Roman"/>
          <w:i/>
          <w:iCs/>
          <w:szCs w:val="24"/>
        </w:rPr>
        <w:t>gadget</w:t>
      </w:r>
      <w:r w:rsidRPr="00CF16A5">
        <w:rPr>
          <w:rFonts w:cs="Times New Roman"/>
          <w:szCs w:val="24"/>
        </w:rPr>
        <w:t xml:space="preserve"> </w:t>
      </w:r>
      <w:proofErr w:type="spellStart"/>
      <w:r w:rsidRPr="00CF16A5">
        <w:rPr>
          <w:rFonts w:cs="Times New Roman"/>
          <w:szCs w:val="24"/>
        </w:rPr>
        <w:t>seperti</w:t>
      </w:r>
      <w:proofErr w:type="spellEnd"/>
      <w:r w:rsidRPr="00CF16A5">
        <w:rPr>
          <w:rFonts w:cs="Times New Roman"/>
          <w:szCs w:val="24"/>
        </w:rPr>
        <w:t xml:space="preserve"> </w:t>
      </w:r>
      <w:proofErr w:type="spellStart"/>
      <w:r w:rsidRPr="00CF16A5">
        <w:rPr>
          <w:rFonts w:cs="Times New Roman"/>
          <w:szCs w:val="24"/>
        </w:rPr>
        <w:t>ponsel</w:t>
      </w:r>
      <w:proofErr w:type="spellEnd"/>
      <w:r w:rsidRPr="00CF16A5">
        <w:rPr>
          <w:rFonts w:cs="Times New Roman"/>
          <w:szCs w:val="24"/>
        </w:rPr>
        <w:t xml:space="preserve"> </w:t>
      </w:r>
      <w:proofErr w:type="spellStart"/>
      <w:r w:rsidRPr="00CF16A5">
        <w:rPr>
          <w:rFonts w:cs="Times New Roman"/>
          <w:szCs w:val="24"/>
        </w:rPr>
        <w:t>atau</w:t>
      </w:r>
      <w:proofErr w:type="spellEnd"/>
      <w:r w:rsidRPr="00CF16A5">
        <w:rPr>
          <w:rFonts w:cs="Times New Roman"/>
          <w:szCs w:val="24"/>
        </w:rPr>
        <w:t xml:space="preserve"> tablet, di mana </w:t>
      </w:r>
      <w:proofErr w:type="spellStart"/>
      <w:r w:rsidRPr="00CF16A5">
        <w:rPr>
          <w:rFonts w:cs="Times New Roman"/>
          <w:szCs w:val="24"/>
        </w:rPr>
        <w:t>saja-kapan</w:t>
      </w:r>
      <w:proofErr w:type="spellEnd"/>
      <w:r w:rsidRPr="00CF16A5">
        <w:rPr>
          <w:rFonts w:cs="Times New Roman"/>
          <w:szCs w:val="24"/>
        </w:rPr>
        <w:t xml:space="preserve"> </w:t>
      </w:r>
      <w:proofErr w:type="spellStart"/>
      <w:r w:rsidRPr="00CF16A5">
        <w:rPr>
          <w:rFonts w:cs="Times New Roman"/>
          <w:szCs w:val="24"/>
        </w:rPr>
        <w:t>saja</w:t>
      </w:r>
      <w:proofErr w:type="spellEnd"/>
      <w:r w:rsidRPr="00CF16A5">
        <w:rPr>
          <w:rFonts w:cs="Times New Roman"/>
          <w:szCs w:val="24"/>
        </w:rPr>
        <w:t xml:space="preserve"> yang </w:t>
      </w:r>
      <w:proofErr w:type="spellStart"/>
      <w:r w:rsidRPr="00CF16A5">
        <w:rPr>
          <w:rFonts w:cs="Times New Roman"/>
          <w:szCs w:val="24"/>
        </w:rPr>
        <w:t>sangat</w:t>
      </w:r>
      <w:proofErr w:type="spellEnd"/>
      <w:r w:rsidRPr="00CF16A5">
        <w:rPr>
          <w:rFonts w:cs="Times New Roman"/>
          <w:szCs w:val="24"/>
        </w:rPr>
        <w:t xml:space="preserve"> </w:t>
      </w:r>
      <w:proofErr w:type="spellStart"/>
      <w:r w:rsidRPr="00CF16A5">
        <w:rPr>
          <w:rFonts w:cs="Times New Roman"/>
          <w:szCs w:val="24"/>
        </w:rPr>
        <w:t>bermanfaat</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memeriksa</w:t>
      </w:r>
      <w:proofErr w:type="spellEnd"/>
      <w:r w:rsidRPr="00CF16A5">
        <w:rPr>
          <w:rFonts w:cs="Times New Roman"/>
          <w:szCs w:val="24"/>
        </w:rPr>
        <w:t xml:space="preserve"> </w:t>
      </w:r>
      <w:proofErr w:type="spellStart"/>
      <w:r w:rsidRPr="00CF16A5">
        <w:rPr>
          <w:rFonts w:cs="Times New Roman"/>
          <w:szCs w:val="24"/>
        </w:rPr>
        <w:t>informasi</w:t>
      </w:r>
      <w:proofErr w:type="spellEnd"/>
      <w:r w:rsidRPr="00CF16A5">
        <w:rPr>
          <w:rFonts w:cs="Times New Roman"/>
          <w:szCs w:val="24"/>
        </w:rPr>
        <w:t xml:space="preserve"> </w:t>
      </w:r>
      <w:proofErr w:type="spellStart"/>
      <w:r w:rsidRPr="00CF16A5">
        <w:rPr>
          <w:rFonts w:cs="Times New Roman"/>
          <w:szCs w:val="24"/>
        </w:rPr>
        <w:t>saldo</w:t>
      </w:r>
      <w:proofErr w:type="spellEnd"/>
      <w:r w:rsidRPr="00CF16A5">
        <w:rPr>
          <w:rFonts w:cs="Times New Roman"/>
          <w:szCs w:val="24"/>
        </w:rPr>
        <w:t xml:space="preserve">, </w:t>
      </w:r>
      <w:proofErr w:type="spellStart"/>
      <w:r w:rsidRPr="00CF16A5">
        <w:rPr>
          <w:rFonts w:cs="Times New Roman"/>
          <w:szCs w:val="24"/>
        </w:rPr>
        <w:t>pembayaran</w:t>
      </w:r>
      <w:proofErr w:type="spellEnd"/>
      <w:r w:rsidRPr="00CF16A5">
        <w:rPr>
          <w:rFonts w:cs="Times New Roman"/>
          <w:szCs w:val="24"/>
        </w:rPr>
        <w:t xml:space="preserve"> </w:t>
      </w:r>
      <w:proofErr w:type="spellStart"/>
      <w:r w:rsidRPr="00CF16A5">
        <w:rPr>
          <w:rFonts w:cs="Times New Roman"/>
          <w:szCs w:val="24"/>
        </w:rPr>
        <w:t>tagihan</w:t>
      </w:r>
      <w:proofErr w:type="spellEnd"/>
      <w:r w:rsidRPr="00CF16A5">
        <w:rPr>
          <w:rFonts w:cs="Times New Roman"/>
          <w:szCs w:val="24"/>
        </w:rPr>
        <w:t xml:space="preserve"> </w:t>
      </w:r>
      <w:proofErr w:type="spellStart"/>
      <w:r w:rsidRPr="00CF16A5">
        <w:rPr>
          <w:rFonts w:cs="Times New Roman"/>
          <w:szCs w:val="24"/>
        </w:rPr>
        <w:t>listrik</w:t>
      </w:r>
      <w:proofErr w:type="spellEnd"/>
      <w:r w:rsidRPr="00CF16A5">
        <w:rPr>
          <w:rFonts w:cs="Times New Roman"/>
          <w:szCs w:val="24"/>
        </w:rPr>
        <w:t xml:space="preserve">, dan </w:t>
      </w:r>
      <w:proofErr w:type="spellStart"/>
      <w:r w:rsidRPr="00CF16A5">
        <w:rPr>
          <w:rFonts w:cs="Times New Roman"/>
          <w:szCs w:val="24"/>
        </w:rPr>
        <w:t>sebagainya</w:t>
      </w:r>
      <w:proofErr w:type="spellEnd"/>
      <w:r w:rsidRPr="00CF16A5">
        <w:rPr>
          <w:rFonts w:cs="Times New Roman"/>
          <w:szCs w:val="24"/>
        </w:rPr>
        <w:t xml:space="preserve">, </w:t>
      </w:r>
      <w:proofErr w:type="spellStart"/>
      <w:r w:rsidRPr="00CF16A5">
        <w:rPr>
          <w:rFonts w:cs="Times New Roman"/>
          <w:szCs w:val="24"/>
        </w:rPr>
        <w:t>serta</w:t>
      </w:r>
      <w:proofErr w:type="spellEnd"/>
      <w:r w:rsidRPr="00CF16A5">
        <w:rPr>
          <w:rFonts w:cs="Times New Roman"/>
          <w:szCs w:val="24"/>
        </w:rPr>
        <w:t xml:space="preserve"> </w:t>
      </w:r>
      <w:proofErr w:type="spellStart"/>
      <w:r w:rsidRPr="00CF16A5">
        <w:rPr>
          <w:rFonts w:cs="Times New Roman"/>
          <w:szCs w:val="24"/>
        </w:rPr>
        <w:t>hemat</w:t>
      </w:r>
      <w:proofErr w:type="spellEnd"/>
      <w:r w:rsidRPr="00CF16A5">
        <w:rPr>
          <w:rFonts w:cs="Times New Roman"/>
          <w:szCs w:val="24"/>
        </w:rPr>
        <w:t xml:space="preserve"> </w:t>
      </w:r>
      <w:proofErr w:type="spellStart"/>
      <w:r w:rsidRPr="00CF16A5">
        <w:rPr>
          <w:rFonts w:cs="Times New Roman"/>
          <w:szCs w:val="24"/>
        </w:rPr>
        <w:t>waktu</w:t>
      </w:r>
      <w:proofErr w:type="spellEnd"/>
      <w:r w:rsidRPr="00CF16A5">
        <w:rPr>
          <w:rFonts w:cs="Times New Roman"/>
          <w:szCs w:val="24"/>
        </w:rPr>
        <w:t xml:space="preserve"> dan </w:t>
      </w:r>
      <w:proofErr w:type="spellStart"/>
      <w:r w:rsidRPr="00CF16A5">
        <w:rPr>
          <w:rFonts w:cs="Times New Roman"/>
          <w:szCs w:val="24"/>
        </w:rPr>
        <w:t>mudah</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penggunaannya</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{"citationItems":[{"id":"ITEM-1","itemData":{"author":[{"dropping-particle":"","family":"Khandelwal","given":"Shivani","non-dropping-particle":"","parse-names":false,"suffix":""}],"id":"ITEM-1","issue":"5","issued":{"date-parts":[["2019"]]},"page":"517-526","title":"Mobile Banking and financial inclusion : A comparative study between","type":"article-journal","volume":"10"},"uris":["http://www.mendeley.com/documents/?uuid=3888e919-c2d1-452d-8c14-3f80b5d52485"]}],"mendeley":{"formattedCitation":"(Khandelwal, 2019)","plainTextFormattedCitation":"(Khandelwal, 2019)","previouslyFormattedCitation":"(Khandelwal,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(Khandelwal, 2019)</w:t>
      </w:r>
      <w:r w:rsidRPr="00CF16A5">
        <w:rPr>
          <w:rFonts w:cs="Times New Roman"/>
          <w:szCs w:val="24"/>
        </w:rPr>
        <w:fldChar w:fldCharType="end"/>
      </w:r>
      <w:r w:rsidRPr="00CF16A5">
        <w:rPr>
          <w:rFonts w:cs="Times New Roman"/>
          <w:szCs w:val="24"/>
        </w:rPr>
        <w:t xml:space="preserve">. </w:t>
      </w:r>
    </w:p>
    <w:p w14:paraId="182035CE" w14:textId="77777777" w:rsidR="00D36D50" w:rsidRPr="00CF16A5" w:rsidRDefault="00D36D50" w:rsidP="00D36D50">
      <w:pPr>
        <w:spacing w:after="0"/>
        <w:ind w:firstLine="576"/>
        <w:rPr>
          <w:rFonts w:cs="Times New Roman"/>
          <w:szCs w:val="24"/>
        </w:rPr>
      </w:pPr>
      <w:proofErr w:type="spellStart"/>
      <w:r w:rsidRPr="00CF16A5">
        <w:rPr>
          <w:rFonts w:cs="Times New Roman"/>
          <w:szCs w:val="24"/>
        </w:rPr>
        <w:lastRenderedPageBreak/>
        <w:t>Menurut</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{"citationItems":[{"id":"ITEM-1","itemData":{"author":[{"dropping-particle":"","family":"Ledesman","given":"Mario","non-dropping-particle":"","parse-names":false,"suffix":""}],"id":"ITEM-1","issued":{"date-parts":[["2019"]]},"title":"Pengaruh Manfaat, Kepercayaan, dan Penggunaan terhadap Minat Nasabah Menggunakan Layanan Mobile Banking (Studi Pada BSM Cabang Bandar Jaya)","type":"article-journal"},"uris":["http://www.mendeley.com/documents/?uuid=ce79cfbd-38be-48a9-b56e-47dd97eaad7a"]}],"mendeley":{"formattedCitation":"(Ledesman, 2019)","manualFormatting":"Ledesman (2019)","plainTextFormattedCitation":"(Ledesman, 2019)","previouslyFormattedCitation":"(Ledesman,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Ledesman (2019)</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ada</w:t>
      </w:r>
      <w:proofErr w:type="spellEnd"/>
      <w:r w:rsidRPr="00CF16A5">
        <w:rPr>
          <w:rFonts w:cs="Times New Roman"/>
          <w:szCs w:val="24"/>
        </w:rPr>
        <w:t xml:space="preserve"> </w:t>
      </w:r>
      <w:proofErr w:type="spellStart"/>
      <w:r w:rsidRPr="00CF16A5">
        <w:rPr>
          <w:rFonts w:cs="Times New Roman"/>
          <w:szCs w:val="24"/>
        </w:rPr>
        <w:t>beberapa</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yang </w:t>
      </w:r>
      <w:proofErr w:type="spellStart"/>
      <w:r w:rsidRPr="00CF16A5">
        <w:rPr>
          <w:rFonts w:cs="Times New Roman"/>
          <w:szCs w:val="24"/>
        </w:rPr>
        <w:t>digunakan</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r w:rsidRPr="00CF16A5">
        <w:rPr>
          <w:rFonts w:cs="Times New Roman"/>
          <w:i/>
          <w:iCs/>
          <w:szCs w:val="24"/>
        </w:rPr>
        <w:t>m-banking</w:t>
      </w:r>
      <w:r w:rsidRPr="00CF16A5">
        <w:rPr>
          <w:rFonts w:cs="Times New Roman"/>
          <w:szCs w:val="24"/>
        </w:rPr>
        <w:t xml:space="preserve">, </w:t>
      </w:r>
      <w:proofErr w:type="spellStart"/>
      <w:r w:rsidRPr="00CF16A5">
        <w:rPr>
          <w:rFonts w:cs="Times New Roman"/>
          <w:szCs w:val="24"/>
        </w:rPr>
        <w:t>antara</w:t>
      </w:r>
      <w:proofErr w:type="spellEnd"/>
      <w:r w:rsidRPr="00CF16A5">
        <w:rPr>
          <w:rFonts w:cs="Times New Roman"/>
          <w:szCs w:val="24"/>
        </w:rPr>
        <w:t xml:space="preserve"> lain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mengirim</w:t>
      </w:r>
      <w:proofErr w:type="spellEnd"/>
      <w:r w:rsidRPr="00CF16A5">
        <w:rPr>
          <w:rFonts w:cs="Times New Roman"/>
          <w:szCs w:val="24"/>
        </w:rPr>
        <w:t xml:space="preserve"> </w:t>
      </w:r>
      <w:proofErr w:type="spellStart"/>
      <w:r w:rsidRPr="00CF16A5">
        <w:rPr>
          <w:rFonts w:cs="Times New Roman"/>
          <w:szCs w:val="24"/>
        </w:rPr>
        <w:t>uang</w:t>
      </w:r>
      <w:proofErr w:type="spellEnd"/>
      <w:r w:rsidRPr="00CF16A5">
        <w:rPr>
          <w:rFonts w:cs="Times New Roman"/>
          <w:szCs w:val="24"/>
        </w:rPr>
        <w:t xml:space="preserve"> </w:t>
      </w:r>
      <w:proofErr w:type="spellStart"/>
      <w:r w:rsidRPr="00CF16A5">
        <w:rPr>
          <w:rFonts w:cs="Times New Roman"/>
          <w:szCs w:val="24"/>
        </w:rPr>
        <w:t>antar</w:t>
      </w:r>
      <w:proofErr w:type="spellEnd"/>
      <w:r w:rsidRPr="00CF16A5">
        <w:rPr>
          <w:rFonts w:cs="Times New Roman"/>
          <w:szCs w:val="24"/>
        </w:rPr>
        <w:t xml:space="preserve"> </w:t>
      </w:r>
      <w:proofErr w:type="spellStart"/>
      <w:r w:rsidRPr="00CF16A5">
        <w:rPr>
          <w:rFonts w:cs="Times New Roman"/>
          <w:szCs w:val="24"/>
        </w:rPr>
        <w:t>rekening</w:t>
      </w:r>
      <w:proofErr w:type="spellEnd"/>
      <w:r w:rsidRPr="00CF16A5">
        <w:rPr>
          <w:rFonts w:cs="Times New Roman"/>
          <w:szCs w:val="24"/>
        </w:rPr>
        <w:t xml:space="preserve"> bank,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membayar</w:t>
      </w:r>
      <w:proofErr w:type="spellEnd"/>
      <w:r w:rsidRPr="00CF16A5">
        <w:rPr>
          <w:rFonts w:cs="Times New Roman"/>
          <w:szCs w:val="24"/>
        </w:rPr>
        <w:t xml:space="preserve"> </w:t>
      </w:r>
      <w:proofErr w:type="spellStart"/>
      <w:r w:rsidRPr="00CF16A5">
        <w:rPr>
          <w:rFonts w:cs="Times New Roman"/>
          <w:szCs w:val="24"/>
        </w:rPr>
        <w:t>tagihan</w:t>
      </w:r>
      <w:proofErr w:type="spellEnd"/>
      <w:r w:rsidRPr="00CF16A5">
        <w:rPr>
          <w:rFonts w:cs="Times New Roman"/>
          <w:szCs w:val="24"/>
        </w:rPr>
        <w:t xml:space="preserve"> </w:t>
      </w:r>
      <w:proofErr w:type="spellStart"/>
      <w:r w:rsidRPr="00CF16A5">
        <w:rPr>
          <w:rFonts w:cs="Times New Roman"/>
          <w:szCs w:val="24"/>
        </w:rPr>
        <w:t>telepon</w:t>
      </w:r>
      <w:proofErr w:type="spellEnd"/>
      <w:r w:rsidRPr="00CF16A5">
        <w:rPr>
          <w:rFonts w:cs="Times New Roman"/>
          <w:szCs w:val="24"/>
        </w:rPr>
        <w:t xml:space="preserve"> </w:t>
      </w:r>
      <w:proofErr w:type="spellStart"/>
      <w:r w:rsidRPr="00CF16A5">
        <w:rPr>
          <w:rFonts w:cs="Times New Roman"/>
          <w:szCs w:val="24"/>
        </w:rPr>
        <w:t>rumah</w:t>
      </w:r>
      <w:proofErr w:type="spellEnd"/>
      <w:r w:rsidRPr="00CF16A5">
        <w:rPr>
          <w:rFonts w:cs="Times New Roman"/>
          <w:szCs w:val="24"/>
        </w:rPr>
        <w:t xml:space="preserve">, </w:t>
      </w:r>
      <w:proofErr w:type="spellStart"/>
      <w:r w:rsidRPr="00CF16A5">
        <w:rPr>
          <w:rFonts w:cs="Times New Roman"/>
          <w:szCs w:val="24"/>
        </w:rPr>
        <w:t>listrik</w:t>
      </w:r>
      <w:proofErr w:type="spellEnd"/>
      <w:r w:rsidRPr="00CF16A5">
        <w:rPr>
          <w:rFonts w:cs="Times New Roman"/>
          <w:szCs w:val="24"/>
        </w:rPr>
        <w:t xml:space="preserve">, </w:t>
      </w:r>
      <w:proofErr w:type="spellStart"/>
      <w:r w:rsidRPr="00CF16A5">
        <w:rPr>
          <w:rFonts w:cs="Times New Roman"/>
          <w:szCs w:val="24"/>
        </w:rPr>
        <w:t>angsuran</w:t>
      </w:r>
      <w:proofErr w:type="spellEnd"/>
      <w:r w:rsidRPr="00CF16A5">
        <w:rPr>
          <w:rFonts w:cs="Times New Roman"/>
          <w:szCs w:val="24"/>
        </w:rPr>
        <w:t xml:space="preserve"> </w:t>
      </w:r>
      <w:proofErr w:type="spellStart"/>
      <w:r w:rsidRPr="00CF16A5">
        <w:rPr>
          <w:rFonts w:cs="Times New Roman"/>
          <w:szCs w:val="24"/>
        </w:rPr>
        <w:t>kredit</w:t>
      </w:r>
      <w:proofErr w:type="spellEnd"/>
      <w:r w:rsidRPr="00CF16A5">
        <w:rPr>
          <w:rFonts w:cs="Times New Roman"/>
          <w:szCs w:val="24"/>
        </w:rPr>
        <w:t xml:space="preserve"> </w:t>
      </w:r>
      <w:proofErr w:type="spellStart"/>
      <w:r w:rsidRPr="00CF16A5">
        <w:rPr>
          <w:rFonts w:cs="Times New Roman"/>
          <w:szCs w:val="24"/>
        </w:rPr>
        <w:t>rumah</w:t>
      </w:r>
      <w:proofErr w:type="spellEnd"/>
      <w:r w:rsidRPr="00CF16A5">
        <w:rPr>
          <w:rFonts w:cs="Times New Roman"/>
          <w:szCs w:val="24"/>
        </w:rPr>
        <w:t xml:space="preserve">, </w:t>
      </w:r>
      <w:proofErr w:type="spellStart"/>
      <w:r w:rsidRPr="00CF16A5">
        <w:rPr>
          <w:rFonts w:cs="Times New Roman"/>
          <w:szCs w:val="24"/>
        </w:rPr>
        <w:t>mobil</w:t>
      </w:r>
      <w:proofErr w:type="spellEnd"/>
      <w:r w:rsidRPr="00CF16A5">
        <w:rPr>
          <w:rFonts w:cs="Times New Roman"/>
          <w:szCs w:val="24"/>
        </w:rPr>
        <w:t xml:space="preserve">, motor, </w:t>
      </w:r>
      <w:proofErr w:type="spellStart"/>
      <w:r w:rsidRPr="00CF16A5">
        <w:rPr>
          <w:rFonts w:cs="Times New Roman"/>
          <w:szCs w:val="24"/>
        </w:rPr>
        <w:t>atau</w:t>
      </w:r>
      <w:proofErr w:type="spellEnd"/>
      <w:r w:rsidRPr="00CF16A5">
        <w:rPr>
          <w:rFonts w:cs="Times New Roman"/>
          <w:szCs w:val="24"/>
        </w:rPr>
        <w:t xml:space="preserve"> </w:t>
      </w:r>
      <w:proofErr w:type="spellStart"/>
      <w:r w:rsidRPr="00CF16A5">
        <w:rPr>
          <w:rFonts w:cs="Times New Roman"/>
          <w:szCs w:val="24"/>
        </w:rPr>
        <w:t>pinjaman</w:t>
      </w:r>
      <w:proofErr w:type="spellEnd"/>
      <w:r w:rsidRPr="00CF16A5">
        <w:rPr>
          <w:rFonts w:cs="Times New Roman"/>
          <w:szCs w:val="24"/>
        </w:rPr>
        <w:t xml:space="preserve"> </w:t>
      </w:r>
      <w:proofErr w:type="spellStart"/>
      <w:r w:rsidRPr="00CF16A5">
        <w:rPr>
          <w:rFonts w:cs="Times New Roman"/>
          <w:szCs w:val="24"/>
        </w:rPr>
        <w:t>apapun</w:t>
      </w:r>
      <w:proofErr w:type="spellEnd"/>
      <w:r w:rsidRPr="00CF16A5">
        <w:rPr>
          <w:rFonts w:cs="Times New Roman"/>
          <w:szCs w:val="24"/>
        </w:rPr>
        <w:t xml:space="preserve"> </w:t>
      </w:r>
      <w:proofErr w:type="spellStart"/>
      <w:r w:rsidRPr="00CF16A5">
        <w:rPr>
          <w:rFonts w:cs="Times New Roman"/>
          <w:szCs w:val="24"/>
        </w:rPr>
        <w:t>setiap</w:t>
      </w:r>
      <w:proofErr w:type="spellEnd"/>
      <w:r w:rsidRPr="00CF16A5">
        <w:rPr>
          <w:rFonts w:cs="Times New Roman"/>
          <w:szCs w:val="24"/>
        </w:rPr>
        <w:t xml:space="preserve"> </w:t>
      </w:r>
      <w:proofErr w:type="spellStart"/>
      <w:r w:rsidRPr="00CF16A5">
        <w:rPr>
          <w:rFonts w:cs="Times New Roman"/>
          <w:szCs w:val="24"/>
        </w:rPr>
        <w:t>bulan</w:t>
      </w:r>
      <w:proofErr w:type="spellEnd"/>
      <w:r w:rsidRPr="00CF16A5">
        <w:rPr>
          <w:rFonts w:cs="Times New Roman"/>
          <w:szCs w:val="24"/>
        </w:rPr>
        <w:t xml:space="preserve"> </w:t>
      </w:r>
      <w:proofErr w:type="spellStart"/>
      <w:r w:rsidRPr="00CF16A5">
        <w:rPr>
          <w:rFonts w:cs="Times New Roman"/>
          <w:szCs w:val="24"/>
        </w:rPr>
        <w:t>atau</w:t>
      </w:r>
      <w:proofErr w:type="spellEnd"/>
      <w:r w:rsidRPr="00CF16A5">
        <w:rPr>
          <w:rFonts w:cs="Times New Roman"/>
          <w:szCs w:val="24"/>
        </w:rPr>
        <w:t xml:space="preserve"> </w:t>
      </w:r>
      <w:proofErr w:type="spellStart"/>
      <w:r w:rsidRPr="00CF16A5">
        <w:rPr>
          <w:rFonts w:cs="Times New Roman"/>
          <w:szCs w:val="24"/>
        </w:rPr>
        <w:t>asuransi</w:t>
      </w:r>
      <w:proofErr w:type="spellEnd"/>
      <w:r w:rsidRPr="00CF16A5">
        <w:rPr>
          <w:rFonts w:cs="Times New Roman"/>
          <w:szCs w:val="24"/>
        </w:rPr>
        <w:t xml:space="preserve"> </w:t>
      </w:r>
      <w:proofErr w:type="spellStart"/>
      <w:r w:rsidRPr="00CF16A5">
        <w:rPr>
          <w:rFonts w:cs="Times New Roman"/>
          <w:szCs w:val="24"/>
        </w:rPr>
        <w:t>jiwa</w:t>
      </w:r>
      <w:proofErr w:type="spellEnd"/>
      <w:r w:rsidRPr="00CF16A5">
        <w:rPr>
          <w:rFonts w:cs="Times New Roman"/>
          <w:szCs w:val="24"/>
        </w:rPr>
        <w:t xml:space="preserve">, </w:t>
      </w:r>
      <w:proofErr w:type="spellStart"/>
      <w:r w:rsidRPr="00CF16A5">
        <w:rPr>
          <w:rFonts w:cs="Times New Roman"/>
          <w:szCs w:val="24"/>
        </w:rPr>
        <w:t>asuransi</w:t>
      </w:r>
      <w:proofErr w:type="spellEnd"/>
      <w:r w:rsidRPr="00CF16A5">
        <w:rPr>
          <w:rFonts w:cs="Times New Roman"/>
          <w:szCs w:val="24"/>
        </w:rPr>
        <w:t xml:space="preserve"> </w:t>
      </w:r>
      <w:proofErr w:type="spellStart"/>
      <w:r w:rsidRPr="00CF16A5">
        <w:rPr>
          <w:rFonts w:cs="Times New Roman"/>
          <w:szCs w:val="24"/>
        </w:rPr>
        <w:t>mobil</w:t>
      </w:r>
      <w:proofErr w:type="spellEnd"/>
      <w:r w:rsidRPr="00CF16A5">
        <w:rPr>
          <w:rFonts w:cs="Times New Roman"/>
          <w:szCs w:val="24"/>
        </w:rPr>
        <w:t xml:space="preserve">, dan </w:t>
      </w:r>
      <w:proofErr w:type="spellStart"/>
      <w:r w:rsidRPr="00CF16A5">
        <w:rPr>
          <w:rFonts w:cs="Times New Roman"/>
          <w:szCs w:val="24"/>
        </w:rPr>
        <w:t>transaksi</w:t>
      </w:r>
      <w:proofErr w:type="spellEnd"/>
      <w:r w:rsidRPr="00CF16A5">
        <w:rPr>
          <w:rFonts w:cs="Times New Roman"/>
          <w:szCs w:val="24"/>
        </w:rPr>
        <w:t xml:space="preserve"> non-</w:t>
      </w:r>
      <w:proofErr w:type="spellStart"/>
      <w:r w:rsidRPr="00CF16A5">
        <w:rPr>
          <w:rFonts w:cs="Times New Roman"/>
          <w:szCs w:val="24"/>
        </w:rPr>
        <w:t>finansial</w:t>
      </w:r>
      <w:proofErr w:type="spellEnd"/>
      <w:r w:rsidRPr="00CF16A5">
        <w:rPr>
          <w:rFonts w:cs="Times New Roman"/>
          <w:szCs w:val="24"/>
        </w:rPr>
        <w:t xml:space="preserve"> </w:t>
      </w:r>
      <w:proofErr w:type="spellStart"/>
      <w:r w:rsidRPr="00CF16A5">
        <w:rPr>
          <w:rFonts w:cs="Times New Roman"/>
          <w:szCs w:val="24"/>
        </w:rPr>
        <w:t>lainnya</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{"citationItems":[{"id":"ITEM-1","itemData":{"author":[{"dropping-particle":"","family":"Daily Social","given":"","non-dropping-particle":"","parse-names":false,"suffix":""}],"id":"ITEM-1","issued":{"date-parts":[["2015"]]},"title":"MEF: Penggunaan Mobile Banking Capai 80% di Indonesia, Isu Kepercayaan Menjadi Masalah Terbesar","type":"article-journal"},"uris":["http://www.mendeley.com/documents/?uuid=de380a7c-8b57-4c81-acbc-cdcc0d4e4bbe"]}],"mendeley":{"formattedCitation":"(Daily Social, 2015)","manualFormatting":"Daily Social (2015)","plainTextFormattedCitation":"(Daily Social, 2015)","previouslyFormattedCitation":"(Daily Social, 2015)"},"properties":{"noteIndex":0},"schema":"https://github.com/citation-style-language/schema/raw/master/csl-citation.json"}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Daily Social (2015)</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mengatakan</w:t>
      </w:r>
      <w:proofErr w:type="spellEnd"/>
      <w:r w:rsidRPr="00CF16A5">
        <w:rPr>
          <w:rFonts w:cs="Times New Roman"/>
          <w:szCs w:val="24"/>
        </w:rPr>
        <w:t xml:space="preserve"> </w:t>
      </w:r>
      <w:proofErr w:type="spellStart"/>
      <w:r w:rsidRPr="00CF16A5">
        <w:rPr>
          <w:rFonts w:cs="Times New Roman"/>
          <w:szCs w:val="24"/>
        </w:rPr>
        <w:t>penggunaan</w:t>
      </w:r>
      <w:proofErr w:type="spellEnd"/>
      <w:r w:rsidRPr="00CF16A5">
        <w:rPr>
          <w:rFonts w:cs="Times New Roman"/>
          <w:szCs w:val="24"/>
        </w:rPr>
        <w:t xml:space="preserve"> </w:t>
      </w:r>
      <w:r w:rsidRPr="00CF16A5">
        <w:rPr>
          <w:rFonts w:cs="Times New Roman"/>
          <w:i/>
          <w:iCs/>
          <w:szCs w:val="24"/>
        </w:rPr>
        <w:t xml:space="preserve">m-banking </w:t>
      </w:r>
      <w:r w:rsidRPr="00CF16A5">
        <w:rPr>
          <w:rFonts w:cs="Times New Roman"/>
          <w:szCs w:val="24"/>
        </w:rPr>
        <w:t xml:space="preserve">di Indonesia </w:t>
      </w:r>
      <w:proofErr w:type="spellStart"/>
      <w:r w:rsidRPr="00CF16A5">
        <w:rPr>
          <w:rFonts w:cs="Times New Roman"/>
          <w:szCs w:val="24"/>
        </w:rPr>
        <w:t>tergolong</w:t>
      </w:r>
      <w:proofErr w:type="spellEnd"/>
      <w:r w:rsidRPr="00CF16A5">
        <w:rPr>
          <w:rFonts w:cs="Times New Roman"/>
          <w:szCs w:val="24"/>
        </w:rPr>
        <w:t xml:space="preserve"> </w:t>
      </w:r>
      <w:proofErr w:type="spellStart"/>
      <w:r w:rsidRPr="00CF16A5">
        <w:rPr>
          <w:rFonts w:cs="Times New Roman"/>
          <w:szCs w:val="24"/>
        </w:rPr>
        <w:t>tinggi</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total 80% </w:t>
      </w:r>
      <w:proofErr w:type="spellStart"/>
      <w:r w:rsidRPr="00CF16A5">
        <w:rPr>
          <w:rFonts w:cs="Times New Roman"/>
          <w:szCs w:val="24"/>
        </w:rPr>
        <w:t>responden</w:t>
      </w:r>
      <w:proofErr w:type="spellEnd"/>
      <w:r w:rsidRPr="00CF16A5">
        <w:rPr>
          <w:rFonts w:cs="Times New Roman"/>
          <w:szCs w:val="24"/>
        </w:rPr>
        <w:t xml:space="preserve"> </w:t>
      </w:r>
      <w:proofErr w:type="spellStart"/>
      <w:r w:rsidRPr="00CF16A5">
        <w:rPr>
          <w:rFonts w:cs="Times New Roman"/>
          <w:szCs w:val="24"/>
        </w:rPr>
        <w:t>menjawab</w:t>
      </w:r>
      <w:proofErr w:type="spellEnd"/>
      <w:r w:rsidRPr="00CF16A5">
        <w:rPr>
          <w:rFonts w:cs="Times New Roman"/>
          <w:szCs w:val="24"/>
        </w:rPr>
        <w:t xml:space="preserve"> </w:t>
      </w:r>
      <w:proofErr w:type="spellStart"/>
      <w:r w:rsidRPr="00CF16A5">
        <w:rPr>
          <w:rFonts w:cs="Times New Roman"/>
          <w:szCs w:val="24"/>
        </w:rPr>
        <w:t>sudah</w:t>
      </w:r>
      <w:proofErr w:type="spellEnd"/>
      <w:r w:rsidRPr="00CF16A5">
        <w:rPr>
          <w:rFonts w:cs="Times New Roman"/>
          <w:szCs w:val="24"/>
        </w:rPr>
        <w:t xml:space="preserve"> </w:t>
      </w:r>
      <w:proofErr w:type="spellStart"/>
      <w:r w:rsidRPr="00CF16A5">
        <w:rPr>
          <w:rFonts w:cs="Times New Roman"/>
          <w:szCs w:val="24"/>
        </w:rPr>
        <w:t>menggunakannya</w:t>
      </w:r>
      <w:proofErr w:type="spellEnd"/>
      <w:r w:rsidRPr="00CF16A5">
        <w:rPr>
          <w:rFonts w:cs="Times New Roman"/>
          <w:szCs w:val="24"/>
        </w:rPr>
        <w:t xml:space="preserve">. </w:t>
      </w:r>
      <w:proofErr w:type="spellStart"/>
      <w:r w:rsidRPr="00CF16A5">
        <w:rPr>
          <w:rFonts w:cs="Times New Roman"/>
          <w:szCs w:val="24"/>
        </w:rPr>
        <w:t>Faktor</w:t>
      </w:r>
      <w:proofErr w:type="spellEnd"/>
      <w:r w:rsidRPr="00CF16A5">
        <w:rPr>
          <w:rFonts w:cs="Times New Roman"/>
          <w:szCs w:val="24"/>
        </w:rPr>
        <w:t xml:space="preserve"> lain yang </w:t>
      </w:r>
      <w:proofErr w:type="spellStart"/>
      <w:r w:rsidRPr="00CF16A5">
        <w:rPr>
          <w:rFonts w:cs="Times New Roman"/>
          <w:szCs w:val="24"/>
        </w:rPr>
        <w:t>membuat</w:t>
      </w:r>
      <w:proofErr w:type="spellEnd"/>
      <w:r w:rsidRPr="00CF16A5">
        <w:rPr>
          <w:rFonts w:cs="Times New Roman"/>
          <w:szCs w:val="24"/>
        </w:rPr>
        <w:t xml:space="preserve"> </w:t>
      </w:r>
      <w:r w:rsidRPr="00CF16A5">
        <w:rPr>
          <w:rFonts w:cs="Times New Roman"/>
          <w:i/>
          <w:iCs/>
          <w:szCs w:val="24"/>
        </w:rPr>
        <w:t xml:space="preserve">m-banking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diminati</w:t>
      </w:r>
      <w:proofErr w:type="spellEnd"/>
      <w:r w:rsidRPr="00CF16A5">
        <w:rPr>
          <w:rFonts w:cs="Times New Roman"/>
          <w:szCs w:val="24"/>
        </w:rPr>
        <w:t xml:space="preserve"> </w:t>
      </w:r>
      <w:proofErr w:type="spellStart"/>
      <w:r w:rsidRPr="00CF16A5">
        <w:rPr>
          <w:rFonts w:cs="Times New Roman"/>
          <w:szCs w:val="24"/>
        </w:rPr>
        <w:t>adalah</w:t>
      </w:r>
      <w:proofErr w:type="spellEnd"/>
      <w:r w:rsidRPr="00CF16A5">
        <w:rPr>
          <w:rFonts w:cs="Times New Roman"/>
          <w:szCs w:val="24"/>
        </w:rPr>
        <w:t xml:space="preserve"> </w:t>
      </w:r>
      <w:proofErr w:type="spellStart"/>
      <w:r w:rsidRPr="00CF16A5">
        <w:rPr>
          <w:rFonts w:cs="Times New Roman"/>
          <w:szCs w:val="24"/>
        </w:rPr>
        <w:t>menawarkan</w:t>
      </w:r>
      <w:proofErr w:type="spellEnd"/>
      <w:r w:rsidRPr="00CF16A5">
        <w:rPr>
          <w:rFonts w:cs="Times New Roman"/>
          <w:szCs w:val="24"/>
        </w:rPr>
        <w:t xml:space="preserve"> </w:t>
      </w:r>
      <w:proofErr w:type="spellStart"/>
      <w:r w:rsidRPr="00CF16A5">
        <w:rPr>
          <w:rFonts w:cs="Times New Roman"/>
          <w:szCs w:val="24"/>
        </w:rPr>
        <w:t>kemudahan</w:t>
      </w:r>
      <w:proofErr w:type="spellEnd"/>
      <w:r w:rsidRPr="00CF16A5">
        <w:rPr>
          <w:rFonts w:cs="Times New Roman"/>
          <w:szCs w:val="24"/>
        </w:rPr>
        <w:t xml:space="preserve"> </w:t>
      </w:r>
      <w:proofErr w:type="spellStart"/>
      <w:r w:rsidRPr="00CF16A5">
        <w:rPr>
          <w:rFonts w:cs="Times New Roman"/>
          <w:szCs w:val="24"/>
        </w:rPr>
        <w:t>jika</w:t>
      </w:r>
      <w:proofErr w:type="spellEnd"/>
      <w:r w:rsidRPr="00CF16A5">
        <w:rPr>
          <w:rFonts w:cs="Times New Roman"/>
          <w:szCs w:val="24"/>
        </w:rPr>
        <w:t xml:space="preserve"> </w:t>
      </w:r>
      <w:proofErr w:type="spellStart"/>
      <w:r w:rsidRPr="00CF16A5">
        <w:rPr>
          <w:rFonts w:cs="Times New Roman"/>
          <w:szCs w:val="24"/>
        </w:rPr>
        <w:t>dibandingkan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r w:rsidRPr="00CF16A5">
        <w:rPr>
          <w:rFonts w:cs="Times New Roman"/>
          <w:i/>
          <w:iCs/>
          <w:szCs w:val="24"/>
        </w:rPr>
        <w:t>SMS banking</w:t>
      </w:r>
      <w:r w:rsidRPr="00CF16A5">
        <w:rPr>
          <w:rFonts w:cs="Times New Roman"/>
          <w:szCs w:val="24"/>
        </w:rPr>
        <w:t xml:space="preserve"> </w:t>
      </w:r>
      <w:proofErr w:type="spellStart"/>
      <w:r w:rsidRPr="00CF16A5">
        <w:rPr>
          <w:rFonts w:cs="Times New Roman"/>
          <w:szCs w:val="24"/>
        </w:rPr>
        <w:t>karena</w:t>
      </w:r>
      <w:proofErr w:type="spellEnd"/>
      <w:r w:rsidRPr="00CF16A5">
        <w:rPr>
          <w:rFonts w:cs="Times New Roman"/>
          <w:szCs w:val="24"/>
        </w:rPr>
        <w:t xml:space="preserve"> </w:t>
      </w:r>
      <w:proofErr w:type="spellStart"/>
      <w:r w:rsidRPr="00CF16A5">
        <w:rPr>
          <w:rFonts w:cs="Times New Roman"/>
          <w:szCs w:val="24"/>
        </w:rPr>
        <w:t>nasabah</w:t>
      </w:r>
      <w:proofErr w:type="spellEnd"/>
      <w:r w:rsidRPr="00CF16A5">
        <w:rPr>
          <w:rFonts w:cs="Times New Roman"/>
          <w:szCs w:val="24"/>
        </w:rPr>
        <w:t xml:space="preserve">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perlu</w:t>
      </w:r>
      <w:proofErr w:type="spellEnd"/>
      <w:r w:rsidRPr="00CF16A5">
        <w:rPr>
          <w:rFonts w:cs="Times New Roman"/>
          <w:szCs w:val="24"/>
        </w:rPr>
        <w:t xml:space="preserve"> </w:t>
      </w:r>
      <w:proofErr w:type="spellStart"/>
      <w:r w:rsidRPr="00CF16A5">
        <w:rPr>
          <w:rFonts w:cs="Times New Roman"/>
          <w:szCs w:val="24"/>
        </w:rPr>
        <w:t>mengingat</w:t>
      </w:r>
      <w:proofErr w:type="spellEnd"/>
      <w:r w:rsidRPr="00CF16A5">
        <w:rPr>
          <w:rFonts w:cs="Times New Roman"/>
          <w:szCs w:val="24"/>
        </w:rPr>
        <w:t xml:space="preserve"> format </w:t>
      </w:r>
      <w:proofErr w:type="spellStart"/>
      <w:r w:rsidRPr="00CF16A5">
        <w:rPr>
          <w:rFonts w:cs="Times New Roman"/>
          <w:szCs w:val="24"/>
        </w:rPr>
        <w:t>pesan</w:t>
      </w:r>
      <w:proofErr w:type="spellEnd"/>
      <w:r w:rsidRPr="00CF16A5">
        <w:rPr>
          <w:rFonts w:cs="Times New Roman"/>
          <w:szCs w:val="24"/>
        </w:rPr>
        <w:t xml:space="preserve"> </w:t>
      </w:r>
      <w:r w:rsidRPr="00CF16A5">
        <w:rPr>
          <w:rFonts w:cs="Times New Roman"/>
          <w:i/>
          <w:iCs/>
          <w:szCs w:val="24"/>
        </w:rPr>
        <w:t>SMS</w:t>
      </w:r>
      <w:r w:rsidRPr="00CF16A5">
        <w:rPr>
          <w:rFonts w:cs="Times New Roman"/>
          <w:szCs w:val="24"/>
        </w:rPr>
        <w:t xml:space="preserve"> yang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dikirimkan</w:t>
      </w:r>
      <w:proofErr w:type="spellEnd"/>
      <w:r w:rsidRPr="00CF16A5">
        <w:rPr>
          <w:rFonts w:cs="Times New Roman"/>
          <w:szCs w:val="24"/>
        </w:rPr>
        <w:t xml:space="preserve"> </w:t>
      </w:r>
      <w:proofErr w:type="spellStart"/>
      <w:r w:rsidRPr="00CF16A5">
        <w:rPr>
          <w:rFonts w:cs="Times New Roman"/>
          <w:szCs w:val="24"/>
        </w:rPr>
        <w:t>ke</w:t>
      </w:r>
      <w:proofErr w:type="spellEnd"/>
      <w:r w:rsidRPr="00CF16A5">
        <w:rPr>
          <w:rFonts w:cs="Times New Roman"/>
          <w:szCs w:val="24"/>
        </w:rPr>
        <w:t xml:space="preserve"> bank dan juga </w:t>
      </w:r>
      <w:proofErr w:type="spellStart"/>
      <w:r w:rsidRPr="00CF16A5">
        <w:rPr>
          <w:rFonts w:cs="Times New Roman"/>
          <w:szCs w:val="24"/>
        </w:rPr>
        <w:t>nomor</w:t>
      </w:r>
      <w:proofErr w:type="spellEnd"/>
      <w:r w:rsidRPr="00CF16A5">
        <w:rPr>
          <w:rFonts w:cs="Times New Roman"/>
          <w:szCs w:val="24"/>
        </w:rPr>
        <w:t xml:space="preserve"> </w:t>
      </w:r>
      <w:proofErr w:type="spellStart"/>
      <w:r w:rsidRPr="00CF16A5">
        <w:rPr>
          <w:rFonts w:cs="Times New Roman"/>
          <w:szCs w:val="24"/>
        </w:rPr>
        <w:t>tujuan</w:t>
      </w:r>
      <w:proofErr w:type="spellEnd"/>
      <w:r w:rsidRPr="00CF16A5">
        <w:rPr>
          <w:rFonts w:cs="Times New Roman"/>
          <w:szCs w:val="24"/>
        </w:rPr>
        <w:t xml:space="preserve"> </w:t>
      </w:r>
      <w:r w:rsidRPr="00CF16A5">
        <w:rPr>
          <w:rFonts w:cs="Times New Roman"/>
          <w:i/>
          <w:iCs/>
          <w:szCs w:val="24"/>
        </w:rPr>
        <w:t>SMS banking</w:t>
      </w:r>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approach.","author":[{"dropping-particle":"","family":"Sulfiana","given":"Eka","non-dropping-particle":"","parse-names":false,"suffix":""}],"id":"ITEM-1","issue":"February 2019","issued":{"date-parts":[["2020"]]},"page":"1-13","title":"Penerapan Sistem Mobile Banking Dalam Peningkatan Pelayanan Nasabah Bank Sulselbar Cabang Baru","type":"article-journal"},"uris":["http://www.mendeley.com/documents/?uuid=8c35ab1b-db07-4b86-bdf6-d8f234062fc2"]}],"mendeley":{"formattedCitation":"(Sulfiana, 2020)","plainTextFormattedCitation":"(Sulfiana, 2020)","previouslyFormattedCitation":"(Sulfiana, 2020)"},"properties":{"noteIndex":0},"schema":"https://github.com/citation-style-language/schema/raw/master/csl-citation.json"}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(Sulfiana, 2020)</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meningkatnya</w:t>
      </w:r>
      <w:proofErr w:type="spellEnd"/>
      <w:r w:rsidRPr="00CF16A5">
        <w:rPr>
          <w:rFonts w:cs="Times New Roman"/>
          <w:szCs w:val="24"/>
        </w:rPr>
        <w:t xml:space="preserve"> </w:t>
      </w:r>
      <w:proofErr w:type="spellStart"/>
      <w:r w:rsidRPr="00CF16A5">
        <w:rPr>
          <w:rFonts w:cs="Times New Roman"/>
          <w:szCs w:val="24"/>
        </w:rPr>
        <w:t>pengguna</w:t>
      </w:r>
      <w:proofErr w:type="spellEnd"/>
      <w:r w:rsidRPr="00CF16A5">
        <w:rPr>
          <w:rFonts w:cs="Times New Roman"/>
          <w:szCs w:val="24"/>
        </w:rPr>
        <w:t xml:space="preserve"> </w:t>
      </w:r>
      <w:r w:rsidRPr="00CF16A5">
        <w:rPr>
          <w:rFonts w:cs="Times New Roman"/>
          <w:i/>
          <w:iCs/>
          <w:szCs w:val="24"/>
        </w:rPr>
        <w:t>m-banking</w:t>
      </w:r>
      <w:r w:rsidRPr="00CF16A5">
        <w:rPr>
          <w:rFonts w:cs="Times New Roman"/>
          <w:i/>
          <w:iCs/>
          <w:szCs w:val="24"/>
        </w:rPr>
        <w:softHyphen/>
      </w:r>
      <w:r w:rsidRPr="00CF16A5">
        <w:rPr>
          <w:rFonts w:cs="Times New Roman"/>
          <w:szCs w:val="24"/>
        </w:rPr>
        <w:t xml:space="preserve"> </w:t>
      </w:r>
      <w:proofErr w:type="spellStart"/>
      <w:r w:rsidRPr="00CF16A5">
        <w:rPr>
          <w:rFonts w:cs="Times New Roman"/>
          <w:szCs w:val="24"/>
        </w:rPr>
        <w:t>berarti</w:t>
      </w:r>
      <w:proofErr w:type="spellEnd"/>
      <w:r w:rsidRPr="00CF16A5">
        <w:rPr>
          <w:rFonts w:cs="Times New Roman"/>
          <w:szCs w:val="24"/>
        </w:rPr>
        <w:t xml:space="preserve"> </w:t>
      </w:r>
      <w:proofErr w:type="spellStart"/>
      <w:r w:rsidRPr="00CF16A5">
        <w:rPr>
          <w:rFonts w:cs="Times New Roman"/>
          <w:szCs w:val="24"/>
        </w:rPr>
        <w:t>semakin</w:t>
      </w:r>
      <w:proofErr w:type="spellEnd"/>
      <w:r w:rsidRPr="00CF16A5">
        <w:rPr>
          <w:rFonts w:cs="Times New Roman"/>
          <w:szCs w:val="24"/>
        </w:rPr>
        <w:t xml:space="preserve"> </w:t>
      </w:r>
      <w:proofErr w:type="spellStart"/>
      <w:r w:rsidRPr="00CF16A5">
        <w:rPr>
          <w:rFonts w:cs="Times New Roman"/>
          <w:szCs w:val="24"/>
        </w:rPr>
        <w:t>banyak</w:t>
      </w:r>
      <w:proofErr w:type="spellEnd"/>
      <w:r w:rsidRPr="00CF16A5">
        <w:rPr>
          <w:rFonts w:cs="Times New Roman"/>
          <w:szCs w:val="24"/>
        </w:rPr>
        <w:t xml:space="preserve"> orang yang </w:t>
      </w:r>
      <w:proofErr w:type="spellStart"/>
      <w:r w:rsidRPr="00CF16A5">
        <w:rPr>
          <w:rFonts w:cs="Times New Roman"/>
          <w:szCs w:val="24"/>
        </w:rPr>
        <w:t>terhubung</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lembaga</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dan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berkontribusi</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{"citationItems":[{"id":"ITEM-1","itemData":{"DOI":"10.1080/02681102.2017.1422105","ISSN":"15540170","abstract":"Whilst there have been growing interest and efforts by governments in developing countries to disburse digital government-to-person (G2P) payments to promote financial inclusion, the role of mobile banking in the receipt of social cash remains under-researched. Through an interpretive case study of the Benazir Income Support Programme (BISP) in Pakistan, this paper applies Orlikowski’s Duality of Technology that critically examines mobile banking usage by women beneficiaries and technology's effects on the institutional properties of their households. Qualitative data were collected through semi-structured interviews from participants located in Pakistan. The findings highlighted that mobile banking enabled women to receive the full amount of grants, securely and conveniently, from agents. However, mobile banking imposed human, socio-economic and technological constraints which restricted women's access to and usage of financial services that limited financial inclusion. Women were socially and politically empowered, thereby, social inclusion was transformative. This paper theoretically contributes to the Duality of Technology framework that was deterministic for women beneficiaries. The study accentuates the redesign of mobile banking to match women's capabilities, and imparting financial and digital training to them. Also, the provision of a range of financial resources to beneficiaries may steer micro-entrepreneurial activities to advance the inclusion agenda in Pakistan.","author":[{"dropping-particle":"","family":"Kemal","given":"Atika Ahmad","non-dropping-particle":"","parse-names":false,"suffix":""}],"container-title":"Information Technology for Development","id":"ITEM-1","issue":"3","issued":{"date-parts":[["2019"]]},"page":"475-502","publisher":"Taylor &amp; Francis","title":"Mobile Banking in the Government-to-Person Payment Sector for Financial Inclusion in Pakistan","type":"article-journal","volume":"25"},"uris":["http://www.mendeley.com/documents/?uuid=740fc7ef-1b0e-4566-a822-ad410cc263e5"]}],"mendeley":{"formattedCitation":"(Kemal, 2019)","plainTextFormattedCitation":"(Kemal, 2019)","previouslyFormattedCitation":"(Kemal,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(Kemal, 2019)</w:t>
      </w:r>
      <w:r w:rsidRPr="00CF16A5">
        <w:rPr>
          <w:rFonts w:cs="Times New Roman"/>
          <w:szCs w:val="24"/>
        </w:rPr>
        <w:fldChar w:fldCharType="end"/>
      </w:r>
      <w:r w:rsidRPr="00CF16A5">
        <w:rPr>
          <w:rFonts w:cs="Times New Roman"/>
          <w:szCs w:val="24"/>
        </w:rPr>
        <w:t>.</w:t>
      </w:r>
    </w:p>
    <w:p w14:paraId="26BCEBD1" w14:textId="77777777" w:rsidR="00D36D50" w:rsidRPr="00CF16A5" w:rsidRDefault="00D36D50" w:rsidP="00D36D50">
      <w:pPr>
        <w:spacing w:after="0"/>
        <w:ind w:firstLine="576"/>
        <w:rPr>
          <w:rFonts w:cs="Times New Roman"/>
          <w:i/>
          <w:iCs/>
          <w:szCs w:val="24"/>
        </w:rPr>
      </w:pPr>
      <w:r w:rsidRPr="00CF16A5">
        <w:rPr>
          <w:rFonts w:cs="Times New Roman"/>
          <w:szCs w:val="24"/>
        </w:rPr>
        <w:t xml:space="preserve">Agar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membantu</w:t>
      </w:r>
      <w:proofErr w:type="spellEnd"/>
      <w:r w:rsidRPr="00CF16A5">
        <w:rPr>
          <w:rFonts w:cs="Times New Roman"/>
          <w:szCs w:val="24"/>
        </w:rPr>
        <w:t xml:space="preserve"> </w:t>
      </w:r>
      <w:proofErr w:type="spellStart"/>
      <w:r w:rsidRPr="00CF16A5">
        <w:rPr>
          <w:rFonts w:cs="Times New Roman"/>
          <w:szCs w:val="24"/>
        </w:rPr>
        <w:t>perkembangan</w:t>
      </w:r>
      <w:proofErr w:type="spellEnd"/>
      <w:r w:rsidRPr="00CF16A5">
        <w:rPr>
          <w:rFonts w:cs="Times New Roman"/>
          <w:szCs w:val="24"/>
        </w:rPr>
        <w:t xml:space="preserve"> </w:t>
      </w:r>
      <w:r w:rsidRPr="00CF16A5">
        <w:rPr>
          <w:rFonts w:cs="Times New Roman"/>
          <w:i/>
          <w:iCs/>
          <w:szCs w:val="24"/>
        </w:rPr>
        <w:t>m-banking</w:t>
      </w:r>
      <w:r w:rsidRPr="00CF16A5">
        <w:rPr>
          <w:rFonts w:cs="Times New Roman"/>
          <w:szCs w:val="24"/>
        </w:rPr>
        <w:t xml:space="preserve">, </w:t>
      </w:r>
      <w:proofErr w:type="spellStart"/>
      <w:r w:rsidRPr="00CF16A5">
        <w:rPr>
          <w:rFonts w:cs="Times New Roman"/>
          <w:szCs w:val="24"/>
        </w:rPr>
        <w:t>kita</w:t>
      </w:r>
      <w:proofErr w:type="spellEnd"/>
      <w:r w:rsidRPr="00CF16A5">
        <w:rPr>
          <w:rFonts w:cs="Times New Roman"/>
          <w:szCs w:val="24"/>
        </w:rPr>
        <w:t xml:space="preserve"> </w:t>
      </w:r>
      <w:proofErr w:type="spellStart"/>
      <w:r w:rsidRPr="00CF16A5">
        <w:rPr>
          <w:rFonts w:cs="Times New Roman"/>
          <w:szCs w:val="24"/>
        </w:rPr>
        <w:t>harus</w:t>
      </w:r>
      <w:proofErr w:type="spellEnd"/>
      <w:r w:rsidRPr="00CF16A5">
        <w:rPr>
          <w:rFonts w:cs="Times New Roman"/>
          <w:szCs w:val="24"/>
        </w:rPr>
        <w:t xml:space="preserve"> </w:t>
      </w:r>
      <w:proofErr w:type="spellStart"/>
      <w:r w:rsidRPr="00CF16A5">
        <w:rPr>
          <w:rFonts w:cs="Times New Roman"/>
          <w:szCs w:val="24"/>
        </w:rPr>
        <w:t>mengerti</w:t>
      </w:r>
      <w:proofErr w:type="spellEnd"/>
      <w:r w:rsidRPr="00CF16A5">
        <w:rPr>
          <w:rFonts w:cs="Times New Roman"/>
          <w:szCs w:val="24"/>
        </w:rPr>
        <w:t xml:space="preserve"> salah </w:t>
      </w:r>
      <w:proofErr w:type="spellStart"/>
      <w:r w:rsidRPr="00CF16A5">
        <w:rPr>
          <w:rFonts w:cs="Times New Roman"/>
          <w:szCs w:val="24"/>
        </w:rPr>
        <w:t>satu</w:t>
      </w:r>
      <w:proofErr w:type="spellEnd"/>
      <w:r w:rsidRPr="00CF16A5">
        <w:rPr>
          <w:rFonts w:cs="Times New Roman"/>
          <w:szCs w:val="24"/>
        </w:rPr>
        <w:t xml:space="preserve"> </w:t>
      </w:r>
      <w:proofErr w:type="spellStart"/>
      <w:r w:rsidRPr="00CF16A5">
        <w:rPr>
          <w:rFonts w:cs="Times New Roman"/>
          <w:szCs w:val="24"/>
        </w:rPr>
        <w:t>hal</w:t>
      </w:r>
      <w:proofErr w:type="spellEnd"/>
      <w:r w:rsidRPr="00CF16A5">
        <w:rPr>
          <w:rFonts w:cs="Times New Roman"/>
          <w:szCs w:val="24"/>
        </w:rPr>
        <w:t xml:space="preserve"> yang </w:t>
      </w:r>
      <w:proofErr w:type="spellStart"/>
      <w:r w:rsidRPr="00CF16A5">
        <w:rPr>
          <w:rFonts w:cs="Times New Roman"/>
          <w:szCs w:val="24"/>
        </w:rPr>
        <w:t>berkaitan</w:t>
      </w:r>
      <w:proofErr w:type="spellEnd"/>
      <w:r w:rsidRPr="00CF16A5">
        <w:rPr>
          <w:rFonts w:cs="Times New Roman"/>
          <w:szCs w:val="24"/>
        </w:rPr>
        <w:t xml:space="preserve"> </w:t>
      </w:r>
      <w:proofErr w:type="spellStart"/>
      <w:r w:rsidRPr="00CF16A5">
        <w:rPr>
          <w:rFonts w:cs="Times New Roman"/>
          <w:szCs w:val="24"/>
        </w:rPr>
        <w:t>dengannya</w:t>
      </w:r>
      <w:proofErr w:type="spellEnd"/>
      <w:r w:rsidRPr="00CF16A5">
        <w:rPr>
          <w:rFonts w:cs="Times New Roman"/>
          <w:szCs w:val="24"/>
        </w:rPr>
        <w:t xml:space="preserve">,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perbedaan</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r w:rsidRPr="00CF16A5">
        <w:rPr>
          <w:rFonts w:cs="Times New Roman"/>
          <w:i/>
          <w:iCs/>
          <w:szCs w:val="24"/>
        </w:rPr>
        <w:t>individual differences</w:t>
      </w:r>
      <w:r w:rsidRPr="00CF16A5">
        <w:rPr>
          <w:rFonts w:cs="Times New Roman"/>
          <w:szCs w:val="24"/>
        </w:rPr>
        <w:t>)</w:t>
      </w:r>
      <w:r w:rsidRPr="00CF16A5">
        <w:rPr>
          <w:rFonts w:cs="Times New Roman"/>
          <w:i/>
          <w:iCs/>
          <w:szCs w:val="24"/>
        </w:rPr>
        <w:t xml:space="preserve"> </w:t>
      </w:r>
      <w:r w:rsidRPr="00CF16A5">
        <w:rPr>
          <w:rFonts w:cs="Times New Roman"/>
          <w:i/>
          <w:iCs/>
          <w:szCs w:val="24"/>
        </w:rPr>
        <w:fldChar w:fldCharType="begin" w:fldLock="1"/>
      </w:r>
      <w:r>
        <w:rPr>
          <w:rFonts w:cs="Times New Roman"/>
          <w:i/>
          <w:iCs/>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CF16A5">
        <w:rPr>
          <w:rFonts w:cs="Times New Roman"/>
          <w:i/>
          <w:iCs/>
          <w:szCs w:val="24"/>
        </w:rPr>
        <w:fldChar w:fldCharType="separate"/>
      </w:r>
      <w:r w:rsidRPr="00CF16A5">
        <w:rPr>
          <w:rFonts w:cs="Times New Roman"/>
          <w:iCs/>
          <w:noProof/>
          <w:szCs w:val="24"/>
        </w:rPr>
        <w:t>(Kim et al., 2010)</w:t>
      </w:r>
      <w:r w:rsidRPr="00CF16A5">
        <w:rPr>
          <w:rFonts w:cs="Times New Roman"/>
          <w:i/>
          <w:iCs/>
          <w:szCs w:val="24"/>
        </w:rPr>
        <w:fldChar w:fldCharType="end"/>
      </w:r>
      <w:r w:rsidRPr="00CF16A5">
        <w:rPr>
          <w:rFonts w:cs="Times New Roman"/>
          <w:i/>
          <w:iCs/>
          <w:szCs w:val="24"/>
        </w:rPr>
        <w:t xml:space="preserve">. </w:t>
      </w:r>
      <w:proofErr w:type="spellStart"/>
      <w:r w:rsidRPr="00CF16A5">
        <w:rPr>
          <w:rFonts w:cs="Times New Roman"/>
          <w:szCs w:val="24"/>
        </w:rPr>
        <w:t>Penelitian</w:t>
      </w:r>
      <w:proofErr w:type="spellEnd"/>
      <w:r w:rsidRPr="00CF16A5">
        <w:rPr>
          <w:rFonts w:cs="Times New Roman"/>
          <w:szCs w:val="24"/>
        </w:rPr>
        <w:t xml:space="preserve"> ini </w:t>
      </w:r>
      <w:proofErr w:type="spellStart"/>
      <w:r w:rsidRPr="00CF16A5">
        <w:rPr>
          <w:rFonts w:cs="Times New Roman"/>
          <w:szCs w:val="24"/>
        </w:rPr>
        <w:t>mengukur</w:t>
      </w:r>
      <w:proofErr w:type="spellEnd"/>
      <w:r w:rsidRPr="00CF16A5">
        <w:rPr>
          <w:rFonts w:cs="Times New Roman"/>
          <w:szCs w:val="24"/>
        </w:rPr>
        <w:t xml:space="preserve"> </w:t>
      </w:r>
      <w:r w:rsidRPr="00CF16A5">
        <w:rPr>
          <w:rFonts w:cs="Times New Roman"/>
          <w:i/>
          <w:iCs/>
          <w:szCs w:val="24"/>
        </w:rPr>
        <w:t xml:space="preserve">individual differences </w:t>
      </w:r>
      <w:proofErr w:type="spellStart"/>
      <w:r w:rsidRPr="00CF16A5">
        <w:rPr>
          <w:rFonts w:cs="Times New Roman"/>
          <w:szCs w:val="24"/>
        </w:rPr>
        <w:t>berdasarkan</w:t>
      </w:r>
      <w:proofErr w:type="spellEnd"/>
      <w:r w:rsidRPr="00CF16A5">
        <w:rPr>
          <w:rFonts w:cs="Times New Roman"/>
          <w:szCs w:val="24"/>
        </w:rPr>
        <w:t xml:space="preserve"> </w:t>
      </w:r>
      <w:r w:rsidRPr="00CF16A5">
        <w:rPr>
          <w:rFonts w:cs="Times New Roman"/>
          <w:i/>
          <w:iCs/>
          <w:szCs w:val="24"/>
        </w:rPr>
        <w:t xml:space="preserve">personal innovativeness </w:t>
      </w:r>
      <w:r w:rsidRPr="00CF16A5">
        <w:rPr>
          <w:rFonts w:cs="Times New Roman"/>
          <w:szCs w:val="24"/>
        </w:rPr>
        <w:t xml:space="preserve">dan </w:t>
      </w:r>
      <w:r w:rsidRPr="00CF16A5">
        <w:rPr>
          <w:rFonts w:cs="Times New Roman"/>
          <w:i/>
          <w:iCs/>
          <w:szCs w:val="24"/>
        </w:rPr>
        <w:t xml:space="preserve">mobile banking (m-banking) knowledge </w:t>
      </w:r>
      <w:proofErr w:type="spellStart"/>
      <w:r w:rsidRPr="00CF16A5">
        <w:rPr>
          <w:rFonts w:cs="Times New Roman"/>
          <w:szCs w:val="24"/>
        </w:rPr>
        <w:t>karena</w:t>
      </w:r>
      <w:proofErr w:type="spellEnd"/>
      <w:r w:rsidRPr="00CF16A5">
        <w:rPr>
          <w:rFonts w:cs="Times New Roman"/>
          <w:szCs w:val="24"/>
        </w:rPr>
        <w:t xml:space="preserve"> </w:t>
      </w:r>
      <w:proofErr w:type="spellStart"/>
      <w:r w:rsidRPr="00CF16A5">
        <w:rPr>
          <w:rFonts w:cs="Times New Roman"/>
          <w:szCs w:val="24"/>
        </w:rPr>
        <w:t>berperan</w:t>
      </w:r>
      <w:proofErr w:type="spellEnd"/>
      <w:r w:rsidRPr="00CF16A5">
        <w:rPr>
          <w:rFonts w:cs="Times New Roman"/>
          <w:szCs w:val="24"/>
        </w:rPr>
        <w:t xml:space="preserve"> </w:t>
      </w:r>
      <w:proofErr w:type="spellStart"/>
      <w:r w:rsidRPr="00CF16A5">
        <w:rPr>
          <w:rFonts w:cs="Times New Roman"/>
          <w:szCs w:val="24"/>
        </w:rPr>
        <w:t>penting</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sistem</w:t>
      </w:r>
      <w:proofErr w:type="spellEnd"/>
      <w:r w:rsidRPr="00CF16A5">
        <w:rPr>
          <w:rFonts w:cs="Times New Roman"/>
          <w:szCs w:val="24"/>
        </w:rPr>
        <w:t xml:space="preserve"> </w:t>
      </w:r>
      <w:proofErr w:type="spellStart"/>
      <w:r w:rsidRPr="00CF16A5">
        <w:rPr>
          <w:rFonts w:cs="Times New Roman"/>
          <w:szCs w:val="24"/>
        </w:rPr>
        <w:t>informasi</w:t>
      </w:r>
      <w:proofErr w:type="spellEnd"/>
      <w:r w:rsidRPr="00CF16A5">
        <w:rPr>
          <w:rFonts w:cs="Times New Roman"/>
          <w:szCs w:val="24"/>
        </w:rPr>
        <w:t>.</w:t>
      </w:r>
    </w:p>
    <w:p w14:paraId="38AF6B72" w14:textId="77777777" w:rsidR="00D36D50" w:rsidRPr="00CF16A5" w:rsidRDefault="00D36D50" w:rsidP="00D36D50">
      <w:pPr>
        <w:spacing w:after="0"/>
        <w:ind w:firstLine="576"/>
        <w:rPr>
          <w:rFonts w:cs="Times New Roman"/>
          <w:szCs w:val="24"/>
        </w:rPr>
      </w:pPr>
    </w:p>
    <w:p w14:paraId="3CB9C8EF" w14:textId="77777777" w:rsidR="00D36D50" w:rsidRPr="00CF16A5" w:rsidRDefault="00D36D50" w:rsidP="00D36D50">
      <w:pPr>
        <w:pStyle w:val="Heading2"/>
        <w:numPr>
          <w:ilvl w:val="1"/>
          <w:numId w:val="6"/>
        </w:numPr>
        <w:spacing w:before="0"/>
        <w:jc w:val="both"/>
        <w:rPr>
          <w:rFonts w:cs="Times New Roman"/>
          <w:i/>
          <w:iCs/>
          <w:szCs w:val="24"/>
        </w:rPr>
      </w:pPr>
      <w:proofErr w:type="spellStart"/>
      <w:r w:rsidRPr="00CF16A5">
        <w:rPr>
          <w:rFonts w:cs="Times New Roman"/>
          <w:szCs w:val="24"/>
        </w:rPr>
        <w:t>Perbedaan</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r w:rsidRPr="00CF16A5">
        <w:rPr>
          <w:rFonts w:cs="Times New Roman"/>
          <w:i/>
          <w:iCs/>
          <w:szCs w:val="24"/>
        </w:rPr>
        <w:t>Individual Differences)</w:t>
      </w:r>
    </w:p>
    <w:p w14:paraId="3E5E4E78" w14:textId="77777777" w:rsidR="00D36D50" w:rsidRPr="00CF16A5" w:rsidRDefault="00D36D50" w:rsidP="00D36D50">
      <w:pPr>
        <w:spacing w:after="0"/>
        <w:ind w:firstLine="567"/>
        <w:rPr>
          <w:rFonts w:cs="Times New Roman"/>
          <w:szCs w:val="24"/>
        </w:rPr>
      </w:pPr>
      <w:proofErr w:type="spellStart"/>
      <w:r w:rsidRPr="00CF16A5">
        <w:rPr>
          <w:rFonts w:cs="Times New Roman"/>
          <w:szCs w:val="24"/>
        </w:rPr>
        <w:t>Meskipun</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generasi</w:t>
      </w:r>
      <w:proofErr w:type="spellEnd"/>
      <w:r w:rsidRPr="00CF16A5">
        <w:rPr>
          <w:rFonts w:cs="Times New Roman"/>
          <w:szCs w:val="24"/>
        </w:rPr>
        <w:t xml:space="preserve"> yang </w:t>
      </w:r>
      <w:proofErr w:type="spellStart"/>
      <w:r w:rsidRPr="00CF16A5">
        <w:rPr>
          <w:rFonts w:cs="Times New Roman"/>
          <w:szCs w:val="24"/>
        </w:rPr>
        <w:t>sama</w:t>
      </w:r>
      <w:proofErr w:type="spellEnd"/>
      <w:r w:rsidRPr="00CF16A5">
        <w:rPr>
          <w:rFonts w:cs="Times New Roman"/>
          <w:szCs w:val="24"/>
        </w:rPr>
        <w:t xml:space="preserve">, </w:t>
      </w:r>
      <w:proofErr w:type="spellStart"/>
      <w:r w:rsidRPr="00CF16A5">
        <w:rPr>
          <w:rFonts w:cs="Times New Roman"/>
          <w:szCs w:val="24"/>
        </w:rPr>
        <w:t>seorang</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sangat</w:t>
      </w:r>
      <w:proofErr w:type="spellEnd"/>
      <w:r w:rsidRPr="00CF16A5">
        <w:rPr>
          <w:rFonts w:cs="Times New Roman"/>
          <w:szCs w:val="24"/>
        </w:rPr>
        <w:t xml:space="preserve"> </w:t>
      </w:r>
      <w:proofErr w:type="spellStart"/>
      <w:r w:rsidRPr="00CF16A5">
        <w:rPr>
          <w:rFonts w:cs="Times New Roman"/>
          <w:szCs w:val="24"/>
        </w:rPr>
        <w:t>berbeda</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pengalaman</w:t>
      </w:r>
      <w:proofErr w:type="spellEnd"/>
      <w:r w:rsidRPr="00CF16A5">
        <w:rPr>
          <w:rFonts w:cs="Times New Roman"/>
          <w:szCs w:val="24"/>
        </w:rPr>
        <w:t xml:space="preserve">, </w:t>
      </w:r>
      <w:proofErr w:type="spellStart"/>
      <w:r w:rsidRPr="00CF16A5">
        <w:rPr>
          <w:rFonts w:cs="Times New Roman"/>
          <w:szCs w:val="24"/>
        </w:rPr>
        <w:t>preferensi</w:t>
      </w:r>
      <w:proofErr w:type="spellEnd"/>
      <w:r w:rsidRPr="00CF16A5">
        <w:rPr>
          <w:rFonts w:cs="Times New Roman"/>
          <w:szCs w:val="24"/>
        </w:rPr>
        <w:t xml:space="preserve">, dan </w:t>
      </w:r>
      <w:proofErr w:type="spellStart"/>
      <w:r w:rsidRPr="00CF16A5">
        <w:rPr>
          <w:rFonts w:cs="Times New Roman"/>
          <w:szCs w:val="24"/>
        </w:rPr>
        <w:t>perilaku</w:t>
      </w:r>
      <w:proofErr w:type="spellEnd"/>
      <w:r w:rsidRPr="00CF16A5">
        <w:rPr>
          <w:rFonts w:cs="Times New Roman"/>
          <w:szCs w:val="24"/>
        </w:rPr>
        <w:t xml:space="preserve"> yang </w:t>
      </w:r>
      <w:proofErr w:type="spellStart"/>
      <w:r w:rsidRPr="00CF16A5">
        <w:rPr>
          <w:rFonts w:cs="Times New Roman"/>
          <w:szCs w:val="24"/>
        </w:rPr>
        <w:t>berkaitan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teknologi</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{"citationItems":[{"id":"ITEM-1","itemData":{"DOI":"10.1016/j.chb.2018.08.031","ISSN":"07475632","abstract":"A “digital native” is a member of the younger generation who grew up in the cyber age. Although earlier studies have focused on digital natives’ competence in information technology (IT) usage, their vulnerability to IT addiction has received scant attention. The overarching aim of this study was to investigate the hypothesized associations between digital nativity and four common types of IT addiction (i.e., Internet addiction, Internet gaming disorder, smartphone addiction, and Facebook addiction). Specifically, our study adopted a multidimensional approach to compare the associations between specific attributes of digital natives and each types of IT addiction. We further examined whether the attributes of digital natives could explain additional variance in IT addiction beyond that accounted for by age. In 2017, a cross-sectional online survey was conducted through MTurk among 1001 U.S. residents (56% women; meanage = 35.0, rangeage = 18–83). The results revealed robust positive associations between digital nativity and four types of IT addiction, albeit with differential associations between various attributes of digital natives and diverse addiction types. Moreover, attributes of digital natives exhibited explanatory power beyond that provided by age. These findings highlight the value of adopting the multidimensional, individual difference approach in the study of digital nativity.","author":[{"dropping-particle":"","family":"Wang","given":"Hsin Yi","non-dropping-particle":"","parse-names":false,"suffix":""},{"dropping-particle":"","family":"Sigerson","given":"Leif","non-dropping-particle":"","parse-names":false,"suffix":""},{"dropping-particle":"","family":"Cheng","given":"Cecilia","non-dropping-particle":"","parse-names":false,"suffix":""}],"container-title":"Computers in Human Behavior","id":"ITEM-1","issued":{"date-parts":[["2018"]]},"page":"1-9","publisher":"Elsevier B.V.","title":"Digital Nativity and Information Technology Addiction: Age cohort versus individual difference approaches","type":"article-journal","volume":"90"},"uris":["http://www.mendeley.com/documents/?uuid=3f87aa89-837c-4f4a-a677-e90d9a47e872"]}],"mendeley":{"formattedCitation":"(Wang et al., 2018)","plainTextFormattedCitation":"(Wang et al., 2018)","previouslyFormattedCitation":"(Wang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(Wang et al.,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jurnalnya</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{"citationItems":[{"id":"ITEM-1","itemData":{"DOI":"10.1016/j.compedu.2016.04.003","ISSN":"03601315","abstract":"In an era of global changes, flexible thinking is a key competency, necessary for learning in technology-enhanced environments. Advancements in instructional science and educational technologies call for an updated conceptualization of 'flexible thinking' to address current educational challenges. Echoing this need, the goal of this study was to re-conceptualize flexible thinking and to generate a valid and reliable instrument for measuring an individual's inclination to think flexibly in contemporary learning situations. A Six-stage study was designed to assess and validate the new instrument. As a result, the Flexible Thinking in Learning (FTL) scale was generated, consisting of three subscales: Acceptance of new or changing technologies, Open-mindedness to others' ideas, and Adapting to changes in learning situations. Within the framework of the current study, findings confirmed the FTL scale's content, construct, and concurrent validity, indicating stability across populations and over time. Consequently, the FTL scale may serve as both a research instrument and a self-assessment tool. It may assist in the evaluation of learners' inclination to think flexibly or in explaining individual differences regarding the utilization of new learning methods. Yet, generalizability should be carefully considered and additional studies should be conducted to examine the FTL scale among learners from different age groups and academic background.","author":[{"dropping-particle":"","family":"Barak","given":"Miri","non-dropping-particle":"","parse-names":false,"suffix":""},{"dropping-particle":"","family":"Levenberg","given":"Ariella","non-dropping-particle":"","parse-names":false,"suffix":""}],"id":"ITEM-1","issued":{"date-parts":[["2016"]]},"page":"39-52","publisher":"Elsevier Ltd","title":"Flexible thinking in learning: An individual differences measure for learning in technology-enhanced environments","type":"article-journal","volume":"99"},"uris":["http://www.mendeley.com/documents/?uuid=c32ba075-7047-4a03-87a8-475e99b91bdc"]}],"mendeley":{"formattedCitation":"(Barak &amp; Levenberg, 2016)","manualFormatting":"Barak &amp; Levenberg (2016)","plainTextFormattedCitation":"(Barak &amp; Levenberg, 2016)","previouslyFormattedCitation":"(Barak &amp; Levenberg, 2016)"},"properties":{"noteIndex":0},"schema":"https://github.com/citation-style-language/schema/raw/master/csl-citation.json"}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Barak &amp; Levenberg (2016)</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mengatakan</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yang </w:t>
      </w:r>
      <w:proofErr w:type="spellStart"/>
      <w:r w:rsidRPr="00CF16A5">
        <w:rPr>
          <w:rFonts w:cs="Times New Roman"/>
          <w:szCs w:val="24"/>
        </w:rPr>
        <w:t>berpikir</w:t>
      </w:r>
      <w:proofErr w:type="spellEnd"/>
      <w:r w:rsidRPr="00CF16A5">
        <w:rPr>
          <w:rFonts w:cs="Times New Roman"/>
          <w:szCs w:val="24"/>
        </w:rPr>
        <w:t xml:space="preserve"> </w:t>
      </w:r>
      <w:proofErr w:type="spellStart"/>
      <w:r w:rsidRPr="00CF16A5">
        <w:rPr>
          <w:rFonts w:cs="Times New Roman"/>
          <w:szCs w:val="24"/>
        </w:rPr>
        <w:t>fleksibel</w:t>
      </w:r>
      <w:proofErr w:type="spellEnd"/>
      <w:r w:rsidRPr="00CF16A5">
        <w:rPr>
          <w:rFonts w:cs="Times New Roman"/>
          <w:szCs w:val="24"/>
        </w:rPr>
        <w:t xml:space="preserve"> </w:t>
      </w:r>
      <w:proofErr w:type="spellStart"/>
      <w:r w:rsidRPr="00CF16A5">
        <w:rPr>
          <w:rFonts w:cs="Times New Roman"/>
          <w:szCs w:val="24"/>
        </w:rPr>
        <w:t>terbuka</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ide-ide </w:t>
      </w:r>
      <w:proofErr w:type="spellStart"/>
      <w:r w:rsidRPr="00CF16A5">
        <w:rPr>
          <w:rFonts w:cs="Times New Roman"/>
          <w:szCs w:val="24"/>
        </w:rPr>
        <w:t>baru</w:t>
      </w:r>
      <w:proofErr w:type="spellEnd"/>
      <w:r w:rsidRPr="00CF16A5">
        <w:rPr>
          <w:rFonts w:cs="Times New Roman"/>
          <w:szCs w:val="24"/>
        </w:rPr>
        <w:t xml:space="preserve"> </w:t>
      </w:r>
      <w:proofErr w:type="spellStart"/>
      <w:r w:rsidRPr="00CF16A5">
        <w:rPr>
          <w:rFonts w:cs="Times New Roman"/>
          <w:szCs w:val="24"/>
        </w:rPr>
        <w:t>menunjukkan</w:t>
      </w:r>
      <w:proofErr w:type="spellEnd"/>
      <w:r w:rsidRPr="00CF16A5">
        <w:rPr>
          <w:rFonts w:cs="Times New Roman"/>
          <w:szCs w:val="24"/>
        </w:rPr>
        <w:t xml:space="preserve"> </w:t>
      </w:r>
      <w:proofErr w:type="spellStart"/>
      <w:r w:rsidRPr="00CF16A5">
        <w:rPr>
          <w:rFonts w:cs="Times New Roman"/>
          <w:szCs w:val="24"/>
        </w:rPr>
        <w:t>keberhasilan</w:t>
      </w:r>
      <w:proofErr w:type="spellEnd"/>
      <w:r w:rsidRPr="00CF16A5">
        <w:rPr>
          <w:rFonts w:cs="Times New Roman"/>
          <w:szCs w:val="24"/>
        </w:rPr>
        <w:t xml:space="preserve"> yang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besar</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menghadapi</w:t>
      </w:r>
      <w:proofErr w:type="spellEnd"/>
      <w:r w:rsidRPr="00CF16A5">
        <w:rPr>
          <w:rFonts w:cs="Times New Roman"/>
          <w:szCs w:val="24"/>
        </w:rPr>
        <w:t xml:space="preserve"> </w:t>
      </w:r>
      <w:proofErr w:type="spellStart"/>
      <w:r w:rsidRPr="00CF16A5">
        <w:rPr>
          <w:rFonts w:cs="Times New Roman"/>
          <w:szCs w:val="24"/>
        </w:rPr>
        <w:t>perubahan</w:t>
      </w:r>
      <w:proofErr w:type="spellEnd"/>
      <w:r w:rsidRPr="00CF16A5">
        <w:rPr>
          <w:rFonts w:cs="Times New Roman"/>
          <w:szCs w:val="24"/>
        </w:rPr>
        <w:t xml:space="preserve"> </w:t>
      </w:r>
      <w:proofErr w:type="spellStart"/>
      <w:r w:rsidRPr="00CF16A5">
        <w:rPr>
          <w:rFonts w:cs="Times New Roman"/>
          <w:szCs w:val="24"/>
        </w:rPr>
        <w:t>kehidupan</w:t>
      </w:r>
      <w:proofErr w:type="spellEnd"/>
      <w:r>
        <w:rPr>
          <w:rFonts w:cs="Times New Roman"/>
          <w:szCs w:val="24"/>
        </w:rPr>
        <w:t xml:space="preserve">. </w:t>
      </w:r>
      <w:proofErr w:type="spellStart"/>
      <w:r w:rsidRPr="00CF16A5">
        <w:rPr>
          <w:rFonts w:cs="Times New Roman"/>
          <w:szCs w:val="24"/>
        </w:rPr>
        <w:t>Mereka</w:t>
      </w:r>
      <w:proofErr w:type="spellEnd"/>
      <w:r w:rsidRPr="00CF16A5">
        <w:rPr>
          <w:rFonts w:cs="Times New Roman"/>
          <w:szCs w:val="24"/>
        </w:rPr>
        <w:t xml:space="preserve"> </w:t>
      </w:r>
      <w:proofErr w:type="spellStart"/>
      <w:r w:rsidRPr="00CF16A5">
        <w:rPr>
          <w:rFonts w:cs="Times New Roman"/>
          <w:szCs w:val="24"/>
        </w:rPr>
        <w:t>memproses</w:t>
      </w:r>
      <w:proofErr w:type="spellEnd"/>
      <w:r w:rsidRPr="00CF16A5">
        <w:rPr>
          <w:rFonts w:cs="Times New Roman"/>
          <w:szCs w:val="24"/>
        </w:rPr>
        <w:t xml:space="preserve"> </w:t>
      </w:r>
      <w:proofErr w:type="spellStart"/>
      <w:r w:rsidRPr="00CF16A5">
        <w:rPr>
          <w:rFonts w:cs="Times New Roman"/>
          <w:szCs w:val="24"/>
        </w:rPr>
        <w:t>informasi</w:t>
      </w:r>
      <w:proofErr w:type="spellEnd"/>
      <w:r w:rsidRPr="00CF16A5">
        <w:rPr>
          <w:rFonts w:cs="Times New Roman"/>
          <w:szCs w:val="24"/>
        </w:rPr>
        <w:t xml:space="preserve"> </w:t>
      </w:r>
      <w:proofErr w:type="spellStart"/>
      <w:r w:rsidRPr="00CF16A5">
        <w:rPr>
          <w:rFonts w:cs="Times New Roman"/>
          <w:szCs w:val="24"/>
        </w:rPr>
        <w:t>baru</w:t>
      </w:r>
      <w:proofErr w:type="spellEnd"/>
      <w:r w:rsidRPr="00CF16A5">
        <w:rPr>
          <w:rFonts w:cs="Times New Roman"/>
          <w:szCs w:val="24"/>
        </w:rPr>
        <w:t xml:space="preserve"> dan </w:t>
      </w:r>
      <w:proofErr w:type="spellStart"/>
      <w:r w:rsidRPr="00CF16A5">
        <w:rPr>
          <w:rFonts w:cs="Times New Roman"/>
          <w:szCs w:val="24"/>
        </w:rPr>
        <w:t>menjelajahi</w:t>
      </w:r>
      <w:proofErr w:type="spellEnd"/>
      <w:r w:rsidRPr="00CF16A5">
        <w:rPr>
          <w:rFonts w:cs="Times New Roman"/>
          <w:szCs w:val="24"/>
        </w:rPr>
        <w:t xml:space="preserve"> </w:t>
      </w:r>
      <w:proofErr w:type="spellStart"/>
      <w:r w:rsidRPr="00CF16A5">
        <w:rPr>
          <w:rFonts w:cs="Times New Roman"/>
          <w:szCs w:val="24"/>
        </w:rPr>
        <w:t>lingkungan</w:t>
      </w:r>
      <w:proofErr w:type="spellEnd"/>
      <w:r w:rsidRPr="00CF16A5">
        <w:rPr>
          <w:rFonts w:cs="Times New Roman"/>
          <w:szCs w:val="24"/>
        </w:rPr>
        <w:t xml:space="preserve"> </w:t>
      </w:r>
      <w:proofErr w:type="spellStart"/>
      <w:r w:rsidRPr="00CF16A5">
        <w:rPr>
          <w:rFonts w:cs="Times New Roman"/>
          <w:szCs w:val="24"/>
        </w:rPr>
        <w:t>baru</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mudah</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yang </w:t>
      </w:r>
      <w:proofErr w:type="spellStart"/>
      <w:r w:rsidRPr="00CF16A5">
        <w:rPr>
          <w:rFonts w:cs="Times New Roman"/>
          <w:szCs w:val="24"/>
        </w:rPr>
        <w:t>dilakukan</w:t>
      </w:r>
      <w:proofErr w:type="spellEnd"/>
      <w:r w:rsidRPr="00CF16A5">
        <w:rPr>
          <w:rFonts w:cs="Times New Roman"/>
          <w:szCs w:val="24"/>
        </w:rPr>
        <w:t xml:space="preserve"> oleh </w:t>
      </w:r>
      <w:r w:rsidRPr="00CF16A5">
        <w:rPr>
          <w:rFonts w:cs="Times New Roman"/>
          <w:szCs w:val="24"/>
        </w:rPr>
        <w:fldChar w:fldCharType="begin" w:fldLock="1"/>
      </w:r>
      <w:r w:rsidRPr="00CF16A5">
        <w:rPr>
          <w:rFonts w:cs="Times New Roman"/>
          <w:szCs w:val="24"/>
        </w:rPr>
        <w:instrText>ADDIN CSL_CITATION {"citationItems":[{"id":"ITEM-1","itemData":{"DOI":"10.1287/mnsc.25.10.966","ISSN":"00251909","abstract":"Of the numerous factors believed to influence MIS success, the area of individual differences has by far been the most extensively studied. This paper synthesizes the findings of empirical investigations of the manner in which individual differences impact MIS success. Suggestions are made regarding those aspects which would benefit most from future research.","author":[{"dropping-particle":"","family":"Zmud","given":"Robert W.","non-dropping-particle":"","parse-names":false,"suffix":""}],"container-title":"Management Science","id":"ITEM-1","issue":"10","issued":{"date-parts":[["1979"]]},"page":"966-979","title":"Individual Differences and Mis Success: a Review of the Empirical Literature.","type":"article-journal","volume":"25"},"uris":["http://www.mendeley.com/documents/?uuid=ab8084fa-23a0-4ae1-b7a8-869bfb1e8548"]}],"mendeley":{"formattedCitation":"(Zmud, 1979)","manualFormatting":"Zmud (1979)","plainTextFormattedCitation":"(Zmud, 1979)","previouslyFormattedCitation":"(Zmud, 1979)"},"properties":{"noteIndex":0},"schema":"https://github.com/citation-style-language/schema/raw/master/csl-citation.json"}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Zmud (1979)</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r w:rsidRPr="00CF16A5">
        <w:rPr>
          <w:rFonts w:cs="Times New Roman"/>
          <w:i/>
          <w:iCs/>
          <w:szCs w:val="24"/>
        </w:rPr>
        <w:t>individual differences</w:t>
      </w:r>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keberhasilan</w:t>
      </w:r>
      <w:proofErr w:type="spellEnd"/>
      <w:r w:rsidRPr="00CF16A5">
        <w:rPr>
          <w:rFonts w:cs="Times New Roman"/>
          <w:szCs w:val="24"/>
        </w:rPr>
        <w:t xml:space="preserve"> </w:t>
      </w:r>
      <w:r w:rsidRPr="00CF16A5">
        <w:rPr>
          <w:rFonts w:cs="Times New Roman"/>
          <w:i/>
          <w:iCs/>
          <w:szCs w:val="24"/>
        </w:rPr>
        <w:t>management information system (MIS)</w:t>
      </w:r>
      <w:r w:rsidRPr="00CF16A5">
        <w:rPr>
          <w:rFonts w:cs="Times New Roman"/>
          <w:szCs w:val="24"/>
        </w:rPr>
        <w:t xml:space="preserve"> </w:t>
      </w:r>
      <w:proofErr w:type="spellStart"/>
      <w:r w:rsidRPr="00CF16A5">
        <w:rPr>
          <w:rFonts w:cs="Times New Roman"/>
          <w:szCs w:val="24"/>
        </w:rPr>
        <w:t>menunjukkan</w:t>
      </w:r>
      <w:proofErr w:type="spellEnd"/>
      <w:r w:rsidRPr="00CF16A5">
        <w:rPr>
          <w:rFonts w:cs="Times New Roman"/>
          <w:szCs w:val="24"/>
        </w:rPr>
        <w:t xml:space="preserve"> </w:t>
      </w:r>
      <w:proofErr w:type="spellStart"/>
      <w:r w:rsidRPr="00CF16A5">
        <w:rPr>
          <w:rFonts w:cs="Times New Roman"/>
          <w:szCs w:val="24"/>
        </w:rPr>
        <w:t>bahwa</w:t>
      </w:r>
      <w:proofErr w:type="spellEnd"/>
      <w:r w:rsidRPr="00CF16A5">
        <w:rPr>
          <w:rFonts w:cs="Times New Roman"/>
          <w:szCs w:val="24"/>
        </w:rPr>
        <w:t xml:space="preserve"> </w:t>
      </w:r>
      <w:r w:rsidRPr="00CF16A5">
        <w:rPr>
          <w:rFonts w:cs="Times New Roman"/>
          <w:i/>
          <w:iCs/>
          <w:szCs w:val="24"/>
        </w:rPr>
        <w:t>individual differences</w:t>
      </w:r>
      <w:r w:rsidRPr="00CF16A5">
        <w:rPr>
          <w:rFonts w:cs="Times New Roman"/>
          <w:szCs w:val="24"/>
        </w:rPr>
        <w:t xml:space="preserve"> </w:t>
      </w:r>
      <w:proofErr w:type="spellStart"/>
      <w:r w:rsidRPr="00CF16A5">
        <w:rPr>
          <w:rFonts w:cs="Times New Roman"/>
          <w:szCs w:val="24"/>
        </w:rPr>
        <w:t>mempengaruhi</w:t>
      </w:r>
      <w:proofErr w:type="spellEnd"/>
      <w:r w:rsidRPr="00CF16A5">
        <w:rPr>
          <w:rFonts w:cs="Times New Roman"/>
          <w:szCs w:val="24"/>
        </w:rPr>
        <w:t xml:space="preserve"> </w:t>
      </w:r>
      <w:proofErr w:type="spellStart"/>
      <w:r w:rsidRPr="00CF16A5">
        <w:rPr>
          <w:rFonts w:cs="Times New Roman"/>
          <w:szCs w:val="24"/>
        </w:rPr>
        <w:t>keberhasilan</w:t>
      </w:r>
      <w:proofErr w:type="spellEnd"/>
      <w:r w:rsidRPr="00CF16A5">
        <w:rPr>
          <w:rFonts w:cs="Times New Roman"/>
          <w:szCs w:val="24"/>
        </w:rPr>
        <w:t xml:space="preserve"> </w:t>
      </w:r>
      <w:r w:rsidRPr="00CF16A5">
        <w:rPr>
          <w:rFonts w:cs="Times New Roman"/>
          <w:i/>
          <w:iCs/>
          <w:szCs w:val="24"/>
        </w:rPr>
        <w:t>MIS</w:t>
      </w:r>
      <w:r w:rsidRPr="00CF16A5">
        <w:rPr>
          <w:rFonts w:cs="Times New Roman"/>
          <w:szCs w:val="24"/>
        </w:rPr>
        <w:t xml:space="preserve"> </w:t>
      </w:r>
      <w:proofErr w:type="spellStart"/>
      <w:r w:rsidRPr="00CF16A5">
        <w:rPr>
          <w:rFonts w:cs="Times New Roman"/>
          <w:szCs w:val="24"/>
        </w:rPr>
        <w:t>meskipun</w:t>
      </w:r>
      <w:proofErr w:type="spellEnd"/>
      <w:r w:rsidRPr="00CF16A5">
        <w:rPr>
          <w:rFonts w:cs="Times New Roman"/>
          <w:szCs w:val="24"/>
        </w:rPr>
        <w:t xml:space="preserve"> </w:t>
      </w:r>
      <w:proofErr w:type="spellStart"/>
      <w:r w:rsidRPr="00CF16A5">
        <w:rPr>
          <w:rFonts w:cs="Times New Roman"/>
          <w:szCs w:val="24"/>
        </w:rPr>
        <w:t>belum</w:t>
      </w:r>
      <w:proofErr w:type="spellEnd"/>
      <w:r w:rsidRPr="00CF16A5">
        <w:rPr>
          <w:rFonts w:cs="Times New Roman"/>
          <w:szCs w:val="24"/>
        </w:rPr>
        <w:t xml:space="preserve"> </w:t>
      </w:r>
      <w:proofErr w:type="spellStart"/>
      <w:r w:rsidRPr="00CF16A5">
        <w:rPr>
          <w:rFonts w:cs="Times New Roman"/>
          <w:szCs w:val="24"/>
        </w:rPr>
        <w:t>diketahui</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hubungan</w:t>
      </w:r>
      <w:proofErr w:type="spellEnd"/>
      <w:r w:rsidRPr="00CF16A5">
        <w:rPr>
          <w:rFonts w:cs="Times New Roman"/>
          <w:szCs w:val="24"/>
        </w:rPr>
        <w:t xml:space="preserve"> </w:t>
      </w:r>
      <w:proofErr w:type="spellStart"/>
      <w:r w:rsidRPr="00CF16A5">
        <w:rPr>
          <w:rFonts w:cs="Times New Roman"/>
          <w:szCs w:val="24"/>
        </w:rPr>
        <w:t>spesifik</w:t>
      </w:r>
      <w:proofErr w:type="spellEnd"/>
      <w:r w:rsidRPr="00CF16A5">
        <w:rPr>
          <w:rFonts w:cs="Times New Roman"/>
          <w:szCs w:val="24"/>
        </w:rPr>
        <w:t xml:space="preserve"> yang </w:t>
      </w:r>
      <w:proofErr w:type="spellStart"/>
      <w:r w:rsidRPr="00CF16A5">
        <w:rPr>
          <w:rFonts w:cs="Times New Roman"/>
          <w:szCs w:val="24"/>
        </w:rPr>
        <w:t>terlibat</w:t>
      </w:r>
      <w:proofErr w:type="spellEnd"/>
      <w:r w:rsidRPr="00CF16A5">
        <w:rPr>
          <w:rFonts w:cs="Times New Roman"/>
          <w:szCs w:val="24"/>
        </w:rPr>
        <w:t>.</w:t>
      </w:r>
    </w:p>
    <w:p w14:paraId="42F51CAC" w14:textId="77777777" w:rsidR="00D36D50" w:rsidRPr="00CF16A5" w:rsidRDefault="00D36D50" w:rsidP="00D36D50">
      <w:pPr>
        <w:spacing w:after="0"/>
        <w:ind w:firstLine="567"/>
        <w:rPr>
          <w:rFonts w:cs="Times New Roman"/>
          <w:szCs w:val="24"/>
        </w:rPr>
      </w:pPr>
      <w:r w:rsidRPr="00CF16A5">
        <w:rPr>
          <w:rFonts w:cs="Times New Roman"/>
          <w:i/>
          <w:iCs/>
          <w:szCs w:val="24"/>
        </w:rPr>
        <w:t>Individual differences</w:t>
      </w:r>
      <w:r w:rsidRPr="00CF16A5">
        <w:rPr>
          <w:rFonts w:cs="Times New Roman"/>
          <w:szCs w:val="24"/>
        </w:rPr>
        <w:t xml:space="preserve"> </w:t>
      </w:r>
      <w:proofErr w:type="spellStart"/>
      <w:r w:rsidRPr="00CF16A5">
        <w:rPr>
          <w:rFonts w:cs="Times New Roman"/>
          <w:szCs w:val="24"/>
        </w:rPr>
        <w:t>sendiri</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pengertian</w:t>
      </w:r>
      <w:proofErr w:type="spellEnd"/>
      <w:r w:rsidRPr="00CF16A5">
        <w:rPr>
          <w:rFonts w:cs="Times New Roman"/>
          <w:szCs w:val="24"/>
        </w:rPr>
        <w:t xml:space="preserve"> </w:t>
      </w:r>
      <w:proofErr w:type="spellStart"/>
      <w:r w:rsidRPr="00CF16A5">
        <w:rPr>
          <w:rFonts w:cs="Times New Roman"/>
          <w:szCs w:val="24"/>
        </w:rPr>
        <w:t>karakteristik</w:t>
      </w:r>
      <w:proofErr w:type="spellEnd"/>
      <w:r w:rsidRPr="00CF16A5">
        <w:rPr>
          <w:rFonts w:cs="Times New Roman"/>
          <w:szCs w:val="24"/>
        </w:rPr>
        <w:t xml:space="preserve"> </w:t>
      </w:r>
      <w:proofErr w:type="spellStart"/>
      <w:r w:rsidRPr="00CF16A5">
        <w:rPr>
          <w:rFonts w:cs="Times New Roman"/>
          <w:szCs w:val="24"/>
        </w:rPr>
        <w:t>psikologis</w:t>
      </w:r>
      <w:proofErr w:type="spellEnd"/>
      <w:r w:rsidRPr="00CF16A5">
        <w:rPr>
          <w:rFonts w:cs="Times New Roman"/>
          <w:szCs w:val="24"/>
        </w:rPr>
        <w:t xml:space="preserve"> yang </w:t>
      </w:r>
      <w:proofErr w:type="spellStart"/>
      <w:r w:rsidRPr="00CF16A5">
        <w:rPr>
          <w:rFonts w:cs="Times New Roman"/>
          <w:szCs w:val="24"/>
        </w:rPr>
        <w:t>membedakan</w:t>
      </w:r>
      <w:proofErr w:type="spellEnd"/>
      <w:r w:rsidRPr="00CF16A5">
        <w:rPr>
          <w:rFonts w:cs="Times New Roman"/>
          <w:szCs w:val="24"/>
        </w:rPr>
        <w:t xml:space="preserve"> </w:t>
      </w:r>
      <w:proofErr w:type="spellStart"/>
      <w:r w:rsidRPr="00CF16A5">
        <w:rPr>
          <w:rFonts w:cs="Times New Roman"/>
          <w:szCs w:val="24"/>
        </w:rPr>
        <w:t>satu</w:t>
      </w:r>
      <w:proofErr w:type="spellEnd"/>
      <w:r w:rsidRPr="00CF16A5">
        <w:rPr>
          <w:rFonts w:cs="Times New Roman"/>
          <w:szCs w:val="24"/>
        </w:rPr>
        <w:t xml:space="preserve"> orang </w:t>
      </w:r>
      <w:proofErr w:type="spellStart"/>
      <w:r w:rsidRPr="00CF16A5">
        <w:rPr>
          <w:rFonts w:cs="Times New Roman"/>
          <w:szCs w:val="24"/>
        </w:rPr>
        <w:t>dari</w:t>
      </w:r>
      <w:proofErr w:type="spellEnd"/>
      <w:r w:rsidRPr="00CF16A5">
        <w:rPr>
          <w:rFonts w:cs="Times New Roman"/>
          <w:szCs w:val="24"/>
        </w:rPr>
        <w:t xml:space="preserve"> orang lain dan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demikian</w:t>
      </w:r>
      <w:proofErr w:type="spellEnd"/>
      <w:r w:rsidRPr="00CF16A5">
        <w:rPr>
          <w:rFonts w:cs="Times New Roman"/>
          <w:szCs w:val="24"/>
        </w:rPr>
        <w:t xml:space="preserve"> </w:t>
      </w:r>
      <w:proofErr w:type="spellStart"/>
      <w:r w:rsidRPr="00CF16A5">
        <w:rPr>
          <w:rFonts w:cs="Times New Roman"/>
          <w:szCs w:val="24"/>
        </w:rPr>
        <w:t>membantu</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mendefinisikan</w:t>
      </w:r>
      <w:proofErr w:type="spellEnd"/>
      <w:r w:rsidRPr="00CF16A5">
        <w:rPr>
          <w:rFonts w:cs="Times New Roman"/>
          <w:szCs w:val="24"/>
        </w:rPr>
        <w:t xml:space="preserve"> </w:t>
      </w:r>
      <w:proofErr w:type="spellStart"/>
      <w:r w:rsidRPr="00CF16A5">
        <w:rPr>
          <w:rFonts w:cs="Times New Roman"/>
          <w:szCs w:val="24"/>
        </w:rPr>
        <w:t>individualitas</w:t>
      </w:r>
      <w:proofErr w:type="spellEnd"/>
      <w:r w:rsidRPr="00CF16A5">
        <w:rPr>
          <w:rFonts w:cs="Times New Roman"/>
          <w:szCs w:val="24"/>
        </w:rPr>
        <w:t xml:space="preserve"> </w:t>
      </w:r>
      <w:proofErr w:type="spellStart"/>
      <w:r w:rsidRPr="00CF16A5">
        <w:rPr>
          <w:rFonts w:cs="Times New Roman"/>
          <w:szCs w:val="24"/>
        </w:rPr>
        <w:t>setiap</w:t>
      </w:r>
      <w:proofErr w:type="spellEnd"/>
      <w:r w:rsidRPr="00CF16A5">
        <w:rPr>
          <w:rFonts w:cs="Times New Roman"/>
          <w:szCs w:val="24"/>
        </w:rPr>
        <w:t xml:space="preserve"> orang </w:t>
      </w:r>
      <w:r w:rsidRPr="00CF16A5">
        <w:rPr>
          <w:rFonts w:cs="Times New Roman"/>
          <w:szCs w:val="24"/>
        </w:rPr>
        <w:fldChar w:fldCharType="begin" w:fldLock="1"/>
      </w:r>
      <w:r w:rsidRPr="00CF16A5">
        <w:rPr>
          <w:rFonts w:cs="Times New Roman"/>
          <w:szCs w:val="24"/>
        </w:rPr>
        <w:instrText>ADDIN CSL_CITATION {"citationItems":[{"id":"ITEM-1","itemData":{"author":[{"dropping-particle":"","family":"Williamson","given":"Jeanine M.","non-dropping-particle":"","parse-names":false,"suffix":""}],"id":"ITEM-1","issued":{"date-parts":[["2018"]]},"title":"Teaching to Individual Differences in Science and Engineering Librarianship,","type":"article-journal"},"uris":["http://www.mendeley.com/documents/?uuid=0b5bc855-9ccc-4f48-98ee-b9b2a4cf7eb9"]}],"mendeley":{"formattedCitation":"(Williamson, 2018)","plainTextFormattedCitation":"(Williamson, 2018)","previouslyFormattedCitation":"(Williamson,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(Williamson,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jurnalnya</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{"citationItems":[{"id":"ITEM-1","itemData":{"author":[{"dropping-particle":"","family":"Suryandari","given":"Erni","non-dropping-particle":"","parse-names":false,"suffix":""}],"container-title":"Akuntansi dan Investasi","id":"ITEM-1","issue":"1","issued":{"date-parts":[["2002"]]},"page":"20-26","title":"Faktor-Faktor Perbedaan Individual dalam Keahlian End-User Computing","type":"article-journal","volume":"3"},"uris":["http://www.mendeley.com/documents/?uuid=b4c80cc4-7937-41ed-a5f6-a00b44c7c0f5"]}],"mendeley":{"formattedCitation":"(Suryandari, 2002)","manualFormatting":"Suryandari (2002)","plainTextFormattedCitation":"(Suryandari, 2002)","previouslyFormattedCitation":"(Suryandari, 2002)"},"properties":{"noteIndex":0},"schema":"https://github.com/citation-style-language/schema/raw/master/csl-citation.json"}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Suryandari (2002)</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membedakan</w:t>
      </w:r>
      <w:proofErr w:type="spellEnd"/>
      <w:r w:rsidRPr="00CF16A5">
        <w:rPr>
          <w:rFonts w:cs="Times New Roman"/>
          <w:szCs w:val="24"/>
        </w:rPr>
        <w:t xml:space="preserve"> </w:t>
      </w:r>
      <w:r w:rsidRPr="00CF16A5">
        <w:rPr>
          <w:rFonts w:cs="Times New Roman"/>
          <w:i/>
          <w:iCs/>
          <w:szCs w:val="24"/>
        </w:rPr>
        <w:t>individual differences</w:t>
      </w:r>
      <w:r w:rsidRPr="00CF16A5">
        <w:rPr>
          <w:rFonts w:cs="Times New Roman"/>
          <w:szCs w:val="24"/>
        </w:rPr>
        <w:t xml:space="preserve"> </w:t>
      </w:r>
      <w:proofErr w:type="spellStart"/>
      <w:r w:rsidRPr="00CF16A5">
        <w:rPr>
          <w:rFonts w:cs="Times New Roman"/>
          <w:szCs w:val="24"/>
        </w:rPr>
        <w:t>menjadi</w:t>
      </w:r>
      <w:proofErr w:type="spellEnd"/>
      <w:r w:rsidRPr="00CF16A5">
        <w:rPr>
          <w:rFonts w:cs="Times New Roman"/>
          <w:szCs w:val="24"/>
        </w:rPr>
        <w:t xml:space="preserve"> </w:t>
      </w:r>
      <w:proofErr w:type="spellStart"/>
      <w:r w:rsidRPr="00CF16A5">
        <w:rPr>
          <w:rFonts w:cs="Times New Roman"/>
          <w:szCs w:val="24"/>
        </w:rPr>
        <w:t>tiga</w:t>
      </w:r>
      <w:proofErr w:type="spellEnd"/>
      <w:r w:rsidRPr="00CF16A5">
        <w:rPr>
          <w:rFonts w:cs="Times New Roman"/>
          <w:szCs w:val="24"/>
        </w:rPr>
        <w:t xml:space="preserve"> </w:t>
      </w:r>
      <w:proofErr w:type="spellStart"/>
      <w:r w:rsidRPr="00CF16A5">
        <w:rPr>
          <w:rFonts w:cs="Times New Roman"/>
          <w:szCs w:val="24"/>
        </w:rPr>
        <w:t>kelompok</w:t>
      </w:r>
      <w:proofErr w:type="spellEnd"/>
      <w:r w:rsidRPr="00CF16A5">
        <w:rPr>
          <w:rFonts w:cs="Times New Roman"/>
          <w:szCs w:val="24"/>
        </w:rPr>
        <w:t xml:space="preserve">,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pertama</w:t>
      </w:r>
      <w:proofErr w:type="spellEnd"/>
      <w:r w:rsidRPr="00CF16A5">
        <w:rPr>
          <w:rFonts w:cs="Times New Roman"/>
          <w:szCs w:val="24"/>
        </w:rPr>
        <w:t xml:space="preserve"> </w:t>
      </w:r>
      <w:proofErr w:type="spellStart"/>
      <w:r w:rsidRPr="00CF16A5">
        <w:rPr>
          <w:rFonts w:cs="Times New Roman"/>
          <w:szCs w:val="24"/>
        </w:rPr>
        <w:t>demografi</w:t>
      </w:r>
      <w:proofErr w:type="spellEnd"/>
      <w:r w:rsidRPr="00CF16A5">
        <w:rPr>
          <w:rFonts w:cs="Times New Roman"/>
          <w:szCs w:val="24"/>
        </w:rPr>
        <w:t xml:space="preserve"> yang </w:t>
      </w:r>
      <w:proofErr w:type="spellStart"/>
      <w:r w:rsidRPr="00CF16A5">
        <w:rPr>
          <w:rFonts w:cs="Times New Roman"/>
          <w:szCs w:val="24"/>
        </w:rPr>
        <w:t>mencakup</w:t>
      </w:r>
      <w:proofErr w:type="spellEnd"/>
      <w:r w:rsidRPr="00CF16A5">
        <w:rPr>
          <w:rFonts w:cs="Times New Roman"/>
          <w:szCs w:val="24"/>
        </w:rPr>
        <w:t xml:space="preserve"> </w:t>
      </w:r>
      <w:proofErr w:type="spellStart"/>
      <w:r w:rsidRPr="00CF16A5">
        <w:rPr>
          <w:rFonts w:cs="Times New Roman"/>
          <w:szCs w:val="24"/>
        </w:rPr>
        <w:t>jenis</w:t>
      </w:r>
      <w:proofErr w:type="spellEnd"/>
      <w:r w:rsidRPr="00CF16A5">
        <w:rPr>
          <w:rFonts w:cs="Times New Roman"/>
          <w:szCs w:val="24"/>
        </w:rPr>
        <w:t xml:space="preserve"> </w:t>
      </w:r>
      <w:proofErr w:type="spellStart"/>
      <w:r w:rsidRPr="00CF16A5">
        <w:rPr>
          <w:rFonts w:cs="Times New Roman"/>
          <w:szCs w:val="24"/>
        </w:rPr>
        <w:t>kelamin</w:t>
      </w:r>
      <w:proofErr w:type="spellEnd"/>
      <w:r w:rsidRPr="00CF16A5">
        <w:rPr>
          <w:rFonts w:cs="Times New Roman"/>
          <w:szCs w:val="24"/>
        </w:rPr>
        <w:t xml:space="preserve">, </w:t>
      </w:r>
      <w:proofErr w:type="spellStart"/>
      <w:r w:rsidRPr="00CF16A5">
        <w:rPr>
          <w:rFonts w:cs="Times New Roman"/>
          <w:szCs w:val="24"/>
        </w:rPr>
        <w:t>umur</w:t>
      </w:r>
      <w:proofErr w:type="spellEnd"/>
      <w:r w:rsidRPr="00CF16A5">
        <w:rPr>
          <w:rFonts w:cs="Times New Roman"/>
          <w:szCs w:val="24"/>
        </w:rPr>
        <w:t xml:space="preserve">, </w:t>
      </w:r>
      <w:proofErr w:type="spellStart"/>
      <w:r w:rsidRPr="00CF16A5">
        <w:rPr>
          <w:rFonts w:cs="Times New Roman"/>
          <w:szCs w:val="24"/>
        </w:rPr>
        <w:t>pengalaman</w:t>
      </w:r>
      <w:proofErr w:type="spellEnd"/>
      <w:r w:rsidRPr="00CF16A5">
        <w:rPr>
          <w:rFonts w:cs="Times New Roman"/>
          <w:szCs w:val="24"/>
        </w:rPr>
        <w:t xml:space="preserve">, dan </w:t>
      </w:r>
      <w:proofErr w:type="spellStart"/>
      <w:r w:rsidRPr="00CF16A5">
        <w:rPr>
          <w:rFonts w:cs="Times New Roman"/>
          <w:szCs w:val="24"/>
        </w:rPr>
        <w:t>pendidikan</w:t>
      </w:r>
      <w:proofErr w:type="spellEnd"/>
      <w:r w:rsidRPr="00CF16A5">
        <w:rPr>
          <w:rFonts w:cs="Times New Roman"/>
          <w:szCs w:val="24"/>
        </w:rPr>
        <w:t xml:space="preserve">. </w:t>
      </w:r>
      <w:proofErr w:type="spellStart"/>
      <w:r w:rsidRPr="00CF16A5">
        <w:rPr>
          <w:rFonts w:cs="Times New Roman"/>
          <w:szCs w:val="24"/>
        </w:rPr>
        <w:lastRenderedPageBreak/>
        <w:t>Kedua</w:t>
      </w:r>
      <w:proofErr w:type="spellEnd"/>
      <w:r w:rsidRPr="00CF16A5">
        <w:rPr>
          <w:rFonts w:cs="Times New Roman"/>
          <w:szCs w:val="24"/>
        </w:rPr>
        <w:t xml:space="preserve"> </w:t>
      </w:r>
      <w:proofErr w:type="spellStart"/>
      <w:r w:rsidRPr="00CF16A5">
        <w:rPr>
          <w:rFonts w:cs="Times New Roman"/>
          <w:szCs w:val="24"/>
        </w:rPr>
        <w:t>adalah</w:t>
      </w:r>
      <w:proofErr w:type="spellEnd"/>
      <w:r w:rsidRPr="00CF16A5">
        <w:rPr>
          <w:rFonts w:cs="Times New Roman"/>
          <w:szCs w:val="24"/>
        </w:rPr>
        <w:t xml:space="preserve"> </w:t>
      </w:r>
      <w:proofErr w:type="spellStart"/>
      <w:r w:rsidRPr="00CF16A5">
        <w:rPr>
          <w:rFonts w:cs="Times New Roman"/>
          <w:szCs w:val="24"/>
        </w:rPr>
        <w:t>kepribadian</w:t>
      </w:r>
      <w:proofErr w:type="spellEnd"/>
      <w:r w:rsidRPr="00CF16A5">
        <w:rPr>
          <w:rFonts w:cs="Times New Roman"/>
          <w:szCs w:val="24"/>
        </w:rPr>
        <w:t xml:space="preserve"> yang </w:t>
      </w:r>
      <w:proofErr w:type="spellStart"/>
      <w:r w:rsidRPr="00CF16A5">
        <w:rPr>
          <w:rFonts w:cs="Times New Roman"/>
          <w:szCs w:val="24"/>
        </w:rPr>
        <w:t>menggambarkan</w:t>
      </w:r>
      <w:proofErr w:type="spellEnd"/>
      <w:r w:rsidRPr="00CF16A5">
        <w:rPr>
          <w:rFonts w:cs="Times New Roman"/>
          <w:szCs w:val="24"/>
        </w:rPr>
        <w:t xml:space="preserve"> </w:t>
      </w:r>
      <w:proofErr w:type="spellStart"/>
      <w:r w:rsidRPr="00CF16A5">
        <w:rPr>
          <w:rFonts w:cs="Times New Roman"/>
          <w:szCs w:val="24"/>
        </w:rPr>
        <w:t>perasaan</w:t>
      </w:r>
      <w:proofErr w:type="spellEnd"/>
      <w:r w:rsidRPr="00CF16A5">
        <w:rPr>
          <w:rFonts w:cs="Times New Roman"/>
          <w:szCs w:val="24"/>
        </w:rPr>
        <w:t xml:space="preserve"> </w:t>
      </w:r>
      <w:proofErr w:type="spellStart"/>
      <w:r w:rsidRPr="00CF16A5">
        <w:rPr>
          <w:rFonts w:cs="Times New Roman"/>
          <w:szCs w:val="24"/>
        </w:rPr>
        <w:t>atau</w:t>
      </w:r>
      <w:proofErr w:type="spellEnd"/>
      <w:r w:rsidRPr="00CF16A5">
        <w:rPr>
          <w:rFonts w:cs="Times New Roman"/>
          <w:szCs w:val="24"/>
        </w:rPr>
        <w:t xml:space="preserve"> </w:t>
      </w:r>
      <w:proofErr w:type="spellStart"/>
      <w:r w:rsidRPr="00CF16A5">
        <w:rPr>
          <w:rFonts w:cs="Times New Roman"/>
          <w:szCs w:val="24"/>
        </w:rPr>
        <w:t>emosi</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sesuatu</w:t>
      </w:r>
      <w:proofErr w:type="spellEnd"/>
      <w:r w:rsidRPr="00CF16A5">
        <w:rPr>
          <w:rFonts w:cs="Times New Roman"/>
          <w:szCs w:val="24"/>
        </w:rPr>
        <w:t xml:space="preserve">. </w:t>
      </w:r>
      <w:proofErr w:type="spellStart"/>
      <w:r w:rsidRPr="00CF16A5">
        <w:rPr>
          <w:rFonts w:cs="Times New Roman"/>
          <w:szCs w:val="24"/>
        </w:rPr>
        <w:t>Ketiga</w:t>
      </w:r>
      <w:proofErr w:type="spellEnd"/>
      <w:r w:rsidRPr="00CF16A5">
        <w:rPr>
          <w:rFonts w:cs="Times New Roman"/>
          <w:szCs w:val="24"/>
        </w:rPr>
        <w:t xml:space="preserve"> </w:t>
      </w:r>
      <w:proofErr w:type="spellStart"/>
      <w:r w:rsidRPr="00CF16A5">
        <w:rPr>
          <w:rFonts w:cs="Times New Roman"/>
          <w:szCs w:val="24"/>
        </w:rPr>
        <w:t>cara</w:t>
      </w:r>
      <w:proofErr w:type="spellEnd"/>
      <w:r w:rsidRPr="00CF16A5">
        <w:rPr>
          <w:rFonts w:cs="Times New Roman"/>
          <w:szCs w:val="24"/>
        </w:rPr>
        <w:t xml:space="preserve"> </w:t>
      </w:r>
      <w:proofErr w:type="spellStart"/>
      <w:r w:rsidRPr="00CF16A5">
        <w:rPr>
          <w:rFonts w:cs="Times New Roman"/>
          <w:szCs w:val="24"/>
        </w:rPr>
        <w:t>berpikir</w:t>
      </w:r>
      <w:proofErr w:type="spellEnd"/>
      <w:r w:rsidRPr="00CF16A5">
        <w:rPr>
          <w:rFonts w:cs="Times New Roman"/>
          <w:szCs w:val="24"/>
        </w:rPr>
        <w:t xml:space="preserve"> yang </w:t>
      </w:r>
      <w:proofErr w:type="spellStart"/>
      <w:r w:rsidRPr="00CF16A5">
        <w:rPr>
          <w:rFonts w:cs="Times New Roman"/>
          <w:szCs w:val="24"/>
        </w:rPr>
        <w:t>menunjukkan</w:t>
      </w:r>
      <w:proofErr w:type="spellEnd"/>
      <w:r w:rsidRPr="00CF16A5">
        <w:rPr>
          <w:rFonts w:cs="Times New Roman"/>
          <w:szCs w:val="24"/>
        </w:rPr>
        <w:t xml:space="preserve"> </w:t>
      </w:r>
      <w:proofErr w:type="spellStart"/>
      <w:r w:rsidRPr="00CF16A5">
        <w:rPr>
          <w:rFonts w:cs="Times New Roman"/>
          <w:szCs w:val="24"/>
        </w:rPr>
        <w:t>cara</w:t>
      </w:r>
      <w:proofErr w:type="spellEnd"/>
      <w:r w:rsidRPr="00CF16A5">
        <w:rPr>
          <w:rFonts w:cs="Times New Roman"/>
          <w:szCs w:val="24"/>
        </w:rPr>
        <w:t xml:space="preserve"> </w:t>
      </w:r>
      <w:proofErr w:type="spellStart"/>
      <w:r w:rsidRPr="00CF16A5">
        <w:rPr>
          <w:rFonts w:cs="Times New Roman"/>
          <w:szCs w:val="24"/>
        </w:rPr>
        <w:t>seseorang</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mencari</w:t>
      </w:r>
      <w:proofErr w:type="spellEnd"/>
      <w:r w:rsidRPr="00CF16A5">
        <w:rPr>
          <w:rFonts w:cs="Times New Roman"/>
          <w:szCs w:val="24"/>
        </w:rPr>
        <w:t xml:space="preserve">, </w:t>
      </w:r>
      <w:proofErr w:type="spellStart"/>
      <w:r w:rsidRPr="00CF16A5">
        <w:rPr>
          <w:rFonts w:cs="Times New Roman"/>
          <w:szCs w:val="24"/>
        </w:rPr>
        <w:t>menganalisa</w:t>
      </w:r>
      <w:proofErr w:type="spellEnd"/>
      <w:r w:rsidRPr="00CF16A5">
        <w:rPr>
          <w:rFonts w:cs="Times New Roman"/>
          <w:szCs w:val="24"/>
        </w:rPr>
        <w:t xml:space="preserve">, </w:t>
      </w:r>
      <w:proofErr w:type="spellStart"/>
      <w:r w:rsidRPr="00CF16A5">
        <w:rPr>
          <w:rFonts w:cs="Times New Roman"/>
          <w:szCs w:val="24"/>
        </w:rPr>
        <w:t>mengevaluasi</w:t>
      </w:r>
      <w:proofErr w:type="spellEnd"/>
      <w:r w:rsidRPr="00CF16A5">
        <w:rPr>
          <w:rFonts w:cs="Times New Roman"/>
          <w:szCs w:val="24"/>
        </w:rPr>
        <w:t xml:space="preserve">, dan </w:t>
      </w:r>
      <w:proofErr w:type="spellStart"/>
      <w:r w:rsidRPr="00CF16A5">
        <w:rPr>
          <w:rFonts w:cs="Times New Roman"/>
          <w:szCs w:val="24"/>
        </w:rPr>
        <w:t>menginterpretasikan</w:t>
      </w:r>
      <w:proofErr w:type="spellEnd"/>
      <w:r w:rsidRPr="00CF16A5">
        <w:rPr>
          <w:rFonts w:cs="Times New Roman"/>
          <w:szCs w:val="24"/>
        </w:rPr>
        <w:t xml:space="preserve"> data.</w:t>
      </w:r>
    </w:p>
    <w:p w14:paraId="5059CC79" w14:textId="77777777" w:rsidR="00D36D50" w:rsidRPr="00CF16A5" w:rsidRDefault="00D36D50" w:rsidP="00D36D50">
      <w:pPr>
        <w:spacing w:after="0"/>
        <w:ind w:firstLine="567"/>
        <w:rPr>
          <w:rFonts w:cs="Times New Roman"/>
          <w:szCs w:val="24"/>
        </w:rPr>
      </w:pPr>
      <w:r w:rsidRPr="00CF16A5">
        <w:rPr>
          <w:rFonts w:cs="Times New Roman"/>
          <w:szCs w:val="24"/>
        </w:rPr>
        <w:fldChar w:fldCharType="begin" w:fldLock="1"/>
      </w:r>
      <w:r w:rsidRPr="00CF16A5">
        <w:rPr>
          <w:rFonts w:cs="Times New Roman"/>
          <w:szCs w:val="24"/>
        </w:rPr>
        <w:instrText>ADDIN CSL_CITATION {"citationItems":[{"id":"ITEM-1","itemData":{"author":[{"dropping-particle":"","family":"Suryandari","given":"Erni","non-dropping-particle":"","parse-names":false,"suffix":""}],"container-title":"Akuntansi dan Investasi","id":"ITEM-1","issue":"1","issued":{"date-parts":[["2002"]]},"page":"20-26","title":"Faktor-Faktor Perbedaan Individual dalam Keahlian End-User Computing","type":"article-journal","volume":"3"},"uris":["http://www.mendeley.com/documents/?uuid=b4c80cc4-7937-41ed-a5f6-a00b44c7c0f5"]}],"mendeley":{"formattedCitation":"(Suryandari, 2002)","manualFormatting":"Suryandari (2002)","plainTextFormattedCitation":"(Suryandari, 2002)","previouslyFormattedCitation":"(Suryandari, 2002)"},"properties":{"noteIndex":0},"schema":"https://github.com/citation-style-language/schema/raw/master/csl-citation.json"}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Suryandari (2002)</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mengatakan</w:t>
      </w:r>
      <w:proofErr w:type="spellEnd"/>
      <w:r w:rsidRPr="00CF16A5">
        <w:rPr>
          <w:rFonts w:cs="Times New Roman"/>
          <w:szCs w:val="24"/>
        </w:rPr>
        <w:t xml:space="preserve"> </w:t>
      </w:r>
      <w:r w:rsidRPr="00CF16A5">
        <w:rPr>
          <w:rFonts w:cs="Times New Roman"/>
          <w:i/>
          <w:iCs/>
          <w:szCs w:val="24"/>
        </w:rPr>
        <w:t>individual differences</w:t>
      </w:r>
      <w:r w:rsidRPr="00CF16A5">
        <w:rPr>
          <w:rFonts w:cs="Times New Roman"/>
          <w:szCs w:val="24"/>
        </w:rPr>
        <w:t xml:space="preserve"> </w:t>
      </w:r>
      <w:proofErr w:type="spellStart"/>
      <w:r w:rsidRPr="00CF16A5">
        <w:rPr>
          <w:rFonts w:cs="Times New Roman"/>
          <w:szCs w:val="24"/>
        </w:rPr>
        <w:t>mempengaruhi</w:t>
      </w:r>
      <w:proofErr w:type="spellEnd"/>
      <w:r w:rsidRPr="00CF16A5">
        <w:rPr>
          <w:rFonts w:cs="Times New Roman"/>
          <w:szCs w:val="24"/>
        </w:rPr>
        <w:t xml:space="preserve"> </w:t>
      </w:r>
      <w:proofErr w:type="spellStart"/>
      <w:r w:rsidRPr="00CF16A5">
        <w:rPr>
          <w:rFonts w:cs="Times New Roman"/>
          <w:szCs w:val="24"/>
        </w:rPr>
        <w:t>seseorang</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terus</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teknologi</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langsung</w:t>
      </w:r>
      <w:proofErr w:type="spellEnd"/>
      <w:r w:rsidRPr="00CF16A5">
        <w:rPr>
          <w:rFonts w:cs="Times New Roman"/>
          <w:szCs w:val="24"/>
        </w:rPr>
        <w:t xml:space="preserve"> </w:t>
      </w:r>
      <w:proofErr w:type="spellStart"/>
      <w:r w:rsidRPr="00CF16A5">
        <w:rPr>
          <w:rFonts w:cs="Times New Roman"/>
          <w:szCs w:val="24"/>
        </w:rPr>
        <w:t>hal</w:t>
      </w:r>
      <w:proofErr w:type="spellEnd"/>
      <w:r w:rsidRPr="00CF16A5">
        <w:rPr>
          <w:rFonts w:cs="Times New Roman"/>
          <w:szCs w:val="24"/>
        </w:rPr>
        <w:t xml:space="preserve"> ini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berdampak</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karena</w:t>
      </w:r>
      <w:proofErr w:type="spellEnd"/>
      <w:r w:rsidRPr="00CF16A5">
        <w:rPr>
          <w:rFonts w:cs="Times New Roman"/>
          <w:szCs w:val="24"/>
        </w:rPr>
        <w:t xml:space="preserve"> </w:t>
      </w:r>
      <w:proofErr w:type="spellStart"/>
      <w:r w:rsidRPr="00CF16A5">
        <w:rPr>
          <w:rFonts w:cs="Times New Roman"/>
          <w:szCs w:val="24"/>
        </w:rPr>
        <w:t>seorang</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terus</w:t>
      </w:r>
      <w:proofErr w:type="spellEnd"/>
      <w:r w:rsidRPr="00CF16A5">
        <w:rPr>
          <w:rFonts w:cs="Times New Roman"/>
          <w:szCs w:val="24"/>
        </w:rPr>
        <w:t xml:space="preserve"> </w:t>
      </w:r>
      <w:proofErr w:type="spellStart"/>
      <w:r w:rsidRPr="00CF16A5">
        <w:rPr>
          <w:rFonts w:cs="Times New Roman"/>
          <w:szCs w:val="24"/>
        </w:rPr>
        <w:t>memperbaharui</w:t>
      </w:r>
      <w:proofErr w:type="spellEnd"/>
      <w:r w:rsidRPr="00CF16A5">
        <w:rPr>
          <w:rFonts w:cs="Times New Roman"/>
          <w:szCs w:val="24"/>
        </w:rPr>
        <w:t xml:space="preserve"> </w:t>
      </w:r>
      <w:proofErr w:type="spellStart"/>
      <w:r w:rsidRPr="00CF16A5">
        <w:rPr>
          <w:rFonts w:cs="Times New Roman"/>
          <w:szCs w:val="24"/>
        </w:rPr>
        <w:t>informasi</w:t>
      </w:r>
      <w:proofErr w:type="spellEnd"/>
      <w:r w:rsidRPr="00CF16A5">
        <w:rPr>
          <w:rFonts w:cs="Times New Roman"/>
          <w:szCs w:val="24"/>
        </w:rPr>
        <w:t xml:space="preserve"> </w:t>
      </w:r>
      <w:proofErr w:type="spellStart"/>
      <w:r w:rsidRPr="00CF16A5">
        <w:rPr>
          <w:rFonts w:cs="Times New Roman"/>
          <w:szCs w:val="24"/>
        </w:rPr>
        <w:t>menggunakan</w:t>
      </w:r>
      <w:proofErr w:type="spellEnd"/>
      <w:r w:rsidRPr="00CF16A5">
        <w:rPr>
          <w:rFonts w:cs="Times New Roman"/>
          <w:szCs w:val="24"/>
        </w:rPr>
        <w:t xml:space="preserve"> </w:t>
      </w:r>
      <w:proofErr w:type="spellStart"/>
      <w:r w:rsidRPr="00CF16A5">
        <w:rPr>
          <w:rFonts w:cs="Times New Roman"/>
          <w:szCs w:val="24"/>
        </w:rPr>
        <w:t>teknologi</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demi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kesejahteraan</w:t>
      </w:r>
      <w:proofErr w:type="spellEnd"/>
      <w:r w:rsidRPr="00CF16A5">
        <w:rPr>
          <w:rFonts w:cs="Times New Roman"/>
          <w:szCs w:val="24"/>
        </w:rPr>
        <w:t xml:space="preserve"> </w:t>
      </w:r>
      <w:proofErr w:type="spellStart"/>
      <w:r w:rsidRPr="00CF16A5">
        <w:rPr>
          <w:rFonts w:cs="Times New Roman"/>
          <w:szCs w:val="24"/>
        </w:rPr>
        <w:t>ekonominya</w:t>
      </w:r>
      <w:proofErr w:type="spellEnd"/>
      <w:r w:rsidRPr="00CF16A5">
        <w:rPr>
          <w:rFonts w:cs="Times New Roman"/>
          <w:szCs w:val="24"/>
        </w:rPr>
        <w:t>.</w:t>
      </w:r>
    </w:p>
    <w:p w14:paraId="20061D91" w14:textId="77777777" w:rsidR="00D36D50" w:rsidRPr="00CF16A5" w:rsidRDefault="00D36D50" w:rsidP="00D36D50">
      <w:pPr>
        <w:spacing w:after="0"/>
        <w:ind w:firstLine="567"/>
        <w:rPr>
          <w:rFonts w:cs="Times New Roman"/>
          <w:szCs w:val="24"/>
        </w:rPr>
      </w:pPr>
      <w:proofErr w:type="spellStart"/>
      <w:r w:rsidRPr="00CF16A5">
        <w:rPr>
          <w:rFonts w:cs="Times New Roman"/>
          <w:szCs w:val="24"/>
        </w:rPr>
        <w:t>Penelitian</w:t>
      </w:r>
      <w:proofErr w:type="spellEnd"/>
      <w:r w:rsidRPr="00CF16A5">
        <w:rPr>
          <w:rFonts w:cs="Times New Roman"/>
          <w:szCs w:val="24"/>
        </w:rPr>
        <w:t xml:space="preserve"> ini </w:t>
      </w:r>
      <w:proofErr w:type="spellStart"/>
      <w:r w:rsidRPr="00CF16A5">
        <w:rPr>
          <w:rFonts w:cs="Times New Roman"/>
          <w:szCs w:val="24"/>
        </w:rPr>
        <w:t>mengukur</w:t>
      </w:r>
      <w:proofErr w:type="spellEnd"/>
      <w:r w:rsidRPr="00CF16A5">
        <w:rPr>
          <w:rFonts w:cs="Times New Roman"/>
          <w:szCs w:val="24"/>
        </w:rPr>
        <w:t xml:space="preserve"> </w:t>
      </w:r>
      <w:r w:rsidRPr="00CF16A5">
        <w:rPr>
          <w:rFonts w:cs="Times New Roman"/>
          <w:i/>
          <w:iCs/>
          <w:szCs w:val="24"/>
        </w:rPr>
        <w:t xml:space="preserve">individual differences </w:t>
      </w:r>
      <w:proofErr w:type="spellStart"/>
      <w:r w:rsidRPr="00CF16A5">
        <w:rPr>
          <w:rFonts w:cs="Times New Roman"/>
          <w:szCs w:val="24"/>
        </w:rPr>
        <w:t>berdasarkan</w:t>
      </w:r>
      <w:proofErr w:type="spellEnd"/>
      <w:r w:rsidRPr="00CF16A5">
        <w:rPr>
          <w:rFonts w:cs="Times New Roman"/>
          <w:szCs w:val="24"/>
        </w:rPr>
        <w:t xml:space="preserve"> </w:t>
      </w:r>
      <w:r w:rsidRPr="00CF16A5">
        <w:rPr>
          <w:rFonts w:cs="Times New Roman"/>
          <w:i/>
          <w:iCs/>
          <w:szCs w:val="24"/>
        </w:rPr>
        <w:t xml:space="preserve">personal innovativeness </w:t>
      </w:r>
      <w:r w:rsidRPr="00CF16A5">
        <w:rPr>
          <w:rFonts w:cs="Times New Roman"/>
          <w:szCs w:val="24"/>
        </w:rPr>
        <w:t xml:space="preserve">dan </w:t>
      </w:r>
      <w:r w:rsidRPr="00CF16A5">
        <w:rPr>
          <w:rFonts w:cs="Times New Roman"/>
          <w:i/>
          <w:iCs/>
          <w:szCs w:val="24"/>
        </w:rPr>
        <w:t xml:space="preserve">mobile banking (m-banking) knowledge </w:t>
      </w:r>
      <w:proofErr w:type="spellStart"/>
      <w:r w:rsidRPr="00CF16A5">
        <w:rPr>
          <w:rFonts w:cs="Times New Roman"/>
          <w:szCs w:val="24"/>
        </w:rPr>
        <w:t>karena</w:t>
      </w:r>
      <w:proofErr w:type="spellEnd"/>
      <w:r w:rsidRPr="00CF16A5">
        <w:rPr>
          <w:rFonts w:cs="Times New Roman"/>
          <w:szCs w:val="24"/>
        </w:rPr>
        <w:t xml:space="preserve"> </w:t>
      </w:r>
      <w:proofErr w:type="spellStart"/>
      <w:r w:rsidRPr="00CF16A5">
        <w:rPr>
          <w:rFonts w:cs="Times New Roman"/>
          <w:szCs w:val="24"/>
        </w:rPr>
        <w:t>berperan</w:t>
      </w:r>
      <w:proofErr w:type="spellEnd"/>
      <w:r w:rsidRPr="00CF16A5">
        <w:rPr>
          <w:rFonts w:cs="Times New Roman"/>
          <w:szCs w:val="24"/>
        </w:rPr>
        <w:t xml:space="preserve"> </w:t>
      </w:r>
      <w:proofErr w:type="spellStart"/>
      <w:r w:rsidRPr="00CF16A5">
        <w:rPr>
          <w:rFonts w:cs="Times New Roman"/>
          <w:szCs w:val="24"/>
        </w:rPr>
        <w:t>penting</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sistem</w:t>
      </w:r>
      <w:proofErr w:type="spellEnd"/>
      <w:r w:rsidRPr="00CF16A5">
        <w:rPr>
          <w:rFonts w:cs="Times New Roman"/>
          <w:szCs w:val="24"/>
        </w:rPr>
        <w:t xml:space="preserve"> </w:t>
      </w:r>
      <w:proofErr w:type="spellStart"/>
      <w:r w:rsidRPr="00CF16A5">
        <w:rPr>
          <w:rFonts w:cs="Times New Roman"/>
          <w:szCs w:val="24"/>
        </w:rPr>
        <w:t>informasi</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{"citationItems":[{"id":"ITEM-1","itemData":{"DOI":"10.1002/(SICI)1097-4571(2000)51:6&lt;499::AID-ASI2&gt;3.0.CO;2-K","ISSN":"15322882","abstract":"The practical significance of identifying and accommodating individual differences has been established across a number of fields of research. There is a renewed interest in individual differences due to the advances in virtual environments, especially through far-reaching technologies such as information visualization and 3D graphical user interfaces on the World Wide Web. The effects of individual differences on the use of these new technologies are yet to be found out. More fundamentally, theories and methods developed for the earlier generations of information systems are subject to a close examination of their applicability, efficiency, and effectiveness. In this article, we present a brief historical overview of research in individual differences in the context of virtual environments. In particular, we highlight the notion of structure in the perception of individual users of an information system and the role of individuals' abilities to recognize and use such structures to perform various information-intensive tasks. Striking the balance between individuals' abilities and the demanding task for detecting, understanding, and utilizing such structures is an emerging theme across the five articles in this special issue. We outline the approaches and the major findings of these articles with reference to this central theme.","author":[{"dropping-particle":"","family":"Chen","given":"Chaomei","non-dropping-particle":"","parse-names":false,"suffix":""},{"dropping-particle":"","family":"Czerwinski","given":"Mary","non-dropping-particle":"","parse-names":false,"suffix":""},{"dropping-particle":"","family":"Macredie","given":"Robert","non-dropping-particle":"","parse-names":false,"suffix":""}],"container-title":"Journal of the American Society for Information Science and Technology","id":"ITEM-1","issue":"6","issued":{"date-parts":[["2000"]]},"page":"499-507","title":"Individual differences in virtual environments - introduction and overview","type":"article-journal","volume":"51"},"uris":["http://www.mendeley.com/documents/?uuid=c99e411d-421d-454d-95af-fa8e24de2288"]}],"mendeley":{"formattedCitation":"(Chen et al., 2000)","plainTextFormattedCitation":"(Chen et al., 2000)","previouslyFormattedCitation":"(Chen et al., 2000)"},"properties":{"noteIndex":0},"schema":"https://github.com/citation-style-language/schema/raw/master/csl-citation.json"}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(Chen et al., 2000)</w:t>
      </w:r>
      <w:r w:rsidRPr="00CF16A5">
        <w:rPr>
          <w:rFonts w:cs="Times New Roman"/>
          <w:szCs w:val="24"/>
        </w:rPr>
        <w:fldChar w:fldCharType="end"/>
      </w:r>
      <w:r w:rsidRPr="00CF16A5">
        <w:rPr>
          <w:rFonts w:cs="Times New Roman"/>
          <w:szCs w:val="24"/>
        </w:rPr>
        <w:t>.</w:t>
      </w:r>
    </w:p>
    <w:p w14:paraId="25A914D3"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i/>
          <w:iCs/>
          <w:color w:val="auto"/>
        </w:rPr>
      </w:pPr>
      <w:r w:rsidRPr="00CF16A5">
        <w:rPr>
          <w:rFonts w:ascii="Times New Roman" w:hAnsi="Times New Roman" w:cs="Times New Roman"/>
          <w:b/>
          <w:bCs/>
          <w:i/>
          <w:iCs/>
          <w:color w:val="auto"/>
        </w:rPr>
        <w:t>Personal Innovativeness (PIN)</w:t>
      </w:r>
    </w:p>
    <w:p w14:paraId="6290B1A0" w14:textId="77777777" w:rsidR="00D36D50" w:rsidRPr="00CF16A5" w:rsidRDefault="00D36D50" w:rsidP="00D36D50">
      <w:pPr>
        <w:spacing w:after="0"/>
        <w:ind w:left="567" w:firstLine="567"/>
        <w:rPr>
          <w:rFonts w:cs="Times New Roman"/>
          <w:szCs w:val="24"/>
        </w:rPr>
      </w:pP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jurnalnya</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{"citationItems":[{"id":"ITEM-1","itemData":{"DOI":"10.1016/j.jsis.2005.07.003","ISSN":"09638687","abstract":"Technology acceptance research has tended to focus on instrumental beliefs such as perceived usefulness and perceived ease of use as drivers of usage intentions, with technology characteristics as major external stimuli. Behavioral sciences and individual psychology, however, suggest that social influences and personal traits such as individual innovativeness are potentially important determinants of adoption as well, and may be a more important element in potential adopters' decisions. This paper models and tests these relationships in non-work settings among several latent constructs such as intention to adopt wireless mobile technology, social influences, and personal innovativeness. Structural equation analysis reveals strong causal relationships between the social influences, personal innovativeness and the perceptual beliefs - usefulness and ease of use, which in turn impact adoption intentions. The paper concludes with some important implications for both theory research and implementation strategies. © 2005 Elsevier B.V. All rights reserved.","author":[{"dropping-particle":"","family":"Lu","given":"June","non-dropping-particle":"","parse-names":false,"suffix":""},{"dropping-particle":"","family":"Yao","given":"James E.","non-dropping-particle":"","parse-names":false,"suffix":""},{"dropping-particle":"","family":"Yu","given":"Chun Sheng","non-dropping-particle":"","parse-names":false,"suffix":""}],"container-title":"Journal of Strategic Information Systems","id":"ITEM-1","issue":"3","issued":{"date-parts":[["2005"]]},"page":"245-268","title":"Personal Innovativeness, Social Influences and Adoption of Wireless Internet Services Via Mobile Technology","type":"article-journal","volume":"14"},"uris":["http://www.mendeley.com/documents/?uuid=5dee2804-42d9-44cb-894a-eef914500472"]}],"mendeley":{"formattedCitation":"(Lu et al., 2005)","manualFormatting":"Lu et al. (2005)","plainTextFormattedCitation":"(Lu et al., 2005)","previouslyFormattedCitation":"(Lu et al., 2005)"},"properties":{"noteIndex":0},"schema":"https://github.com/citation-style-language/schema/raw/master/csl-citation.json"}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Lu et al. (2005)</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mengatakan</w:t>
      </w:r>
      <w:proofErr w:type="spellEnd"/>
      <w:r w:rsidRPr="00CF16A5">
        <w:rPr>
          <w:rFonts w:cs="Times New Roman"/>
          <w:szCs w:val="24"/>
        </w:rPr>
        <w:t xml:space="preserve"> </w:t>
      </w:r>
      <w:proofErr w:type="spellStart"/>
      <w:r w:rsidRPr="00CF16A5">
        <w:rPr>
          <w:rFonts w:cs="Times New Roman"/>
          <w:szCs w:val="24"/>
        </w:rPr>
        <w:t>sudah</w:t>
      </w:r>
      <w:proofErr w:type="spellEnd"/>
      <w:r w:rsidRPr="00CF16A5">
        <w:rPr>
          <w:rFonts w:cs="Times New Roman"/>
          <w:szCs w:val="24"/>
        </w:rPr>
        <w:t xml:space="preserve"> </w:t>
      </w:r>
      <w:proofErr w:type="spellStart"/>
      <w:r w:rsidRPr="00CF16A5">
        <w:rPr>
          <w:rFonts w:cs="Times New Roman"/>
          <w:szCs w:val="24"/>
        </w:rPr>
        <w:t>sejak</w:t>
      </w:r>
      <w:proofErr w:type="spellEnd"/>
      <w:r w:rsidRPr="00CF16A5">
        <w:rPr>
          <w:rFonts w:cs="Times New Roman"/>
          <w:szCs w:val="24"/>
        </w:rPr>
        <w:t xml:space="preserve"> lama </w:t>
      </w:r>
      <w:proofErr w:type="spellStart"/>
      <w:r w:rsidRPr="00CF16A5">
        <w:rPr>
          <w:rFonts w:cs="Times New Roman"/>
          <w:szCs w:val="24"/>
        </w:rPr>
        <w:t>diakui</w:t>
      </w:r>
      <w:proofErr w:type="spellEnd"/>
      <w:r w:rsidRPr="00CF16A5">
        <w:rPr>
          <w:rFonts w:cs="Times New Roman"/>
          <w:szCs w:val="24"/>
        </w:rPr>
        <w:t xml:space="preserve"> </w:t>
      </w:r>
      <w:proofErr w:type="spellStart"/>
      <w:r w:rsidRPr="00CF16A5">
        <w:rPr>
          <w:rFonts w:cs="Times New Roman"/>
          <w:szCs w:val="24"/>
        </w:rPr>
        <w:t>bahwa</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yang </w:t>
      </w:r>
      <w:proofErr w:type="spellStart"/>
      <w:r w:rsidRPr="00CF16A5">
        <w:rPr>
          <w:rFonts w:cs="Times New Roman"/>
          <w:szCs w:val="24"/>
        </w:rPr>
        <w:t>sangat</w:t>
      </w:r>
      <w:proofErr w:type="spellEnd"/>
      <w:r w:rsidRPr="00CF16A5">
        <w:rPr>
          <w:rFonts w:cs="Times New Roman"/>
          <w:szCs w:val="24"/>
        </w:rPr>
        <w:t xml:space="preserve"> </w:t>
      </w:r>
      <w:proofErr w:type="spellStart"/>
      <w:r w:rsidRPr="00CF16A5">
        <w:rPr>
          <w:rFonts w:cs="Times New Roman"/>
          <w:szCs w:val="24"/>
        </w:rPr>
        <w:t>inovatif</w:t>
      </w:r>
      <w:proofErr w:type="spellEnd"/>
      <w:r w:rsidRPr="00CF16A5">
        <w:rPr>
          <w:rFonts w:cs="Times New Roman"/>
          <w:szCs w:val="24"/>
        </w:rPr>
        <w:t xml:space="preserve"> </w:t>
      </w:r>
      <w:proofErr w:type="spellStart"/>
      <w:r w:rsidRPr="00CF16A5">
        <w:rPr>
          <w:rFonts w:cs="Times New Roman"/>
          <w:szCs w:val="24"/>
        </w:rPr>
        <w:t>adalah</w:t>
      </w:r>
      <w:proofErr w:type="spellEnd"/>
      <w:r w:rsidRPr="00CF16A5">
        <w:rPr>
          <w:rFonts w:cs="Times New Roman"/>
          <w:szCs w:val="24"/>
        </w:rPr>
        <w:t xml:space="preserve"> </w:t>
      </w:r>
      <w:proofErr w:type="spellStart"/>
      <w:r w:rsidRPr="00CF16A5">
        <w:rPr>
          <w:rFonts w:cs="Times New Roman"/>
          <w:szCs w:val="24"/>
        </w:rPr>
        <w:t>pencari</w:t>
      </w:r>
      <w:proofErr w:type="spellEnd"/>
      <w:r w:rsidRPr="00CF16A5">
        <w:rPr>
          <w:rFonts w:cs="Times New Roman"/>
          <w:szCs w:val="24"/>
        </w:rPr>
        <w:t xml:space="preserve"> </w:t>
      </w:r>
      <w:proofErr w:type="spellStart"/>
      <w:r w:rsidRPr="00CF16A5">
        <w:rPr>
          <w:rFonts w:cs="Times New Roman"/>
          <w:szCs w:val="24"/>
        </w:rPr>
        <w:t>informasi</w:t>
      </w:r>
      <w:proofErr w:type="spellEnd"/>
      <w:r w:rsidRPr="00CF16A5">
        <w:rPr>
          <w:rFonts w:cs="Times New Roman"/>
          <w:szCs w:val="24"/>
        </w:rPr>
        <w:t xml:space="preserve"> </w:t>
      </w:r>
      <w:proofErr w:type="spellStart"/>
      <w:r w:rsidRPr="00CF16A5">
        <w:rPr>
          <w:rFonts w:cs="Times New Roman"/>
          <w:szCs w:val="24"/>
        </w:rPr>
        <w:t>aktif</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ide-ide </w:t>
      </w:r>
      <w:proofErr w:type="spellStart"/>
      <w:r w:rsidRPr="00CF16A5">
        <w:rPr>
          <w:rFonts w:cs="Times New Roman"/>
          <w:szCs w:val="24"/>
        </w:rPr>
        <w:t>baru</w:t>
      </w:r>
      <w:proofErr w:type="spellEnd"/>
      <w:r w:rsidRPr="00CF16A5">
        <w:rPr>
          <w:rFonts w:cs="Times New Roman"/>
          <w:szCs w:val="24"/>
        </w:rPr>
        <w:t xml:space="preserve"> dan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inovasi</w:t>
      </w:r>
      <w:proofErr w:type="spellEnd"/>
      <w:r w:rsidRPr="00CF16A5">
        <w:rPr>
          <w:rFonts w:cs="Times New Roman"/>
          <w:szCs w:val="24"/>
        </w:rPr>
        <w:t xml:space="preserve"> </w:t>
      </w:r>
      <w:proofErr w:type="spellStart"/>
      <w:r w:rsidRPr="00CF16A5">
        <w:rPr>
          <w:rFonts w:cs="Times New Roman"/>
          <w:szCs w:val="24"/>
        </w:rPr>
        <w:t>pribadi</w:t>
      </w:r>
      <w:proofErr w:type="spellEnd"/>
      <w:r w:rsidRPr="00CF16A5">
        <w:rPr>
          <w:rFonts w:cs="Times New Roman"/>
          <w:szCs w:val="24"/>
        </w:rPr>
        <w:t xml:space="preserve"> yang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tinggi</w:t>
      </w:r>
      <w:proofErr w:type="spellEnd"/>
      <w:r w:rsidRPr="00CF16A5">
        <w:rPr>
          <w:rFonts w:cs="Times New Roman"/>
          <w:szCs w:val="24"/>
        </w:rPr>
        <w:t xml:space="preserve"> </w:t>
      </w:r>
      <w:proofErr w:type="spellStart"/>
      <w:r w:rsidRPr="00CF16A5">
        <w:rPr>
          <w:rFonts w:cs="Times New Roman"/>
          <w:szCs w:val="24"/>
        </w:rPr>
        <w:t>diharapkan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mengembangkan</w:t>
      </w:r>
      <w:proofErr w:type="spellEnd"/>
      <w:r w:rsidRPr="00CF16A5">
        <w:rPr>
          <w:rFonts w:cs="Times New Roman"/>
          <w:szCs w:val="24"/>
        </w:rPr>
        <w:t xml:space="preserve"> </w:t>
      </w:r>
      <w:proofErr w:type="spellStart"/>
      <w:r w:rsidRPr="00CF16A5">
        <w:rPr>
          <w:rFonts w:cs="Times New Roman"/>
          <w:szCs w:val="24"/>
        </w:rPr>
        <w:t>keyakinan</w:t>
      </w:r>
      <w:proofErr w:type="spellEnd"/>
      <w:r w:rsidRPr="00CF16A5">
        <w:rPr>
          <w:rFonts w:cs="Times New Roman"/>
          <w:szCs w:val="24"/>
        </w:rPr>
        <w:t xml:space="preserve"> yang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teknologi</w:t>
      </w:r>
      <w:proofErr w:type="spellEnd"/>
      <w:r w:rsidRPr="00CF16A5">
        <w:rPr>
          <w:rFonts w:cs="Times New Roman"/>
          <w:szCs w:val="24"/>
        </w:rPr>
        <w:t xml:space="preserve">. Masih </w:t>
      </w:r>
      <w:proofErr w:type="spellStart"/>
      <w:r w:rsidRPr="00CF16A5">
        <w:rPr>
          <w:rFonts w:cs="Times New Roman"/>
          <w:szCs w:val="24"/>
        </w:rPr>
        <w:t>banyak</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yang </w:t>
      </w:r>
      <w:proofErr w:type="spellStart"/>
      <w:r w:rsidRPr="00CF16A5">
        <w:rPr>
          <w:rFonts w:cs="Times New Roman"/>
          <w:szCs w:val="24"/>
        </w:rPr>
        <w:t>kurang</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keahlian</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w:t>
      </w:r>
      <w:r w:rsidRPr="00CF16A5">
        <w:rPr>
          <w:rFonts w:cs="Times New Roman"/>
          <w:i/>
          <w:iCs/>
          <w:szCs w:val="24"/>
        </w:rPr>
        <w:t>m-banking</w:t>
      </w:r>
      <w:r w:rsidRPr="00CF16A5">
        <w:rPr>
          <w:rFonts w:cs="Times New Roman"/>
          <w:szCs w:val="24"/>
        </w:rPr>
        <w:t xml:space="preserve"> </w:t>
      </w:r>
      <w:proofErr w:type="spellStart"/>
      <w:r w:rsidRPr="00CF16A5">
        <w:rPr>
          <w:rFonts w:cs="Times New Roman"/>
          <w:szCs w:val="24"/>
        </w:rPr>
        <w:t>terbaru</w:t>
      </w:r>
      <w:proofErr w:type="spellEnd"/>
      <w:r w:rsidRPr="00CF16A5">
        <w:rPr>
          <w:rFonts w:cs="Times New Roman"/>
          <w:szCs w:val="24"/>
        </w:rPr>
        <w:t xml:space="preserve"> </w:t>
      </w:r>
      <w:proofErr w:type="spellStart"/>
      <w:r w:rsidRPr="00CF16A5">
        <w:rPr>
          <w:rFonts w:cs="Times New Roman"/>
          <w:szCs w:val="24"/>
        </w:rPr>
        <w:t>tentu</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memberikan</w:t>
      </w:r>
      <w:proofErr w:type="spellEnd"/>
      <w:r w:rsidRPr="00CF16A5">
        <w:rPr>
          <w:rFonts w:cs="Times New Roman"/>
          <w:szCs w:val="24"/>
        </w:rPr>
        <w:t xml:space="preserve"> </w:t>
      </w:r>
      <w:proofErr w:type="spellStart"/>
      <w:r w:rsidRPr="00CF16A5">
        <w:rPr>
          <w:rFonts w:cs="Times New Roman"/>
          <w:szCs w:val="24"/>
        </w:rPr>
        <w:t>dampak</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adanya</w:t>
      </w:r>
      <w:proofErr w:type="spellEnd"/>
      <w:r w:rsidRPr="00CF16A5">
        <w:rPr>
          <w:rFonts w:cs="Times New Roman"/>
          <w:szCs w:val="24"/>
        </w:rPr>
        <w:t xml:space="preserve"> </w:t>
      </w:r>
      <w:proofErr w:type="spellStart"/>
      <w:r w:rsidRPr="00CF16A5">
        <w:rPr>
          <w:rFonts w:cs="Times New Roman"/>
          <w:szCs w:val="24"/>
        </w:rPr>
        <w:t>suatu</w:t>
      </w:r>
      <w:proofErr w:type="spellEnd"/>
      <w:r w:rsidRPr="00CF16A5">
        <w:rPr>
          <w:rFonts w:cs="Times New Roman"/>
          <w:szCs w:val="24"/>
        </w:rPr>
        <w:t xml:space="preserve"> </w:t>
      </w:r>
      <w:proofErr w:type="spellStart"/>
      <w:r w:rsidRPr="00CF16A5">
        <w:rPr>
          <w:rFonts w:cs="Times New Roman"/>
          <w:szCs w:val="24"/>
        </w:rPr>
        <w:t>inovasi</w:t>
      </w:r>
      <w:proofErr w:type="spellEnd"/>
      <w:r w:rsidRPr="00CF16A5">
        <w:rPr>
          <w:rFonts w:cs="Times New Roman"/>
          <w:szCs w:val="24"/>
        </w:rPr>
        <w:t xml:space="preserve"> yang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mempengaruhi</w:t>
      </w:r>
      <w:proofErr w:type="spellEnd"/>
      <w:r w:rsidRPr="00CF16A5">
        <w:rPr>
          <w:rFonts w:cs="Times New Roman"/>
          <w:szCs w:val="24"/>
        </w:rPr>
        <w:t xml:space="preserve"> </w:t>
      </w:r>
      <w:proofErr w:type="spellStart"/>
      <w:r w:rsidRPr="00CF16A5">
        <w:rPr>
          <w:rFonts w:cs="Times New Roman"/>
          <w:szCs w:val="24"/>
        </w:rPr>
        <w:t>keinginan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menggunakan</w:t>
      </w:r>
      <w:proofErr w:type="spellEnd"/>
      <w:r w:rsidRPr="00CF16A5">
        <w:rPr>
          <w:rFonts w:cs="Times New Roman"/>
          <w:szCs w:val="24"/>
        </w:rPr>
        <w:t xml:space="preserve"> </w:t>
      </w:r>
      <w:proofErr w:type="spellStart"/>
      <w:r w:rsidRPr="00CF16A5">
        <w:rPr>
          <w:rFonts w:cs="Times New Roman"/>
          <w:szCs w:val="24"/>
        </w:rPr>
        <w:t>suatu</w:t>
      </w:r>
      <w:proofErr w:type="spellEnd"/>
      <w:r w:rsidRPr="00CF16A5">
        <w:rPr>
          <w:rFonts w:cs="Times New Roman"/>
          <w:szCs w:val="24"/>
        </w:rPr>
        <w:t xml:space="preserve"> </w:t>
      </w:r>
      <w:proofErr w:type="spellStart"/>
      <w:r w:rsidRPr="00CF16A5">
        <w:rPr>
          <w:rFonts w:cs="Times New Roman"/>
          <w:szCs w:val="24"/>
        </w:rPr>
        <w:t>teknologi</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(Kim et al., 2010)</w:t>
      </w:r>
      <w:r w:rsidRPr="00CF16A5">
        <w:rPr>
          <w:rFonts w:cs="Times New Roman"/>
          <w:szCs w:val="24"/>
        </w:rPr>
        <w:fldChar w:fldCharType="end"/>
      </w:r>
      <w:r w:rsidRPr="00CF16A5">
        <w:rPr>
          <w:rFonts w:cs="Times New Roman"/>
          <w:szCs w:val="24"/>
        </w:rPr>
        <w:t>.</w:t>
      </w:r>
    </w:p>
    <w:p w14:paraId="63FB3232" w14:textId="77777777" w:rsidR="00D36D50" w:rsidRPr="00CF16A5" w:rsidRDefault="00D36D50" w:rsidP="00D36D50">
      <w:pPr>
        <w:spacing w:after="0"/>
        <w:ind w:left="567" w:firstLine="567"/>
        <w:rPr>
          <w:rFonts w:cs="Times New Roman"/>
          <w:szCs w:val="24"/>
        </w:rPr>
      </w:pPr>
      <w:r w:rsidRPr="00CF16A5">
        <w:rPr>
          <w:rFonts w:cs="Times New Roman"/>
          <w:i/>
          <w:iCs/>
          <w:szCs w:val="24"/>
        </w:rPr>
        <w:t xml:space="preserve">Personal innovativeness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didefinisikan</w:t>
      </w:r>
      <w:proofErr w:type="spellEnd"/>
      <w:r w:rsidRPr="00CF16A5">
        <w:rPr>
          <w:rFonts w:cs="Times New Roman"/>
          <w:szCs w:val="24"/>
        </w:rPr>
        <w:t xml:space="preserve"> </w:t>
      </w:r>
      <w:proofErr w:type="spellStart"/>
      <w:r w:rsidRPr="00CF16A5">
        <w:rPr>
          <w:rFonts w:cs="Times New Roman"/>
          <w:szCs w:val="24"/>
        </w:rPr>
        <w:t>sebagai</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yang </w:t>
      </w:r>
      <w:proofErr w:type="spellStart"/>
      <w:r w:rsidRPr="00CF16A5">
        <w:rPr>
          <w:rFonts w:cs="Times New Roman"/>
          <w:szCs w:val="24"/>
        </w:rPr>
        <w:t>bersedia</w:t>
      </w:r>
      <w:proofErr w:type="spellEnd"/>
      <w:r w:rsidRPr="00CF16A5">
        <w:rPr>
          <w:rFonts w:cs="Times New Roman"/>
          <w:szCs w:val="24"/>
        </w:rPr>
        <w:t xml:space="preserve"> </w:t>
      </w:r>
      <w:proofErr w:type="spellStart"/>
      <w:r w:rsidRPr="00CF16A5">
        <w:rPr>
          <w:rFonts w:cs="Times New Roman"/>
          <w:szCs w:val="24"/>
        </w:rPr>
        <w:t>mengambil</w:t>
      </w:r>
      <w:proofErr w:type="spellEnd"/>
      <w:r w:rsidRPr="00CF16A5">
        <w:rPr>
          <w:rFonts w:cs="Times New Roman"/>
          <w:szCs w:val="24"/>
        </w:rPr>
        <w:t xml:space="preserve"> </w:t>
      </w:r>
      <w:proofErr w:type="spellStart"/>
      <w:r w:rsidRPr="00CF16A5">
        <w:rPr>
          <w:rFonts w:cs="Times New Roman"/>
          <w:szCs w:val="24"/>
        </w:rPr>
        <w:t>resiko</w:t>
      </w:r>
      <w:proofErr w:type="spellEnd"/>
      <w:r w:rsidRPr="00CF16A5">
        <w:rPr>
          <w:rFonts w:cs="Times New Roman"/>
          <w:szCs w:val="24"/>
        </w:rPr>
        <w:t xml:space="preserve"> dan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kemauan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menggunakan</w:t>
      </w:r>
      <w:proofErr w:type="spellEnd"/>
      <w:r w:rsidRPr="00CF16A5">
        <w:rPr>
          <w:rFonts w:cs="Times New Roman"/>
          <w:szCs w:val="24"/>
        </w:rPr>
        <w:t xml:space="preserve"> </w:t>
      </w:r>
      <w:proofErr w:type="spellStart"/>
      <w:r w:rsidRPr="00CF16A5">
        <w:rPr>
          <w:rFonts w:cs="Times New Roman"/>
          <w:szCs w:val="24"/>
        </w:rPr>
        <w:t>sistem</w:t>
      </w:r>
      <w:proofErr w:type="spellEnd"/>
      <w:r w:rsidRPr="00CF16A5">
        <w:rPr>
          <w:rFonts w:cs="Times New Roman"/>
          <w:szCs w:val="24"/>
        </w:rPr>
        <w:t xml:space="preserve"> </w:t>
      </w:r>
      <w:proofErr w:type="spellStart"/>
      <w:r w:rsidRPr="00CF16A5">
        <w:rPr>
          <w:rFonts w:cs="Times New Roman"/>
          <w:szCs w:val="24"/>
        </w:rPr>
        <w:t>informasi</w:t>
      </w:r>
      <w:proofErr w:type="spellEnd"/>
      <w:r w:rsidRPr="00CF16A5">
        <w:rPr>
          <w:rFonts w:cs="Times New Roman"/>
          <w:szCs w:val="24"/>
        </w:rPr>
        <w:t xml:space="preserve">, </w:t>
      </w:r>
      <w:proofErr w:type="spellStart"/>
      <w:r w:rsidRPr="00CF16A5">
        <w:rPr>
          <w:rFonts w:cs="Times New Roman"/>
          <w:szCs w:val="24"/>
        </w:rPr>
        <w:t>suatu</w:t>
      </w:r>
      <w:proofErr w:type="spellEnd"/>
      <w:r w:rsidRPr="00CF16A5">
        <w:rPr>
          <w:rFonts w:cs="Times New Roman"/>
          <w:szCs w:val="24"/>
        </w:rPr>
        <w:t xml:space="preserve"> </w:t>
      </w:r>
      <w:proofErr w:type="spellStart"/>
      <w:r w:rsidRPr="00CF16A5">
        <w:rPr>
          <w:rFonts w:cs="Times New Roman"/>
          <w:szCs w:val="24"/>
        </w:rPr>
        <w:t>gagasan</w:t>
      </w:r>
      <w:proofErr w:type="spellEnd"/>
      <w:r w:rsidRPr="00CF16A5">
        <w:rPr>
          <w:rFonts w:cs="Times New Roman"/>
          <w:szCs w:val="24"/>
        </w:rPr>
        <w:t xml:space="preserve"> </w:t>
      </w:r>
      <w:proofErr w:type="spellStart"/>
      <w:r w:rsidRPr="00CF16A5">
        <w:rPr>
          <w:rFonts w:cs="Times New Roman"/>
          <w:szCs w:val="24"/>
        </w:rPr>
        <w:t>atau</w:t>
      </w:r>
      <w:proofErr w:type="spellEnd"/>
      <w:r w:rsidRPr="00CF16A5">
        <w:rPr>
          <w:rFonts w:cs="Times New Roman"/>
          <w:szCs w:val="24"/>
        </w:rPr>
        <w:t xml:space="preserve"> ide yang </w:t>
      </w:r>
      <w:proofErr w:type="spellStart"/>
      <w:r w:rsidRPr="00CF16A5">
        <w:rPr>
          <w:rFonts w:cs="Times New Roman"/>
          <w:szCs w:val="24"/>
        </w:rPr>
        <w:t>masih</w:t>
      </w:r>
      <w:proofErr w:type="spellEnd"/>
      <w:r w:rsidRPr="00CF16A5">
        <w:rPr>
          <w:rFonts w:cs="Times New Roman"/>
          <w:szCs w:val="24"/>
        </w:rPr>
        <w:t xml:space="preserve"> </w:t>
      </w:r>
      <w:proofErr w:type="spellStart"/>
      <w:r w:rsidRPr="00CF16A5">
        <w:rPr>
          <w:rFonts w:cs="Times New Roman"/>
          <w:szCs w:val="24"/>
        </w:rPr>
        <w:t>baru</w:t>
      </w:r>
      <w:proofErr w:type="spellEnd"/>
      <w:r w:rsidRPr="00CF16A5">
        <w:rPr>
          <w:rFonts w:cs="Times New Roman"/>
          <w:szCs w:val="24"/>
        </w:rPr>
        <w:t xml:space="preserve">, </w:t>
      </w:r>
      <w:proofErr w:type="spellStart"/>
      <w:r w:rsidRPr="00CF16A5">
        <w:rPr>
          <w:rFonts w:cs="Times New Roman"/>
          <w:szCs w:val="24"/>
        </w:rPr>
        <w:t>serta</w:t>
      </w:r>
      <w:proofErr w:type="spellEnd"/>
      <w:r w:rsidRPr="00CF16A5">
        <w:rPr>
          <w:rFonts w:cs="Times New Roman"/>
          <w:szCs w:val="24"/>
        </w:rPr>
        <w:t xml:space="preserve"> </w:t>
      </w:r>
      <w:proofErr w:type="spellStart"/>
      <w:r w:rsidRPr="00CF16A5">
        <w:rPr>
          <w:rFonts w:cs="Times New Roman"/>
          <w:szCs w:val="24"/>
        </w:rPr>
        <w:t>mampu</w:t>
      </w:r>
      <w:proofErr w:type="spellEnd"/>
      <w:r w:rsidRPr="00CF16A5">
        <w:rPr>
          <w:rFonts w:cs="Times New Roman"/>
          <w:szCs w:val="24"/>
        </w:rPr>
        <w:t xml:space="preserve"> </w:t>
      </w:r>
      <w:proofErr w:type="spellStart"/>
      <w:r w:rsidRPr="00CF16A5">
        <w:rPr>
          <w:rFonts w:cs="Times New Roman"/>
          <w:szCs w:val="24"/>
        </w:rPr>
        <w:t>mengatasi</w:t>
      </w:r>
      <w:proofErr w:type="spellEnd"/>
      <w:r w:rsidRPr="00CF16A5">
        <w:rPr>
          <w:rFonts w:cs="Times New Roman"/>
          <w:szCs w:val="24"/>
        </w:rPr>
        <w:t xml:space="preserve"> </w:t>
      </w:r>
      <w:proofErr w:type="spellStart"/>
      <w:r w:rsidRPr="00CF16A5">
        <w:rPr>
          <w:rFonts w:cs="Times New Roman"/>
          <w:szCs w:val="24"/>
        </w:rPr>
        <w:t>tingkat</w:t>
      </w:r>
      <w:proofErr w:type="spellEnd"/>
      <w:r w:rsidRPr="00CF16A5">
        <w:rPr>
          <w:rFonts w:cs="Times New Roman"/>
          <w:szCs w:val="24"/>
        </w:rPr>
        <w:t xml:space="preserve"> </w:t>
      </w:r>
      <w:proofErr w:type="spellStart"/>
      <w:r w:rsidRPr="00CF16A5">
        <w:rPr>
          <w:rFonts w:cs="Times New Roman"/>
          <w:szCs w:val="24"/>
        </w:rPr>
        <w:t>ketidakpastian</w:t>
      </w:r>
      <w:proofErr w:type="spellEnd"/>
      <w:r w:rsidRPr="00CF16A5">
        <w:rPr>
          <w:rFonts w:cs="Times New Roman"/>
          <w:szCs w:val="24"/>
        </w:rPr>
        <w:t xml:space="preserve"> yang </w:t>
      </w:r>
      <w:proofErr w:type="spellStart"/>
      <w:r w:rsidRPr="00CF16A5">
        <w:rPr>
          <w:rFonts w:cs="Times New Roman"/>
          <w:szCs w:val="24"/>
        </w:rPr>
        <w:t>tinggi</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{"citationItems":[{"id":"ITEM-1","itemData":{"DOI":"10.1287/isre.9.2.204","ISSN":"10477047","abstract":"The acceptance of new information technologies by their intended users persists as an important issue for researchers and practitioners of information systems. Several models have been developed in the literature to facilitate understanding of the process by which new information technologies are adopted. This paper proposes a new construct that further illuminates the relationships explicit in the technology acceptance models and describes an operational measure for this construct that possesses desirable psychometric properties. The construct, personal innovativeness in the domain of information technology, is hypothesized to exhibit moderating effects on the antecedents as well as the consequences of individual perceptions about a new information technology. The construct was developed and validated in the context of the innovation represented by the World-Wide Web. Implications for theory and practice are discussed.","author":[{"dropping-particle":"","family":"Agarwal","given":"Ritu","non-dropping-particle":"","parse-names":false,"suffix":""},{"dropping-particle":"","family":"Prasad","given":"Jayesh","non-dropping-particle":"","parse-names":false,"suffix":""}],"container-title":"Information Systems Research","id":"ITEM-1","issue":"2","issued":{"date-parts":[["1998"]]},"page":"204-215","title":"A Conceptual and Operational Definition of Personal Innovativeness in the Domain of Information Technology","type":"article-journal","volume":"9"},"uris":["http://www.mendeley.com/documents/?uuid=cc64bcf6-3f5c-4313-8e99-86e5977adee5"]}],"mendeley":{"formattedCitation":"(Agarwal &amp; Prasad, 1998)","plainTextFormattedCitation":"(Agarwal &amp; Prasad, 1998)","previouslyFormattedCitation":"(Agarwal &amp; Prasad, 1998)"},"properties":{"noteIndex":0},"schema":"https://github.com/citation-style-language/schema/raw/master/csl-citation.json"}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(Agarwal &amp; Prasad, 1998)</w:t>
      </w:r>
      <w:r w:rsidRPr="00CF16A5">
        <w:rPr>
          <w:rFonts w:cs="Times New Roman"/>
          <w:szCs w:val="24"/>
        </w:rPr>
        <w:fldChar w:fldCharType="end"/>
      </w:r>
      <w:r w:rsidRPr="00CF16A5">
        <w:rPr>
          <w:rFonts w:cs="Times New Roman"/>
          <w:szCs w:val="24"/>
        </w:rPr>
        <w:t>.</w:t>
      </w:r>
    </w:p>
    <w:p w14:paraId="36C197A9" w14:textId="77777777" w:rsidR="00D36D50" w:rsidRPr="00CF16A5" w:rsidRDefault="00D36D50" w:rsidP="00D36D50">
      <w:pPr>
        <w:spacing w:after="0"/>
        <w:ind w:left="567" w:firstLine="567"/>
        <w:rPr>
          <w:rFonts w:cs="Times New Roman"/>
          <w:szCs w:val="24"/>
        </w:rPr>
      </w:pPr>
      <w:proofErr w:type="spellStart"/>
      <w:r w:rsidRPr="00CF16A5">
        <w:rPr>
          <w:rFonts w:cs="Times New Roman"/>
          <w:szCs w:val="24"/>
        </w:rPr>
        <w:t>Peneliti</w:t>
      </w:r>
      <w:proofErr w:type="spellEnd"/>
      <w:r w:rsidRPr="00CF16A5">
        <w:rPr>
          <w:rFonts w:cs="Times New Roman"/>
          <w:szCs w:val="24"/>
        </w:rPr>
        <w:t xml:space="preserve"> </w:t>
      </w:r>
      <w:proofErr w:type="spellStart"/>
      <w:r w:rsidRPr="00CF16A5">
        <w:rPr>
          <w:rFonts w:cs="Times New Roman"/>
          <w:szCs w:val="24"/>
        </w:rPr>
        <w:t>sistem</w:t>
      </w:r>
      <w:proofErr w:type="spellEnd"/>
      <w:r w:rsidRPr="00CF16A5">
        <w:rPr>
          <w:rFonts w:cs="Times New Roman"/>
          <w:szCs w:val="24"/>
        </w:rPr>
        <w:t xml:space="preserve"> </w:t>
      </w:r>
      <w:proofErr w:type="spellStart"/>
      <w:r w:rsidRPr="00CF16A5">
        <w:rPr>
          <w:rFonts w:cs="Times New Roman"/>
          <w:szCs w:val="24"/>
        </w:rPr>
        <w:t>informasi</w:t>
      </w:r>
      <w:proofErr w:type="spellEnd"/>
      <w:r w:rsidRPr="00CF16A5">
        <w:rPr>
          <w:rFonts w:cs="Times New Roman"/>
          <w:szCs w:val="24"/>
        </w:rPr>
        <w:t xml:space="preserve"> </w:t>
      </w:r>
      <w:proofErr w:type="spellStart"/>
      <w:r w:rsidRPr="00CF16A5">
        <w:rPr>
          <w:rFonts w:cs="Times New Roman"/>
          <w:szCs w:val="24"/>
        </w:rPr>
        <w:t>mempercayai</w:t>
      </w:r>
      <w:proofErr w:type="spellEnd"/>
      <w:r w:rsidRPr="00CF16A5">
        <w:rPr>
          <w:rFonts w:cs="Times New Roman"/>
          <w:szCs w:val="24"/>
        </w:rPr>
        <w:t xml:space="preserve"> </w:t>
      </w:r>
      <w:proofErr w:type="spellStart"/>
      <w:r w:rsidRPr="00CF16A5">
        <w:rPr>
          <w:rFonts w:cs="Times New Roman"/>
          <w:szCs w:val="24"/>
        </w:rPr>
        <w:t>bahwa</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terus</w:t>
      </w:r>
      <w:proofErr w:type="spellEnd"/>
      <w:r w:rsidRPr="00CF16A5">
        <w:rPr>
          <w:rFonts w:cs="Times New Roman"/>
          <w:szCs w:val="24"/>
        </w:rPr>
        <w:t xml:space="preserve"> </w:t>
      </w:r>
      <w:proofErr w:type="spellStart"/>
      <w:r w:rsidRPr="00CF16A5">
        <w:rPr>
          <w:rFonts w:cs="Times New Roman"/>
          <w:szCs w:val="24"/>
        </w:rPr>
        <w:t>menemukan</w:t>
      </w:r>
      <w:proofErr w:type="spellEnd"/>
      <w:r w:rsidRPr="00CF16A5">
        <w:rPr>
          <w:rFonts w:cs="Times New Roman"/>
          <w:szCs w:val="24"/>
        </w:rPr>
        <w:t xml:space="preserve"> dan </w:t>
      </w:r>
      <w:proofErr w:type="spellStart"/>
      <w:r w:rsidRPr="00CF16A5">
        <w:rPr>
          <w:rFonts w:cs="Times New Roman"/>
          <w:szCs w:val="24"/>
        </w:rPr>
        <w:t>mengadopsi</w:t>
      </w:r>
      <w:proofErr w:type="spellEnd"/>
      <w:r w:rsidRPr="00CF16A5">
        <w:rPr>
          <w:rFonts w:cs="Times New Roman"/>
          <w:szCs w:val="24"/>
        </w:rPr>
        <w:t xml:space="preserve"> </w:t>
      </w:r>
      <w:proofErr w:type="spellStart"/>
      <w:r w:rsidRPr="00CF16A5">
        <w:rPr>
          <w:rFonts w:cs="Times New Roman"/>
          <w:szCs w:val="24"/>
        </w:rPr>
        <w:t>fitur</w:t>
      </w:r>
      <w:proofErr w:type="spellEnd"/>
      <w:r w:rsidRPr="00CF16A5">
        <w:rPr>
          <w:rFonts w:cs="Times New Roman"/>
          <w:szCs w:val="24"/>
        </w:rPr>
        <w:t xml:space="preserve"> </w:t>
      </w:r>
      <w:proofErr w:type="spellStart"/>
      <w:r w:rsidRPr="00CF16A5">
        <w:rPr>
          <w:rFonts w:cs="Times New Roman"/>
          <w:szCs w:val="24"/>
        </w:rPr>
        <w:t>baru</w:t>
      </w:r>
      <w:proofErr w:type="spellEnd"/>
      <w:r w:rsidRPr="00CF16A5">
        <w:rPr>
          <w:rFonts w:cs="Times New Roman"/>
          <w:szCs w:val="24"/>
        </w:rPr>
        <w:t xml:space="preserve"> </w:t>
      </w:r>
      <w:proofErr w:type="spellStart"/>
      <w:r w:rsidRPr="00CF16A5">
        <w:rPr>
          <w:rFonts w:cs="Times New Roman"/>
          <w:szCs w:val="24"/>
        </w:rPr>
        <w:t>setelah</w:t>
      </w:r>
      <w:proofErr w:type="spellEnd"/>
      <w:r w:rsidRPr="00CF16A5">
        <w:rPr>
          <w:rFonts w:cs="Times New Roman"/>
          <w:szCs w:val="24"/>
        </w:rPr>
        <w:t xml:space="preserve"> </w:t>
      </w:r>
      <w:proofErr w:type="spellStart"/>
      <w:r w:rsidRPr="00CF16A5">
        <w:rPr>
          <w:rFonts w:cs="Times New Roman"/>
          <w:szCs w:val="24"/>
        </w:rPr>
        <w:t>suatu</w:t>
      </w:r>
      <w:proofErr w:type="spellEnd"/>
      <w:r w:rsidRPr="00CF16A5">
        <w:rPr>
          <w:rFonts w:cs="Times New Roman"/>
          <w:szCs w:val="24"/>
        </w:rPr>
        <w:t xml:space="preserve"> </w:t>
      </w:r>
      <w:proofErr w:type="spellStart"/>
      <w:r w:rsidRPr="00CF16A5">
        <w:rPr>
          <w:rFonts w:cs="Times New Roman"/>
          <w:szCs w:val="24"/>
        </w:rPr>
        <w:t>sistem</w:t>
      </w:r>
      <w:proofErr w:type="spellEnd"/>
      <w:r w:rsidRPr="00CF16A5">
        <w:rPr>
          <w:rFonts w:cs="Times New Roman"/>
          <w:szCs w:val="24"/>
        </w:rPr>
        <w:t xml:space="preserve"> </w:t>
      </w:r>
      <w:proofErr w:type="spellStart"/>
      <w:r w:rsidRPr="00CF16A5">
        <w:rPr>
          <w:rFonts w:cs="Times New Roman"/>
          <w:szCs w:val="24"/>
        </w:rPr>
        <w:t>diadopsi</w:t>
      </w:r>
      <w:proofErr w:type="spellEnd"/>
      <w:r w:rsidRPr="00CF16A5">
        <w:rPr>
          <w:rFonts w:cs="Times New Roman"/>
          <w:szCs w:val="24"/>
        </w:rPr>
        <w:t xml:space="preserve">, </w:t>
      </w:r>
      <w:proofErr w:type="spellStart"/>
      <w:r w:rsidRPr="00CF16A5">
        <w:rPr>
          <w:rFonts w:cs="Times New Roman"/>
          <w:szCs w:val="24"/>
        </w:rPr>
        <w:t>dimana</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hal</w:t>
      </w:r>
      <w:proofErr w:type="spellEnd"/>
      <w:r w:rsidRPr="00CF16A5">
        <w:rPr>
          <w:rFonts w:cs="Times New Roman"/>
          <w:szCs w:val="24"/>
        </w:rPr>
        <w:t xml:space="preserve"> ini </w:t>
      </w:r>
      <w:proofErr w:type="spellStart"/>
      <w:r w:rsidRPr="00CF16A5">
        <w:rPr>
          <w:rFonts w:cs="Times New Roman"/>
          <w:szCs w:val="24"/>
        </w:rPr>
        <w:t>memberi</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kesempatan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menunjukan</w:t>
      </w:r>
      <w:proofErr w:type="spellEnd"/>
      <w:r w:rsidRPr="00CF16A5">
        <w:rPr>
          <w:rFonts w:cs="Times New Roman"/>
          <w:szCs w:val="24"/>
        </w:rPr>
        <w:t xml:space="preserve"> </w:t>
      </w:r>
      <w:proofErr w:type="spellStart"/>
      <w:r w:rsidRPr="00CF16A5">
        <w:rPr>
          <w:rFonts w:cs="Times New Roman"/>
          <w:szCs w:val="24"/>
        </w:rPr>
        <w:t>inovasi</w:t>
      </w:r>
      <w:proofErr w:type="spellEnd"/>
      <w:r w:rsidRPr="00CF16A5">
        <w:rPr>
          <w:rFonts w:cs="Times New Roman"/>
          <w:szCs w:val="24"/>
        </w:rPr>
        <w:t xml:space="preserve"> </w:t>
      </w:r>
      <w:proofErr w:type="spellStart"/>
      <w:r w:rsidRPr="00CF16A5">
        <w:rPr>
          <w:rFonts w:cs="Times New Roman"/>
          <w:szCs w:val="24"/>
        </w:rPr>
        <w:t>mereka</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adopsi</w:t>
      </w:r>
      <w:proofErr w:type="spellEnd"/>
      <w:r w:rsidRPr="00CF16A5">
        <w:rPr>
          <w:rFonts w:cs="Times New Roman"/>
          <w:szCs w:val="24"/>
        </w:rPr>
        <w:t xml:space="preserve"> dan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lainnya</w:t>
      </w:r>
      <w:proofErr w:type="spellEnd"/>
      <w:r w:rsidRPr="00CF16A5">
        <w:rPr>
          <w:rFonts w:cs="Times New Roman"/>
          <w:szCs w:val="24"/>
        </w:rPr>
        <w:t xml:space="preserve"> </w:t>
      </w:r>
      <w:proofErr w:type="spellStart"/>
      <w:r w:rsidRPr="00CF16A5">
        <w:rPr>
          <w:rFonts w:cs="Times New Roman"/>
          <w:szCs w:val="24"/>
        </w:rPr>
        <w:t>menemukan</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setelah</w:t>
      </w:r>
      <w:proofErr w:type="spellEnd"/>
      <w:r w:rsidRPr="00CF16A5">
        <w:rPr>
          <w:rFonts w:cs="Times New Roman"/>
          <w:szCs w:val="24"/>
        </w:rPr>
        <w:t xml:space="preserve"> </w:t>
      </w:r>
      <w:proofErr w:type="spellStart"/>
      <w:r w:rsidRPr="00CF16A5">
        <w:rPr>
          <w:rFonts w:cs="Times New Roman"/>
          <w:szCs w:val="24"/>
        </w:rPr>
        <w:t>mengadopsi</w:t>
      </w:r>
      <w:proofErr w:type="spellEnd"/>
      <w:r w:rsidRPr="00CF16A5">
        <w:rPr>
          <w:rFonts w:cs="Times New Roman"/>
          <w:szCs w:val="24"/>
        </w:rPr>
        <w:t xml:space="preserve"> </w:t>
      </w:r>
      <w:proofErr w:type="spellStart"/>
      <w:r w:rsidRPr="00CF16A5">
        <w:rPr>
          <w:rFonts w:cs="Times New Roman"/>
          <w:szCs w:val="24"/>
        </w:rPr>
        <w:t>adalah</w:t>
      </w:r>
      <w:proofErr w:type="spellEnd"/>
      <w:r w:rsidRPr="00CF16A5">
        <w:rPr>
          <w:rFonts w:cs="Times New Roman"/>
          <w:szCs w:val="24"/>
        </w:rPr>
        <w:t xml:space="preserve"> </w:t>
      </w:r>
      <w:proofErr w:type="spellStart"/>
      <w:r w:rsidRPr="00CF16A5">
        <w:rPr>
          <w:rFonts w:cs="Times New Roman"/>
          <w:szCs w:val="24"/>
        </w:rPr>
        <w:t>penerimaan</w:t>
      </w:r>
      <w:proofErr w:type="spellEnd"/>
      <w:r w:rsidRPr="00CF16A5">
        <w:rPr>
          <w:rFonts w:cs="Times New Roman"/>
          <w:szCs w:val="24"/>
        </w:rPr>
        <w:t xml:space="preserve"> </w:t>
      </w:r>
      <w:proofErr w:type="spellStart"/>
      <w:r w:rsidRPr="00CF16A5">
        <w:rPr>
          <w:rFonts w:cs="Times New Roman"/>
          <w:szCs w:val="24"/>
        </w:rPr>
        <w:t>sistem</w:t>
      </w:r>
      <w:proofErr w:type="spellEnd"/>
      <w:r w:rsidRPr="00CF16A5">
        <w:rPr>
          <w:rFonts w:cs="Times New Roman"/>
          <w:szCs w:val="24"/>
        </w:rPr>
        <w:t xml:space="preserve"> </w:t>
      </w:r>
      <w:proofErr w:type="spellStart"/>
      <w:r w:rsidRPr="00CF16A5">
        <w:rPr>
          <w:rFonts w:cs="Times New Roman"/>
          <w:szCs w:val="24"/>
        </w:rPr>
        <w:t>informasi</w:t>
      </w:r>
      <w:proofErr w:type="spellEnd"/>
      <w:r w:rsidRPr="00CF16A5">
        <w:rPr>
          <w:rFonts w:cs="Times New Roman"/>
          <w:szCs w:val="24"/>
        </w:rPr>
        <w:t xml:space="preserve"> yang </w:t>
      </w:r>
      <w:proofErr w:type="spellStart"/>
      <w:r w:rsidRPr="00CF16A5">
        <w:rPr>
          <w:rFonts w:cs="Times New Roman"/>
          <w:szCs w:val="24"/>
        </w:rPr>
        <w:t>cepat</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2014)","plainTextFormattedCitation":"(Lu, 2014)","previouslyFormattedCitation":"(Lu, 2014)"},"properties":{"noteIndex":0},"schema":"https://github.com/citation-style-language/schema/raw/master/csl-citation.json"}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(Lu, 2014)</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Indikator</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mengukur</w:t>
      </w:r>
      <w:proofErr w:type="spellEnd"/>
      <w:r w:rsidRPr="00CF16A5">
        <w:rPr>
          <w:rFonts w:cs="Times New Roman"/>
          <w:szCs w:val="24"/>
        </w:rPr>
        <w:t xml:space="preserve"> </w:t>
      </w:r>
      <w:r>
        <w:rPr>
          <w:rFonts w:cs="Times New Roman"/>
          <w:i/>
          <w:iCs/>
          <w:szCs w:val="24"/>
        </w:rPr>
        <w:t>personal innovativeness</w:t>
      </w:r>
      <w:r w:rsidRPr="00CF16A5">
        <w:rPr>
          <w:rFonts w:cs="Times New Roman"/>
          <w:szCs w:val="24"/>
        </w:rPr>
        <w:t xml:space="preserve"> </w:t>
      </w:r>
      <w:proofErr w:type="spellStart"/>
      <w:r w:rsidRPr="00CF16A5">
        <w:rPr>
          <w:rFonts w:cs="Times New Roman"/>
          <w:szCs w:val="24"/>
        </w:rPr>
        <w:t>adalah</w:t>
      </w:r>
      <w:proofErr w:type="spellEnd"/>
      <w:r w:rsidRPr="00CF16A5">
        <w:rPr>
          <w:rFonts w:cs="Times New Roman"/>
          <w:szCs w:val="24"/>
        </w:rPr>
        <w:t xml:space="preserve"> </w:t>
      </w:r>
      <w:proofErr w:type="spellStart"/>
      <w:r w:rsidRPr="00CF16A5">
        <w:rPr>
          <w:rFonts w:cs="Times New Roman"/>
          <w:szCs w:val="24"/>
        </w:rPr>
        <w:t>ingin</w:t>
      </w:r>
      <w:proofErr w:type="spellEnd"/>
      <w:r w:rsidRPr="00CF16A5">
        <w:rPr>
          <w:rFonts w:cs="Times New Roman"/>
          <w:szCs w:val="24"/>
        </w:rPr>
        <w:t xml:space="preserve"> </w:t>
      </w:r>
      <w:proofErr w:type="spellStart"/>
      <w:r w:rsidRPr="00CF16A5">
        <w:rPr>
          <w:rFonts w:cs="Times New Roman"/>
          <w:szCs w:val="24"/>
        </w:rPr>
        <w:t>mengetahui</w:t>
      </w:r>
      <w:proofErr w:type="spellEnd"/>
      <w:r w:rsidRPr="00CF16A5">
        <w:rPr>
          <w:rFonts w:cs="Times New Roman"/>
          <w:szCs w:val="24"/>
        </w:rPr>
        <w:t xml:space="preserve"> </w:t>
      </w:r>
      <w:proofErr w:type="spellStart"/>
      <w:r w:rsidRPr="00CF16A5">
        <w:rPr>
          <w:rFonts w:cs="Times New Roman"/>
          <w:szCs w:val="24"/>
        </w:rPr>
        <w:t>cara</w:t>
      </w:r>
      <w:proofErr w:type="spellEnd"/>
      <w:r w:rsidRPr="00CF16A5">
        <w:rPr>
          <w:rFonts w:cs="Times New Roman"/>
          <w:szCs w:val="24"/>
        </w:rPr>
        <w:t xml:space="preserve"> </w:t>
      </w:r>
      <w:proofErr w:type="spellStart"/>
      <w:r w:rsidRPr="00CF16A5">
        <w:rPr>
          <w:rFonts w:cs="Times New Roman"/>
          <w:szCs w:val="24"/>
        </w:rPr>
        <w:t>menggunakan</w:t>
      </w:r>
      <w:proofErr w:type="spellEnd"/>
      <w:r w:rsidRPr="00CF16A5">
        <w:rPr>
          <w:rFonts w:cs="Times New Roman"/>
          <w:szCs w:val="24"/>
        </w:rPr>
        <w:t xml:space="preserve"> </w:t>
      </w:r>
      <w:proofErr w:type="spellStart"/>
      <w:r w:rsidRPr="00CF16A5">
        <w:rPr>
          <w:rFonts w:cs="Times New Roman"/>
          <w:szCs w:val="24"/>
        </w:rPr>
        <w:t>teknologi</w:t>
      </w:r>
      <w:proofErr w:type="spellEnd"/>
      <w:r w:rsidRPr="00CF16A5">
        <w:rPr>
          <w:rFonts w:cs="Times New Roman"/>
          <w:szCs w:val="24"/>
        </w:rPr>
        <w:t xml:space="preserve"> </w:t>
      </w:r>
      <w:proofErr w:type="spellStart"/>
      <w:r w:rsidRPr="00CF16A5">
        <w:rPr>
          <w:rFonts w:cs="Times New Roman"/>
          <w:szCs w:val="24"/>
        </w:rPr>
        <w:t>baru</w:t>
      </w:r>
      <w:proofErr w:type="spellEnd"/>
      <w:r w:rsidRPr="00CF16A5">
        <w:rPr>
          <w:rFonts w:cs="Times New Roman"/>
          <w:szCs w:val="24"/>
        </w:rPr>
        <w:t xml:space="preserve">, </w:t>
      </w:r>
      <w:proofErr w:type="spellStart"/>
      <w:r w:rsidRPr="00CF16A5">
        <w:rPr>
          <w:rFonts w:cs="Times New Roman"/>
          <w:szCs w:val="24"/>
        </w:rPr>
        <w:t>ingin</w:t>
      </w:r>
      <w:proofErr w:type="spellEnd"/>
      <w:r w:rsidRPr="00CF16A5">
        <w:rPr>
          <w:rFonts w:cs="Times New Roman"/>
          <w:szCs w:val="24"/>
        </w:rPr>
        <w:t xml:space="preserve"> </w:t>
      </w:r>
      <w:proofErr w:type="spellStart"/>
      <w:r w:rsidRPr="00CF16A5">
        <w:rPr>
          <w:rFonts w:cs="Times New Roman"/>
          <w:szCs w:val="24"/>
        </w:rPr>
        <w:t>menggunakan</w:t>
      </w:r>
      <w:proofErr w:type="spellEnd"/>
      <w:r w:rsidRPr="00CF16A5">
        <w:rPr>
          <w:rFonts w:cs="Times New Roman"/>
          <w:szCs w:val="24"/>
        </w:rPr>
        <w:t xml:space="preserve"> </w:t>
      </w:r>
      <w:proofErr w:type="spellStart"/>
      <w:r w:rsidRPr="00CF16A5">
        <w:rPr>
          <w:rFonts w:cs="Times New Roman"/>
          <w:szCs w:val="24"/>
        </w:rPr>
        <w:t>teknologi</w:t>
      </w:r>
      <w:proofErr w:type="spellEnd"/>
      <w:r w:rsidRPr="00CF16A5">
        <w:rPr>
          <w:rFonts w:cs="Times New Roman"/>
          <w:szCs w:val="24"/>
        </w:rPr>
        <w:t xml:space="preserve"> </w:t>
      </w:r>
      <w:proofErr w:type="spellStart"/>
      <w:r w:rsidRPr="00CF16A5">
        <w:rPr>
          <w:rFonts w:cs="Times New Roman"/>
          <w:szCs w:val="24"/>
        </w:rPr>
        <w:t>baru</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memenuhi</w:t>
      </w:r>
      <w:proofErr w:type="spellEnd"/>
      <w:r w:rsidRPr="00CF16A5">
        <w:rPr>
          <w:rFonts w:cs="Times New Roman"/>
          <w:szCs w:val="24"/>
        </w:rPr>
        <w:t xml:space="preserve"> </w:t>
      </w:r>
      <w:proofErr w:type="spellStart"/>
      <w:r w:rsidRPr="00CF16A5">
        <w:rPr>
          <w:rFonts w:cs="Times New Roman"/>
          <w:szCs w:val="24"/>
        </w:rPr>
        <w:t>kebutuhannya</w:t>
      </w:r>
      <w:proofErr w:type="spellEnd"/>
      <w:r w:rsidRPr="00CF16A5">
        <w:rPr>
          <w:rFonts w:cs="Times New Roman"/>
          <w:szCs w:val="24"/>
        </w:rPr>
        <w:t xml:space="preserve">, </w:t>
      </w:r>
      <w:proofErr w:type="spellStart"/>
      <w:r w:rsidRPr="00CF16A5">
        <w:rPr>
          <w:rFonts w:cs="Times New Roman"/>
          <w:szCs w:val="24"/>
        </w:rPr>
        <w:t>mencoba</w:t>
      </w:r>
      <w:proofErr w:type="spellEnd"/>
      <w:r w:rsidRPr="00CF16A5">
        <w:rPr>
          <w:rFonts w:cs="Times New Roman"/>
          <w:szCs w:val="24"/>
        </w:rPr>
        <w:t xml:space="preserve"> </w:t>
      </w:r>
      <w:proofErr w:type="spellStart"/>
      <w:r w:rsidRPr="00CF16A5">
        <w:rPr>
          <w:rFonts w:cs="Times New Roman"/>
          <w:szCs w:val="24"/>
        </w:rPr>
        <w:t>bereksperimen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teknologi</w:t>
      </w:r>
      <w:proofErr w:type="spellEnd"/>
      <w:r w:rsidRPr="00CF16A5">
        <w:rPr>
          <w:rFonts w:cs="Times New Roman"/>
          <w:szCs w:val="24"/>
        </w:rPr>
        <w:t xml:space="preserve"> </w:t>
      </w:r>
      <w:proofErr w:type="spellStart"/>
      <w:r w:rsidRPr="00CF16A5">
        <w:rPr>
          <w:rFonts w:cs="Times New Roman"/>
          <w:szCs w:val="24"/>
        </w:rPr>
        <w:t>baru</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{"citationItems":[{"id":"ITEM-1","itemData":{"DOI":"10.1016/j.jbusres.2015.11.012","ISSN":"01482963","abstract":"This study contributes to existing literature by developing and testing a model of factors that drive technological opinion leadership (TOL). We expand Bruner and Kumar's (. 2007) study by empirically testing the relationships between technological innovativeness and technological opinion leadership and between gadget lovers and technological innovativeness using a student sample and a national sample. We also contribute to the literature by (a) testing the relationships between personal innovativeness, technological innovativeness, and gadget lovers, and (b) investigating the mediational role of gadget lovers between personal innovativeness and technological innovativeness.Results indicate: (1) technological innovativeness and gadget lovers are predictors of technological opinion leadership, (2) personal innovativeness is positively related to technological innovativeness and gadget lovers, and (3) gadget lovers partially mediate the relationship between personal innovativeness and technological innovativeness. Implications for managers and scholars are provided based on the two studies' results.","author":[{"dropping-particle":"","family":"Thakur","given":"Ramendra","non-dropping-particle":"","parse-names":false,"suffix":""},{"dropping-particle":"","family":"Angriawan","given":"Arifin","non-dropping-particle":"","parse-names":false,"suffix":""},{"dropping-particle":"","family":"Summey","given":"John H.","non-dropping-particle":"","parse-names":false,"suffix":""}],"container-title":"Journal of Business Research","id":"ITEM-1","issue":"8","issued":{"date-parts":[["2016"]]},"page":"2764-2773","title":"Technological Opinion Leadership: The Role of Personal Innovativeness, Gadget Love, and Technological Innovativeness","type":"article-journal","volume":"69"},"uris":["http://www.mendeley.com/documents/?uuid=54f915b0-8216-4085-a413-cbff5f485284"]}],"mendeley":{"formattedCitation":"(Thakur et al., 2016)","plainTextFormattedCitation":"(Thakur et al., 2016)","previouslyFormattedCitation":"(Thakur et al., 2016)"},"properties":{"noteIndex":0},"schema":"https://github.com/citation-style-language/schema/raw/master/csl-citation.json"}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(Thakur et al., 2016)</w:t>
      </w:r>
      <w:r w:rsidRPr="00CF16A5">
        <w:rPr>
          <w:rFonts w:cs="Times New Roman"/>
          <w:szCs w:val="24"/>
        </w:rPr>
        <w:fldChar w:fldCharType="end"/>
      </w:r>
      <w:r w:rsidRPr="00CF16A5">
        <w:rPr>
          <w:rFonts w:cs="Times New Roman"/>
          <w:szCs w:val="24"/>
        </w:rPr>
        <w:t>.</w:t>
      </w:r>
    </w:p>
    <w:p w14:paraId="3BE3ECA9"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i/>
          <w:iCs/>
          <w:color w:val="auto"/>
        </w:rPr>
      </w:pPr>
      <w:r w:rsidRPr="00CF16A5">
        <w:rPr>
          <w:rFonts w:ascii="Times New Roman" w:hAnsi="Times New Roman" w:cs="Times New Roman"/>
          <w:b/>
          <w:bCs/>
          <w:i/>
          <w:iCs/>
          <w:color w:val="auto"/>
        </w:rPr>
        <w:lastRenderedPageBreak/>
        <w:t>Mobile Banking Knowledge (MBK)</w:t>
      </w:r>
    </w:p>
    <w:p w14:paraId="31FAE710" w14:textId="77777777" w:rsidR="00D36D50" w:rsidRPr="00CF16A5" w:rsidRDefault="00D36D50" w:rsidP="00D36D50">
      <w:pPr>
        <w:spacing w:after="0"/>
        <w:ind w:left="567" w:firstLine="567"/>
        <w:rPr>
          <w:rFonts w:cs="Times New Roman"/>
          <w:i/>
          <w:iCs/>
          <w:szCs w:val="24"/>
        </w:rPr>
      </w:pPr>
      <w:r w:rsidRPr="00CF16A5">
        <w:rPr>
          <w:rFonts w:cs="Times New Roman"/>
          <w:i/>
          <w:iCs/>
          <w:szCs w:val="24"/>
        </w:rPr>
        <w:t>M-banking</w:t>
      </w:r>
      <w:r w:rsidRPr="00CF16A5">
        <w:rPr>
          <w:rFonts w:cs="Times New Roman"/>
          <w:szCs w:val="24"/>
        </w:rPr>
        <w:t xml:space="preserve"> </w:t>
      </w:r>
      <w:proofErr w:type="spellStart"/>
      <w:r w:rsidRPr="00CF16A5">
        <w:rPr>
          <w:rFonts w:cs="Times New Roman"/>
          <w:szCs w:val="24"/>
        </w:rPr>
        <w:t>menggunakan</w:t>
      </w:r>
      <w:proofErr w:type="spellEnd"/>
      <w:r w:rsidRPr="00CF16A5">
        <w:rPr>
          <w:rFonts w:cs="Times New Roman"/>
          <w:szCs w:val="24"/>
        </w:rPr>
        <w:t xml:space="preserve"> </w:t>
      </w:r>
      <w:proofErr w:type="spellStart"/>
      <w:r w:rsidRPr="00CF16A5">
        <w:rPr>
          <w:rFonts w:cs="Times New Roman"/>
          <w:szCs w:val="24"/>
        </w:rPr>
        <w:t>infrastruktur</w:t>
      </w:r>
      <w:proofErr w:type="spellEnd"/>
      <w:r w:rsidRPr="00CF16A5">
        <w:rPr>
          <w:rFonts w:cs="Times New Roman"/>
          <w:szCs w:val="24"/>
        </w:rPr>
        <w:t xml:space="preserve"> </w:t>
      </w:r>
      <w:proofErr w:type="spellStart"/>
      <w:r w:rsidRPr="00CF16A5">
        <w:rPr>
          <w:rFonts w:cs="Times New Roman"/>
          <w:szCs w:val="24"/>
        </w:rPr>
        <w:t>telepon</w:t>
      </w:r>
      <w:proofErr w:type="spellEnd"/>
      <w:r w:rsidRPr="00CF16A5">
        <w:rPr>
          <w:rFonts w:cs="Times New Roman"/>
          <w:szCs w:val="24"/>
        </w:rPr>
        <w:t xml:space="preserve"> </w:t>
      </w:r>
      <w:proofErr w:type="spellStart"/>
      <w:r w:rsidRPr="00CF16A5">
        <w:rPr>
          <w:rFonts w:cs="Times New Roman"/>
          <w:szCs w:val="24"/>
        </w:rPr>
        <w:t>seluler</w:t>
      </w:r>
      <w:proofErr w:type="spellEnd"/>
      <w:r w:rsidRPr="00CF16A5">
        <w:rPr>
          <w:rFonts w:cs="Times New Roman"/>
          <w:szCs w:val="24"/>
        </w:rPr>
        <w:t xml:space="preserve"> yang </w:t>
      </w:r>
      <w:proofErr w:type="spellStart"/>
      <w:r w:rsidRPr="00CF16A5">
        <w:rPr>
          <w:rFonts w:cs="Times New Roman"/>
          <w:szCs w:val="24"/>
        </w:rPr>
        <w:t>berkembang</w:t>
      </w:r>
      <w:proofErr w:type="spellEnd"/>
      <w:r w:rsidRPr="00CF16A5">
        <w:rPr>
          <w:rFonts w:cs="Times New Roman"/>
          <w:szCs w:val="24"/>
        </w:rPr>
        <w:t xml:space="preserve"> </w:t>
      </w:r>
      <w:proofErr w:type="spellStart"/>
      <w:r w:rsidRPr="00CF16A5">
        <w:rPr>
          <w:rFonts w:cs="Times New Roman"/>
          <w:szCs w:val="24"/>
        </w:rPr>
        <w:t>pesat</w:t>
      </w:r>
      <w:proofErr w:type="spellEnd"/>
      <w:r w:rsidRPr="00CF16A5">
        <w:rPr>
          <w:rFonts w:cs="Times New Roman"/>
          <w:szCs w:val="24"/>
        </w:rPr>
        <w:t xml:space="preserve"> </w:t>
      </w:r>
      <w:proofErr w:type="spellStart"/>
      <w:r w:rsidRPr="00CF16A5">
        <w:rPr>
          <w:rFonts w:cs="Times New Roman"/>
          <w:szCs w:val="24"/>
        </w:rPr>
        <w:t>saat</w:t>
      </w:r>
      <w:proofErr w:type="spellEnd"/>
      <w:r w:rsidRPr="00CF16A5">
        <w:rPr>
          <w:rFonts w:cs="Times New Roman"/>
          <w:szCs w:val="24"/>
        </w:rPr>
        <w:t xml:space="preserve"> ini dan </w:t>
      </w:r>
      <w:proofErr w:type="spellStart"/>
      <w:r w:rsidRPr="00CF16A5">
        <w:rPr>
          <w:rFonts w:cs="Times New Roman"/>
          <w:szCs w:val="24"/>
        </w:rPr>
        <w:t>berpotensi</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digunakan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cepat</w:t>
      </w:r>
      <w:proofErr w:type="spellEnd"/>
      <w:r w:rsidRPr="00CF16A5">
        <w:rPr>
          <w:rFonts w:cs="Times New Roman"/>
          <w:szCs w:val="24"/>
        </w:rPr>
        <w:t xml:space="preserve"> dan </w:t>
      </w:r>
      <w:proofErr w:type="spellStart"/>
      <w:r w:rsidRPr="00CF16A5">
        <w:rPr>
          <w:rFonts w:cs="Times New Roman"/>
          <w:szCs w:val="24"/>
        </w:rPr>
        <w:t>terjangkau</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memperluas</w:t>
      </w:r>
      <w:proofErr w:type="spellEnd"/>
      <w:r w:rsidRPr="00CF16A5">
        <w:rPr>
          <w:rFonts w:cs="Times New Roman"/>
          <w:szCs w:val="24"/>
        </w:rPr>
        <w:t xml:space="preserve"> </w:t>
      </w:r>
      <w:proofErr w:type="spellStart"/>
      <w:r w:rsidRPr="00CF16A5">
        <w:rPr>
          <w:rFonts w:cs="Times New Roman"/>
          <w:szCs w:val="24"/>
        </w:rPr>
        <w:t>akses</w:t>
      </w:r>
      <w:proofErr w:type="spellEnd"/>
      <w:r w:rsidRPr="00CF16A5">
        <w:rPr>
          <w:rFonts w:cs="Times New Roman"/>
          <w:szCs w:val="24"/>
        </w:rPr>
        <w:t xml:space="preserve"> </w:t>
      </w:r>
      <w:proofErr w:type="spellStart"/>
      <w:r w:rsidRPr="00CF16A5">
        <w:rPr>
          <w:rFonts w:cs="Times New Roman"/>
          <w:szCs w:val="24"/>
        </w:rPr>
        <w:t>ke</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di </w:t>
      </w:r>
      <w:proofErr w:type="spellStart"/>
      <w:r w:rsidRPr="00CF16A5">
        <w:rPr>
          <w:rFonts w:cs="Times New Roman"/>
          <w:szCs w:val="24"/>
        </w:rPr>
        <w:t>antara</w:t>
      </w:r>
      <w:proofErr w:type="spellEnd"/>
      <w:r w:rsidRPr="00CF16A5">
        <w:rPr>
          <w:rFonts w:cs="Times New Roman"/>
          <w:szCs w:val="24"/>
        </w:rPr>
        <w:t xml:space="preserve"> orang-orang yang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rekening</w:t>
      </w:r>
      <w:proofErr w:type="spellEnd"/>
      <w:r w:rsidRPr="00CF16A5">
        <w:rPr>
          <w:rFonts w:cs="Times New Roman"/>
          <w:szCs w:val="24"/>
        </w:rPr>
        <w:t xml:space="preserve"> bank </w:t>
      </w:r>
      <w:r w:rsidRPr="00CF16A5">
        <w:rPr>
          <w:rFonts w:cs="Times New Roman"/>
          <w:szCs w:val="24"/>
        </w:rPr>
        <w:fldChar w:fldCharType="begin" w:fldLock="1"/>
      </w:r>
      <w:r>
        <w:rPr>
          <w:rFonts w:cs="Times New Roman"/>
          <w:szCs w:val="24"/>
        </w:rPr>
        <w:instrText>ADDIN CSL_CITATION {"citationItems":[{"id":"ITEM-1","itemData":{"author":[{"dropping-particle":"","family":"World Bank","given":"","non-dropping-particle":"","parse-names":false,"suffix":""}],"id":"ITEM-1","issue":"July","issued":{"date-parts":[["2006"]]},"title":"Mobile Banking : Knowledge map","type":"article-journal"},"uris":["http://www.mendeley.com/documents/?uuid=106abb63-a1e6-4027-a0de-a9efdf27ff6c"]}],"mendeley":{"formattedCitation":"(World Bank, 2006)","plainTextFormattedCitation":"(World Bank, 2006)","previouslyFormattedCitation":"(World Bank, 2006)"},"properties":{"noteIndex":0},"schema":"https://github.com/citation-style-language/schema/raw/master/csl-citation.json"}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(World Bank, 2006)</w:t>
      </w:r>
      <w:r w:rsidRPr="00CF16A5">
        <w:rPr>
          <w:rFonts w:cs="Times New Roman"/>
          <w:szCs w:val="24"/>
        </w:rPr>
        <w:fldChar w:fldCharType="end"/>
      </w:r>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{"citationItems":[{"id":"ITEM-1","itemData":{"author":[{"dropping-particle":"","family":"OJK","given":"","non-dropping-particle":"","parse-names":false,"suffix":""}],"container-title":"Bijak Ber E-Banking","id":"ITEM-1","issued":{"date-parts":[["2015"]]},"title":"Bijak Ber E-Banking","type":"article-journal"},"uris":["http://www.mendeley.com/documents/?uuid=9bcdb4be-d749-4071-8e7a-ec0ce04520fb"]}],"mendeley":{"formattedCitation":"(OJK, 2015)","manualFormatting":"OJK (2015)","plainTextFormattedCitation":"(OJK, 2015)","previouslyFormattedCitation":"(OJK, 2015)"},"properties":{"noteIndex":0},"schema":"https://github.com/citation-style-language/schema/raw/master/csl-citation.json"}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OJK (2015)</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mengatakan</w:t>
      </w:r>
      <w:proofErr w:type="spellEnd"/>
      <w:r w:rsidRPr="00CF16A5">
        <w:rPr>
          <w:rFonts w:cs="Times New Roman"/>
          <w:szCs w:val="24"/>
        </w:rPr>
        <w:t xml:space="preserve"> </w:t>
      </w:r>
      <w:r w:rsidRPr="00CF16A5">
        <w:rPr>
          <w:rFonts w:cs="Times New Roman"/>
          <w:i/>
          <w:iCs/>
          <w:szCs w:val="24"/>
        </w:rPr>
        <w:t>m-banking</w:t>
      </w:r>
      <w:r w:rsidRPr="00CF16A5">
        <w:rPr>
          <w:rFonts w:cs="Times New Roman"/>
          <w:szCs w:val="24"/>
        </w:rPr>
        <w:t xml:space="preserve"> </w:t>
      </w:r>
      <w:proofErr w:type="spellStart"/>
      <w:r w:rsidRPr="00CF16A5">
        <w:rPr>
          <w:rFonts w:cs="Times New Roman"/>
          <w:szCs w:val="24"/>
        </w:rPr>
        <w:t>merupakan</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yang </w:t>
      </w:r>
      <w:proofErr w:type="spellStart"/>
      <w:r w:rsidRPr="00CF16A5">
        <w:rPr>
          <w:rFonts w:cs="Times New Roman"/>
          <w:szCs w:val="24"/>
        </w:rPr>
        <w:t>memungkinkan</w:t>
      </w:r>
      <w:proofErr w:type="spellEnd"/>
      <w:r w:rsidRPr="00CF16A5">
        <w:rPr>
          <w:rFonts w:cs="Times New Roman"/>
          <w:szCs w:val="24"/>
        </w:rPr>
        <w:t xml:space="preserve"> </w:t>
      </w:r>
      <w:proofErr w:type="spellStart"/>
      <w:r w:rsidRPr="00CF16A5">
        <w:rPr>
          <w:rFonts w:cs="Times New Roman"/>
          <w:szCs w:val="24"/>
        </w:rPr>
        <w:t>nasabah</w:t>
      </w:r>
      <w:proofErr w:type="spellEnd"/>
      <w:r w:rsidRPr="00CF16A5">
        <w:rPr>
          <w:rFonts w:cs="Times New Roman"/>
          <w:szCs w:val="24"/>
        </w:rPr>
        <w:t xml:space="preserve"> bank </w:t>
      </w:r>
      <w:proofErr w:type="spellStart"/>
      <w:r w:rsidRPr="00CF16A5">
        <w:rPr>
          <w:rFonts w:cs="Times New Roman"/>
          <w:szCs w:val="24"/>
        </w:rPr>
        <w:t>melakukan</w:t>
      </w:r>
      <w:proofErr w:type="spellEnd"/>
      <w:r w:rsidRPr="00CF16A5">
        <w:rPr>
          <w:rFonts w:cs="Times New Roman"/>
          <w:szCs w:val="24"/>
        </w:rPr>
        <w:t xml:space="preserve"> </w:t>
      </w:r>
      <w:proofErr w:type="spellStart"/>
      <w:r w:rsidRPr="00CF16A5">
        <w:rPr>
          <w:rFonts w:cs="Times New Roman"/>
          <w:szCs w:val="24"/>
        </w:rPr>
        <w:t>transaksi</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w:t>
      </w:r>
      <w:proofErr w:type="spellStart"/>
      <w:r w:rsidRPr="00CF16A5">
        <w:rPr>
          <w:rFonts w:cs="Times New Roman"/>
          <w:szCs w:val="24"/>
        </w:rPr>
        <w:t>melalui</w:t>
      </w:r>
      <w:proofErr w:type="spellEnd"/>
      <w:r w:rsidRPr="00CF16A5">
        <w:rPr>
          <w:rFonts w:cs="Times New Roman"/>
          <w:szCs w:val="24"/>
        </w:rPr>
        <w:t xml:space="preserve"> </w:t>
      </w:r>
      <w:proofErr w:type="spellStart"/>
      <w:r w:rsidRPr="00CF16A5">
        <w:rPr>
          <w:rFonts w:cs="Times New Roman"/>
          <w:szCs w:val="24"/>
        </w:rPr>
        <w:t>ponsel</w:t>
      </w:r>
      <w:proofErr w:type="spellEnd"/>
      <w:r w:rsidRPr="00CF16A5">
        <w:rPr>
          <w:rFonts w:cs="Times New Roman"/>
          <w:szCs w:val="24"/>
        </w:rPr>
        <w:t xml:space="preserve"> </w:t>
      </w:r>
      <w:proofErr w:type="spellStart"/>
      <w:r w:rsidRPr="00CF16A5">
        <w:rPr>
          <w:rFonts w:cs="Times New Roman"/>
          <w:szCs w:val="24"/>
        </w:rPr>
        <w:t>atau</w:t>
      </w:r>
      <w:proofErr w:type="spellEnd"/>
      <w:r w:rsidRPr="00CF16A5">
        <w:rPr>
          <w:rFonts w:cs="Times New Roman"/>
          <w:szCs w:val="24"/>
        </w:rPr>
        <w:t xml:space="preserve"> </w:t>
      </w:r>
      <w:r w:rsidRPr="00CF16A5">
        <w:rPr>
          <w:rFonts w:cs="Times New Roman"/>
          <w:i/>
          <w:iCs/>
          <w:szCs w:val="24"/>
        </w:rPr>
        <w:t xml:space="preserve">smartphone. </w:t>
      </w:r>
    </w:p>
    <w:p w14:paraId="017F1839" w14:textId="77777777" w:rsidR="00D36D50" w:rsidRPr="00CF16A5" w:rsidRDefault="00D36D50" w:rsidP="00D36D50">
      <w:pPr>
        <w:spacing w:after="0"/>
        <w:ind w:left="567" w:firstLine="567"/>
        <w:rPr>
          <w:rFonts w:cs="Times New Roman"/>
          <w:szCs w:val="24"/>
        </w:rPr>
      </w:pPr>
      <w:proofErr w:type="spellStart"/>
      <w:r w:rsidRPr="00CF16A5">
        <w:rPr>
          <w:rFonts w:cs="Times New Roman"/>
          <w:szCs w:val="24"/>
        </w:rPr>
        <w:t>Menurut</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Kim et al. (2010)</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pengguna</w:t>
      </w:r>
      <w:proofErr w:type="spellEnd"/>
      <w:r w:rsidRPr="00CF16A5">
        <w:rPr>
          <w:rFonts w:cs="Times New Roman"/>
          <w:szCs w:val="24"/>
        </w:rPr>
        <w:t xml:space="preserve"> yang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luas</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pembayaran</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hal</w:t>
      </w:r>
      <w:proofErr w:type="spellEnd"/>
      <w:r w:rsidRPr="00CF16A5">
        <w:rPr>
          <w:rFonts w:cs="Times New Roman"/>
          <w:szCs w:val="24"/>
        </w:rPr>
        <w:t xml:space="preserve"> </w:t>
      </w:r>
      <w:proofErr w:type="spellStart"/>
      <w:r w:rsidRPr="00CF16A5">
        <w:rPr>
          <w:rFonts w:cs="Times New Roman"/>
          <w:szCs w:val="24"/>
        </w:rPr>
        <w:t>pengungkapan</w:t>
      </w:r>
      <w:proofErr w:type="spellEnd"/>
      <w:r w:rsidRPr="00CF16A5">
        <w:rPr>
          <w:rFonts w:cs="Times New Roman"/>
          <w:szCs w:val="24"/>
        </w:rPr>
        <w:t xml:space="preserve"> </w:t>
      </w:r>
      <w:proofErr w:type="spellStart"/>
      <w:r w:rsidRPr="00CF16A5">
        <w:rPr>
          <w:rFonts w:cs="Times New Roman"/>
          <w:szCs w:val="24"/>
        </w:rPr>
        <w:t>informasi</w:t>
      </w:r>
      <w:proofErr w:type="spellEnd"/>
      <w:r w:rsidRPr="00CF16A5">
        <w:rPr>
          <w:rFonts w:cs="Times New Roman"/>
          <w:szCs w:val="24"/>
        </w:rPr>
        <w:t xml:space="preserve"> </w:t>
      </w:r>
      <w:proofErr w:type="spellStart"/>
      <w:r w:rsidRPr="00CF16A5">
        <w:rPr>
          <w:rFonts w:cs="Times New Roman"/>
          <w:szCs w:val="24"/>
        </w:rPr>
        <w:t>pribadi</w:t>
      </w:r>
      <w:proofErr w:type="spellEnd"/>
      <w:r w:rsidRPr="00CF16A5">
        <w:rPr>
          <w:rFonts w:cs="Times New Roman"/>
          <w:szCs w:val="24"/>
        </w:rPr>
        <w:t xml:space="preserve"> </w:t>
      </w:r>
      <w:proofErr w:type="spellStart"/>
      <w:r w:rsidRPr="00CF16A5">
        <w:rPr>
          <w:rFonts w:cs="Times New Roman"/>
          <w:szCs w:val="24"/>
        </w:rPr>
        <w:t>kepada</w:t>
      </w:r>
      <w:proofErr w:type="spellEnd"/>
      <w:r w:rsidRPr="00CF16A5">
        <w:rPr>
          <w:rFonts w:cs="Times New Roman"/>
          <w:szCs w:val="24"/>
        </w:rPr>
        <w:t xml:space="preserve"> vendor </w:t>
      </w:r>
      <w:proofErr w:type="spellStart"/>
      <w:r w:rsidRPr="00CF16A5">
        <w:rPr>
          <w:rFonts w:cs="Times New Roman"/>
          <w:szCs w:val="24"/>
        </w:rPr>
        <w:t>seluler</w:t>
      </w:r>
      <w:proofErr w:type="spellEnd"/>
      <w:r w:rsidRPr="00CF16A5">
        <w:rPr>
          <w:rFonts w:cs="Times New Roman"/>
          <w:szCs w:val="24"/>
        </w:rPr>
        <w:t xml:space="preserve">, </w:t>
      </w:r>
      <w:proofErr w:type="spellStart"/>
      <w:r w:rsidRPr="00CF16A5">
        <w:rPr>
          <w:rFonts w:cs="Times New Roman"/>
          <w:szCs w:val="24"/>
        </w:rPr>
        <w:t>mereka</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mendapatkan</w:t>
      </w:r>
      <w:proofErr w:type="spellEnd"/>
      <w:r w:rsidRPr="00CF16A5">
        <w:rPr>
          <w:rFonts w:cs="Times New Roman"/>
          <w:szCs w:val="24"/>
        </w:rPr>
        <w:t xml:space="preserve"> </w:t>
      </w:r>
      <w:proofErr w:type="spellStart"/>
      <w:r w:rsidRPr="00CF16A5">
        <w:rPr>
          <w:rFonts w:cs="Times New Roman"/>
          <w:szCs w:val="24"/>
        </w:rPr>
        <w:t>pengalaman</w:t>
      </w:r>
      <w:proofErr w:type="spellEnd"/>
      <w:r w:rsidRPr="00CF16A5">
        <w:rPr>
          <w:rFonts w:cs="Times New Roman"/>
          <w:szCs w:val="24"/>
        </w:rPr>
        <w:t xml:space="preserve"> </w:t>
      </w:r>
      <w:proofErr w:type="spellStart"/>
      <w:r w:rsidRPr="00CF16A5">
        <w:rPr>
          <w:rFonts w:cs="Times New Roman"/>
          <w:szCs w:val="24"/>
        </w:rPr>
        <w:t>menggunakan</w:t>
      </w:r>
      <w:proofErr w:type="spellEnd"/>
      <w:r w:rsidRPr="00CF16A5">
        <w:rPr>
          <w:rFonts w:cs="Times New Roman"/>
          <w:szCs w:val="24"/>
        </w:rPr>
        <w:t xml:space="preserve"> </w:t>
      </w:r>
      <w:proofErr w:type="spellStart"/>
      <w:r w:rsidRPr="00CF16A5">
        <w:rPr>
          <w:rFonts w:cs="Times New Roman"/>
          <w:szCs w:val="24"/>
        </w:rPr>
        <w:t>transaksi</w:t>
      </w:r>
      <w:proofErr w:type="spellEnd"/>
      <w:r w:rsidRPr="00CF16A5">
        <w:rPr>
          <w:rFonts w:cs="Times New Roman"/>
          <w:szCs w:val="24"/>
        </w:rPr>
        <w:t xml:space="preserve"> </w:t>
      </w:r>
      <w:r w:rsidRPr="00CF16A5">
        <w:rPr>
          <w:rFonts w:cs="Times New Roman"/>
          <w:i/>
          <w:iCs/>
          <w:szCs w:val="24"/>
        </w:rPr>
        <w:t>m-banking</w:t>
      </w:r>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mudah</w:t>
      </w:r>
      <w:proofErr w:type="spellEnd"/>
      <w:r w:rsidRPr="00CF16A5">
        <w:rPr>
          <w:rFonts w:cs="Times New Roman"/>
          <w:szCs w:val="24"/>
        </w:rPr>
        <w:t xml:space="preserve"> </w:t>
      </w:r>
      <w:proofErr w:type="spellStart"/>
      <w:r w:rsidRPr="00CF16A5">
        <w:rPr>
          <w:rFonts w:cs="Times New Roman"/>
          <w:szCs w:val="24"/>
        </w:rPr>
        <w:t>daripada</w:t>
      </w:r>
      <w:proofErr w:type="spellEnd"/>
      <w:r w:rsidRPr="00CF16A5">
        <w:rPr>
          <w:rFonts w:cs="Times New Roman"/>
          <w:szCs w:val="24"/>
        </w:rPr>
        <w:t xml:space="preserve"> </w:t>
      </w:r>
      <w:proofErr w:type="spellStart"/>
      <w:r w:rsidRPr="00CF16A5">
        <w:rPr>
          <w:rFonts w:cs="Times New Roman"/>
          <w:szCs w:val="24"/>
        </w:rPr>
        <w:t>mereka</w:t>
      </w:r>
      <w:proofErr w:type="spellEnd"/>
      <w:r w:rsidRPr="00CF16A5">
        <w:rPr>
          <w:rFonts w:cs="Times New Roman"/>
          <w:szCs w:val="24"/>
        </w:rPr>
        <w:t xml:space="preserve"> yang </w:t>
      </w:r>
      <w:proofErr w:type="spellStart"/>
      <w:r w:rsidRPr="00CF16A5">
        <w:rPr>
          <w:rFonts w:cs="Times New Roman"/>
          <w:szCs w:val="24"/>
        </w:rPr>
        <w:t>kurang</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tersebut</w:t>
      </w:r>
      <w:proofErr w:type="spellEnd"/>
      <w:r w:rsidRPr="00CF16A5">
        <w:rPr>
          <w:rFonts w:cs="Times New Roman"/>
          <w:szCs w:val="24"/>
        </w:rPr>
        <w:t xml:space="preserve">. Hal </w:t>
      </w:r>
      <w:proofErr w:type="spellStart"/>
      <w:r w:rsidRPr="00CF16A5">
        <w:rPr>
          <w:rFonts w:cs="Times New Roman"/>
          <w:szCs w:val="24"/>
        </w:rPr>
        <w:t>serupa</w:t>
      </w:r>
      <w:proofErr w:type="spellEnd"/>
      <w:r w:rsidRPr="00CF16A5">
        <w:rPr>
          <w:rFonts w:cs="Times New Roman"/>
          <w:szCs w:val="24"/>
        </w:rPr>
        <w:t xml:space="preserve"> juga </w:t>
      </w:r>
      <w:proofErr w:type="spellStart"/>
      <w:r w:rsidRPr="00CF16A5">
        <w:rPr>
          <w:rFonts w:cs="Times New Roman"/>
          <w:szCs w:val="24"/>
        </w:rPr>
        <w:t>diungkapkan</w:t>
      </w:r>
      <w:proofErr w:type="spellEnd"/>
      <w:r w:rsidRPr="00CF16A5">
        <w:rPr>
          <w:rFonts w:cs="Times New Roman"/>
          <w:szCs w:val="24"/>
        </w:rPr>
        <w:t xml:space="preserve"> oleh </w:t>
      </w:r>
      <w:r w:rsidRPr="00CF16A5">
        <w:rPr>
          <w:rFonts w:cs="Times New Roman"/>
          <w:szCs w:val="24"/>
        </w:rPr>
        <w:fldChar w:fldCharType="begin" w:fldLock="1"/>
      </w:r>
      <w:r>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Jordan","type":"article-journal","volume":"4"},"uris":["http://www.mendeley.com/documents/?uuid=2b882ba3-f424-4be3-ada8-a028098e08c1"]}],"mendeley":{"formattedCitation":"(Alsamydai, 2014)","manualFormatting":"Alsamydai (2014)","plainTextFormattedCitation":"(Alsamydai, 2014)","previouslyFormattedCitation":"(Alsamydai, 2014)"},"properties":{"noteIndex":0},"schema":"https://github.com/citation-style-language/schema/raw/master/csl-citation.json"}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Alsamydai (2014)</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bahwa</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pelanggan</w:t>
      </w:r>
      <w:proofErr w:type="spellEnd"/>
      <w:r w:rsidRPr="00CF16A5">
        <w:rPr>
          <w:rFonts w:cs="Times New Roman"/>
          <w:szCs w:val="24"/>
        </w:rPr>
        <w:t xml:space="preserve"> yang </w:t>
      </w:r>
      <w:proofErr w:type="spellStart"/>
      <w:r w:rsidRPr="00CF16A5">
        <w:rPr>
          <w:rFonts w:cs="Times New Roman"/>
          <w:szCs w:val="24"/>
        </w:rPr>
        <w:t>terbatas</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w:t>
      </w:r>
      <w:r w:rsidRPr="00CF16A5">
        <w:rPr>
          <w:rFonts w:cs="Times New Roman"/>
          <w:i/>
          <w:iCs/>
          <w:szCs w:val="24"/>
        </w:rPr>
        <w:t>m-banking</w:t>
      </w:r>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dampak</w:t>
      </w:r>
      <w:proofErr w:type="spellEnd"/>
      <w:r w:rsidRPr="00CF16A5">
        <w:rPr>
          <w:rFonts w:cs="Times New Roman"/>
          <w:szCs w:val="24"/>
        </w:rPr>
        <w:t xml:space="preserve"> pada </w:t>
      </w:r>
      <w:proofErr w:type="spellStart"/>
      <w:r w:rsidRPr="00CF16A5">
        <w:rPr>
          <w:rFonts w:cs="Times New Roman"/>
          <w:szCs w:val="24"/>
        </w:rPr>
        <w:t>manfaat</w:t>
      </w:r>
      <w:proofErr w:type="spellEnd"/>
      <w:r w:rsidRPr="00CF16A5">
        <w:rPr>
          <w:rFonts w:cs="Times New Roman"/>
          <w:szCs w:val="24"/>
        </w:rPr>
        <w:t xml:space="preserve"> yang </w:t>
      </w:r>
      <w:proofErr w:type="spellStart"/>
      <w:r w:rsidRPr="00CF16A5">
        <w:rPr>
          <w:rFonts w:cs="Times New Roman"/>
          <w:szCs w:val="24"/>
        </w:rPr>
        <w:t>dirasakan</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r w:rsidRPr="00CF16A5">
        <w:rPr>
          <w:rFonts w:cs="Times New Roman"/>
          <w:i/>
          <w:iCs/>
          <w:szCs w:val="24"/>
        </w:rPr>
        <w:t>m-banking.</w:t>
      </w:r>
    </w:p>
    <w:p w14:paraId="03D0FA28" w14:textId="77777777" w:rsidR="00D36D50" w:rsidRPr="00CF16A5" w:rsidRDefault="00D36D50" w:rsidP="00D36D50">
      <w:pPr>
        <w:spacing w:after="0"/>
        <w:ind w:firstLine="567"/>
        <w:rPr>
          <w:rFonts w:cs="Times New Roman"/>
          <w:szCs w:val="24"/>
        </w:rPr>
      </w:pPr>
    </w:p>
    <w:p w14:paraId="031993E6" w14:textId="77777777" w:rsidR="00D36D50" w:rsidRPr="00CF16A5" w:rsidRDefault="00D36D50" w:rsidP="00D36D50">
      <w:pPr>
        <w:pStyle w:val="Heading2"/>
        <w:numPr>
          <w:ilvl w:val="1"/>
          <w:numId w:val="6"/>
        </w:numPr>
        <w:spacing w:before="0"/>
        <w:jc w:val="both"/>
        <w:rPr>
          <w:rFonts w:cs="Times New Roman"/>
          <w:szCs w:val="24"/>
        </w:rPr>
      </w:pP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p>
    <w:p w14:paraId="074B827B" w14:textId="77777777" w:rsidR="00D36D50" w:rsidRPr="00CF16A5" w:rsidRDefault="00D36D50" w:rsidP="00D36D50">
      <w:pPr>
        <w:spacing w:after="0"/>
        <w:ind w:firstLine="567"/>
        <w:rPr>
          <w:rFonts w:cs="Times New Roman"/>
          <w:szCs w:val="24"/>
        </w:rPr>
      </w:pP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merupakan</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dasar</w:t>
      </w:r>
      <w:proofErr w:type="spellEnd"/>
      <w:r w:rsidRPr="00CF16A5">
        <w:rPr>
          <w:rFonts w:cs="Times New Roman"/>
          <w:szCs w:val="24"/>
        </w:rPr>
        <w:t xml:space="preserve"> yang </w:t>
      </w:r>
      <w:proofErr w:type="spellStart"/>
      <w:r w:rsidRPr="00CF16A5">
        <w:rPr>
          <w:rFonts w:cs="Times New Roman"/>
          <w:szCs w:val="24"/>
        </w:rPr>
        <w:t>berisi</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dan </w:t>
      </w:r>
      <w:proofErr w:type="spellStart"/>
      <w:r w:rsidRPr="00CF16A5">
        <w:rPr>
          <w:rFonts w:cs="Times New Roman"/>
          <w:szCs w:val="24"/>
        </w:rPr>
        <w:t>keterampilan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mengelola</w:t>
      </w:r>
      <w:proofErr w:type="spellEnd"/>
      <w:r w:rsidRPr="00CF16A5">
        <w:rPr>
          <w:rFonts w:cs="Times New Roman"/>
          <w:szCs w:val="24"/>
        </w:rPr>
        <w:t xml:space="preserve"> </w:t>
      </w:r>
      <w:proofErr w:type="spellStart"/>
      <w:r w:rsidRPr="00CF16A5">
        <w:rPr>
          <w:rFonts w:cs="Times New Roman"/>
          <w:szCs w:val="24"/>
        </w:rPr>
        <w:t>sumber</w:t>
      </w:r>
      <w:proofErr w:type="spellEnd"/>
      <w:r w:rsidRPr="00CF16A5">
        <w:rPr>
          <w:rFonts w:cs="Times New Roman"/>
          <w:szCs w:val="24"/>
        </w:rPr>
        <w:t xml:space="preserve"> </w:t>
      </w:r>
      <w:proofErr w:type="spellStart"/>
      <w:r w:rsidRPr="00CF16A5">
        <w:rPr>
          <w:rFonts w:cs="Times New Roman"/>
          <w:szCs w:val="24"/>
        </w:rPr>
        <w:t>daya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efektif</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kesejahteraan</w:t>
      </w:r>
      <w:proofErr w:type="spellEnd"/>
      <w:r w:rsidRPr="00CF16A5">
        <w:rPr>
          <w:rFonts w:cs="Times New Roman"/>
          <w:szCs w:val="24"/>
        </w:rPr>
        <w:t xml:space="preserve"> </w:t>
      </w:r>
      <w:proofErr w:type="spellStart"/>
      <w:r w:rsidRPr="00CF16A5">
        <w:rPr>
          <w:rFonts w:cs="Times New Roman"/>
          <w:szCs w:val="24"/>
        </w:rPr>
        <w:t>hidup</w:t>
      </w:r>
      <w:proofErr w:type="spellEnd"/>
      <w:r w:rsidRPr="00CF16A5">
        <w:rPr>
          <w:rFonts w:cs="Times New Roman"/>
          <w:szCs w:val="24"/>
        </w:rPr>
        <w:t xml:space="preserve"> </w:t>
      </w:r>
      <w:proofErr w:type="spellStart"/>
      <w:r w:rsidRPr="00CF16A5">
        <w:rPr>
          <w:rFonts w:cs="Times New Roman"/>
          <w:szCs w:val="24"/>
        </w:rPr>
        <w:t>sekaligus</w:t>
      </w:r>
      <w:proofErr w:type="spellEnd"/>
      <w:r w:rsidRPr="00CF16A5">
        <w:rPr>
          <w:rFonts w:cs="Times New Roman"/>
          <w:szCs w:val="24"/>
        </w:rPr>
        <w:t xml:space="preserve"> </w:t>
      </w:r>
      <w:proofErr w:type="spellStart"/>
      <w:r w:rsidRPr="00CF16A5">
        <w:rPr>
          <w:rFonts w:cs="Times New Roman"/>
          <w:szCs w:val="24"/>
        </w:rPr>
        <w:t>kebutuhan</w:t>
      </w:r>
      <w:proofErr w:type="spellEnd"/>
      <w:r w:rsidRPr="00CF16A5">
        <w:rPr>
          <w:rFonts w:cs="Times New Roman"/>
          <w:szCs w:val="24"/>
        </w:rPr>
        <w:t xml:space="preserve"> </w:t>
      </w:r>
      <w:proofErr w:type="spellStart"/>
      <w:r w:rsidRPr="00CF16A5">
        <w:rPr>
          <w:rFonts w:cs="Times New Roman"/>
          <w:szCs w:val="24"/>
        </w:rPr>
        <w:t>dasar</w:t>
      </w:r>
      <w:proofErr w:type="spellEnd"/>
      <w:r w:rsidRPr="00CF16A5">
        <w:rPr>
          <w:rFonts w:cs="Times New Roman"/>
          <w:szCs w:val="24"/>
        </w:rPr>
        <w:t xml:space="preserve"> </w:t>
      </w:r>
      <w:proofErr w:type="spellStart"/>
      <w:r w:rsidRPr="00CF16A5">
        <w:rPr>
          <w:rFonts w:cs="Times New Roman"/>
          <w:szCs w:val="24"/>
        </w:rPr>
        <w:t>bagi</w:t>
      </w:r>
      <w:proofErr w:type="spellEnd"/>
      <w:r w:rsidRPr="00CF16A5">
        <w:rPr>
          <w:rFonts w:cs="Times New Roman"/>
          <w:szCs w:val="24"/>
        </w:rPr>
        <w:t xml:space="preserve"> </w:t>
      </w:r>
      <w:proofErr w:type="spellStart"/>
      <w:r w:rsidRPr="00CF16A5">
        <w:rPr>
          <w:rFonts w:cs="Times New Roman"/>
          <w:szCs w:val="24"/>
        </w:rPr>
        <w:t>setiap</w:t>
      </w:r>
      <w:proofErr w:type="spellEnd"/>
      <w:r w:rsidRPr="00CF16A5">
        <w:rPr>
          <w:rFonts w:cs="Times New Roman"/>
          <w:szCs w:val="24"/>
        </w:rPr>
        <w:t xml:space="preserve"> orang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meminimalisasi</w:t>
      </w:r>
      <w:proofErr w:type="spellEnd"/>
      <w:r w:rsidRPr="00CF16A5">
        <w:rPr>
          <w:rFonts w:cs="Times New Roman"/>
          <w:szCs w:val="24"/>
        </w:rPr>
        <w:t xml:space="preserve">, </w:t>
      </w:r>
      <w:proofErr w:type="spellStart"/>
      <w:r w:rsidRPr="00CF16A5">
        <w:rPr>
          <w:rFonts w:cs="Times New Roman"/>
          <w:szCs w:val="24"/>
        </w:rPr>
        <w:t>mencari</w:t>
      </w:r>
      <w:proofErr w:type="spellEnd"/>
      <w:r w:rsidRPr="00CF16A5">
        <w:rPr>
          <w:rFonts w:cs="Times New Roman"/>
          <w:szCs w:val="24"/>
        </w:rPr>
        <w:t xml:space="preserve"> </w:t>
      </w:r>
      <w:proofErr w:type="spellStart"/>
      <w:r w:rsidRPr="00CF16A5">
        <w:rPr>
          <w:rFonts w:cs="Times New Roman"/>
          <w:szCs w:val="24"/>
        </w:rPr>
        <w:t>solusi</w:t>
      </w:r>
      <w:proofErr w:type="spellEnd"/>
      <w:r w:rsidRPr="00CF16A5">
        <w:rPr>
          <w:rFonts w:cs="Times New Roman"/>
          <w:szCs w:val="24"/>
        </w:rPr>
        <w:t xml:space="preserve">, dan </w:t>
      </w:r>
      <w:proofErr w:type="spellStart"/>
      <w:r w:rsidRPr="00CF16A5">
        <w:rPr>
          <w:rFonts w:cs="Times New Roman"/>
          <w:szCs w:val="24"/>
        </w:rPr>
        <w:t>membuat</w:t>
      </w:r>
      <w:proofErr w:type="spellEnd"/>
      <w:r w:rsidRPr="00CF16A5">
        <w:rPr>
          <w:rFonts w:cs="Times New Roman"/>
          <w:szCs w:val="24"/>
        </w:rPr>
        <w:t xml:space="preserve"> </w:t>
      </w:r>
      <w:proofErr w:type="spellStart"/>
      <w:r w:rsidRPr="00CF16A5">
        <w:rPr>
          <w:rFonts w:cs="Times New Roman"/>
          <w:szCs w:val="24"/>
        </w:rPr>
        <w:t>keputusan</w:t>
      </w:r>
      <w:proofErr w:type="spellEnd"/>
      <w:r w:rsidRPr="00CF16A5">
        <w:rPr>
          <w:rFonts w:cs="Times New Roman"/>
          <w:szCs w:val="24"/>
        </w:rPr>
        <w:t xml:space="preserve"> yang </w:t>
      </w:r>
      <w:proofErr w:type="spellStart"/>
      <w:r w:rsidRPr="00CF16A5">
        <w:rPr>
          <w:rFonts w:cs="Times New Roman"/>
          <w:szCs w:val="24"/>
        </w:rPr>
        <w:t>tepat</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masalah</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2017)","plainTextFormattedCitation":"(Kemendikbud, 2017)","previouslyFormattedCitation":"(Kemendikbud,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(Kemendikbud, 2017)</w:t>
      </w:r>
      <w:r w:rsidRPr="00CF16A5">
        <w:rPr>
          <w:rFonts w:cs="Times New Roman"/>
          <w:szCs w:val="24"/>
        </w:rPr>
        <w:fldChar w:fldCharType="end"/>
      </w:r>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{"citationItems":[{"id":"ITEM-1","itemData":{"abstract":"Some 30 countries and economies, drawn from Africa, Asia, Europe, Australasia, North America and South America, have collected data for this study measuring their levels of financial knowledge, behaviours and Overall levels of financial literacy - indicated by combining scores on knowledge, attitudes and behaviour - are relatively low. The average score across all participating countries and economies is just 13.2 (out of a possible 21), and 13.7 across OECD countries. attitudes. In total, 51,650 adults aged 18 to 79 have been interviewed for this study.","author":[{"dropping-particle":"","family":"OECD","given":"","non-dropping-particle":"","parse-names":false,"suffix":""}],"id":"ITEM-1","issued":{"date-parts":[["2016"]]},"page":"1-100","title":"OECD/INFE International Survey of Adult Financial Literacy Competencies","type":"article-journal"},"uris":["http://www.mendeley.com/documents/?uuid=cfbcf3f2-b047-4a61-be0c-952ed4c337f5"]}],"mendeley":{"formattedCitation":"(OECD, 2016)","manualFormatting":"OECD (2016)","plainTextFormattedCitation":"(OECD, 2016)","previouslyFormattedCitation":"(OECD, 2016)"},"properties":{"noteIndex":0},"schema":"https://github.com/citation-style-language/schema/raw/master/csl-citation.json"}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OECD (2016)</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mendefinisikan</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sebagai</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dan </w:t>
      </w:r>
      <w:proofErr w:type="spellStart"/>
      <w:r w:rsidRPr="00CF16A5">
        <w:rPr>
          <w:rFonts w:cs="Times New Roman"/>
          <w:szCs w:val="24"/>
        </w:rPr>
        <w:t>pemahaman</w:t>
      </w:r>
      <w:proofErr w:type="spellEnd"/>
      <w:r w:rsidRPr="00CF16A5">
        <w:rPr>
          <w:rFonts w:cs="Times New Roman"/>
          <w:szCs w:val="24"/>
        </w:rPr>
        <w:t xml:space="preserve"> </w:t>
      </w:r>
      <w:proofErr w:type="spellStart"/>
      <w:r w:rsidRPr="00CF16A5">
        <w:rPr>
          <w:rFonts w:cs="Times New Roman"/>
          <w:szCs w:val="24"/>
        </w:rPr>
        <w:t>atas</w:t>
      </w:r>
      <w:proofErr w:type="spellEnd"/>
      <w:r w:rsidRPr="00CF16A5">
        <w:rPr>
          <w:rFonts w:cs="Times New Roman"/>
          <w:szCs w:val="24"/>
        </w:rPr>
        <w:t xml:space="preserve"> </w:t>
      </w:r>
      <w:proofErr w:type="spellStart"/>
      <w:r w:rsidRPr="00CF16A5">
        <w:rPr>
          <w:rFonts w:cs="Times New Roman"/>
          <w:szCs w:val="24"/>
        </w:rPr>
        <w:t>konsep</w:t>
      </w:r>
      <w:proofErr w:type="spellEnd"/>
      <w:r w:rsidRPr="00CF16A5">
        <w:rPr>
          <w:rFonts w:cs="Times New Roman"/>
          <w:szCs w:val="24"/>
        </w:rPr>
        <w:t xml:space="preserve"> dan </w:t>
      </w:r>
      <w:proofErr w:type="spellStart"/>
      <w:r w:rsidRPr="00CF16A5">
        <w:rPr>
          <w:rFonts w:cs="Times New Roman"/>
          <w:szCs w:val="24"/>
        </w:rPr>
        <w:t>resiko</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rangka</w:t>
      </w:r>
      <w:proofErr w:type="spellEnd"/>
      <w:r w:rsidRPr="00CF16A5">
        <w:rPr>
          <w:rFonts w:cs="Times New Roman"/>
          <w:szCs w:val="24"/>
        </w:rPr>
        <w:t xml:space="preserve"> </w:t>
      </w:r>
      <w:proofErr w:type="spellStart"/>
      <w:r w:rsidRPr="00CF16A5">
        <w:rPr>
          <w:rFonts w:cs="Times New Roman"/>
          <w:szCs w:val="24"/>
        </w:rPr>
        <w:t>membuat</w:t>
      </w:r>
      <w:proofErr w:type="spellEnd"/>
      <w:r w:rsidRPr="00CF16A5">
        <w:rPr>
          <w:rFonts w:cs="Times New Roman"/>
          <w:szCs w:val="24"/>
        </w:rPr>
        <w:t xml:space="preserve"> </w:t>
      </w:r>
      <w:proofErr w:type="spellStart"/>
      <w:r w:rsidRPr="00CF16A5">
        <w:rPr>
          <w:rFonts w:cs="Times New Roman"/>
          <w:szCs w:val="24"/>
        </w:rPr>
        <w:t>keputusan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efektif</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kesejahteraan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r w:rsidRPr="00CF16A5">
        <w:rPr>
          <w:rFonts w:cs="Times New Roman"/>
          <w:i/>
          <w:iCs/>
          <w:szCs w:val="24"/>
        </w:rPr>
        <w:t>financial well</w:t>
      </w:r>
      <w:r>
        <w:rPr>
          <w:rFonts w:cs="Times New Roman"/>
          <w:i/>
          <w:iCs/>
          <w:szCs w:val="24"/>
        </w:rPr>
        <w:t>-</w:t>
      </w:r>
      <w:r w:rsidRPr="00CF16A5">
        <w:rPr>
          <w:rFonts w:cs="Times New Roman"/>
          <w:i/>
          <w:iCs/>
          <w:szCs w:val="24"/>
        </w:rPr>
        <w:t>being</w:t>
      </w:r>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dan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serta</w:t>
      </w:r>
      <w:proofErr w:type="spellEnd"/>
      <w:r w:rsidRPr="00CF16A5">
        <w:rPr>
          <w:rFonts w:cs="Times New Roman"/>
          <w:szCs w:val="24"/>
        </w:rPr>
        <w:t xml:space="preserve"> </w:t>
      </w:r>
      <w:proofErr w:type="spellStart"/>
      <w:r w:rsidRPr="00CF16A5">
        <w:rPr>
          <w:rFonts w:cs="Times New Roman"/>
          <w:szCs w:val="24"/>
        </w:rPr>
        <w:t>berpartisipasi</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bidang</w:t>
      </w:r>
      <w:proofErr w:type="spellEnd"/>
      <w:r w:rsidRPr="00CF16A5">
        <w:rPr>
          <w:rFonts w:cs="Times New Roman"/>
          <w:szCs w:val="24"/>
        </w:rPr>
        <w:t xml:space="preserve"> </w:t>
      </w:r>
      <w:proofErr w:type="spellStart"/>
      <w:r w:rsidRPr="00CF16A5">
        <w:rPr>
          <w:rFonts w:cs="Times New Roman"/>
          <w:szCs w:val="24"/>
        </w:rPr>
        <w:t>ekonomi</w:t>
      </w:r>
      <w:proofErr w:type="spellEnd"/>
      <w:r w:rsidRPr="00CF16A5">
        <w:rPr>
          <w:rFonts w:cs="Times New Roman"/>
          <w:szCs w:val="24"/>
        </w:rPr>
        <w:t xml:space="preserve">. Di </w:t>
      </w:r>
      <w:proofErr w:type="spellStart"/>
      <w:r w:rsidRPr="00CF16A5">
        <w:rPr>
          <w:rFonts w:cs="Times New Roman"/>
          <w:szCs w:val="24"/>
        </w:rPr>
        <w:t>sisi</w:t>
      </w:r>
      <w:proofErr w:type="spellEnd"/>
      <w:r w:rsidRPr="00CF16A5">
        <w:rPr>
          <w:rFonts w:cs="Times New Roman"/>
          <w:szCs w:val="24"/>
        </w:rPr>
        <w:t xml:space="preserve"> lain</w:t>
      </w:r>
      <w:r>
        <w:rPr>
          <w:rFonts w:cs="Times New Roman"/>
          <w:szCs w:val="24"/>
        </w:rPr>
        <w:t>,</w:t>
      </w:r>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{"citationItems":[{"id":"ITEM-1","itemData":{"abstract":"With the implementation of its National Strategy on Financial Literacy, Indonesia has initiated a number of actions to improve financial literacy. Quick success, however, is hardly guaranteed. With a low initial financial literacy level, movement toward an economically literate society of financially active citizens is likely to be slow. Several factors may slow the progress of the fight against financial illiteracy. With the new school curriculum mandating less rather than more economics and personal finance coursework, graduates of the school system will likely be less prepared for the challenges of the economic and financial world into which they emerge. Efforts to educate the general population outside the school environment should improve the situation somewhat; however, attacking financial and economic illiteracy through youth education in a school context might substantially strengthen progress toward a financially literate society. Progress in the war on financial illiteracy in Indonesia is evident. With continued diligence by the responsible agencies, the educational establishment and the private sector, the efforts to improve the personal finance knowledge and behaviours should improve with time.","author":[{"dropping-particle":"","family":"Amidjono","given":"Dwi Sulistyorini","non-dropping-particle":"","parse-names":false,"suffix":""}],"id":"ITEM-1","issued":{"date-parts":[["2016"]]},"publisher":"Springer, Singapore","title":"Financial Literacy in Indonesia","type":"book"},"uris":["http://www.mendeley.com/documents/?uuid=17c4f74c-4101-4027-b81c-ef8a012aa1aa"]}],"mendeley":{"formattedCitation":"(Amidjono, 2016)","manualFormatting":"Amidjono (2016)","plainTextFormattedCitation":"(Amidjono, 2016)","previouslyFormattedCitation":"(Amidjono, 2016)"},"properties":{"noteIndex":0},"schema":"https://github.com/citation-style-language/schema/raw/master/csl-citation.json"}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Amidjono (2016)</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mengatakan</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merupakan</w:t>
      </w:r>
      <w:proofErr w:type="spellEnd"/>
      <w:r w:rsidRPr="00CF16A5">
        <w:rPr>
          <w:rFonts w:cs="Times New Roman"/>
          <w:szCs w:val="24"/>
        </w:rPr>
        <w:t xml:space="preserve"> </w:t>
      </w:r>
      <w:proofErr w:type="spellStart"/>
      <w:r w:rsidRPr="00CF16A5">
        <w:rPr>
          <w:rFonts w:cs="Times New Roman"/>
          <w:szCs w:val="24"/>
        </w:rPr>
        <w:t>suatu</w:t>
      </w:r>
      <w:proofErr w:type="spellEnd"/>
      <w:r w:rsidRPr="00CF16A5">
        <w:rPr>
          <w:rFonts w:cs="Times New Roman"/>
          <w:szCs w:val="24"/>
        </w:rPr>
        <w:t xml:space="preserve"> </w:t>
      </w:r>
      <w:proofErr w:type="spellStart"/>
      <w:r w:rsidRPr="00CF16A5">
        <w:rPr>
          <w:rFonts w:cs="Times New Roman"/>
          <w:szCs w:val="24"/>
        </w:rPr>
        <w:t>rangkain</w:t>
      </w:r>
      <w:proofErr w:type="spellEnd"/>
      <w:r w:rsidRPr="00CF16A5">
        <w:rPr>
          <w:rFonts w:cs="Times New Roman"/>
          <w:szCs w:val="24"/>
        </w:rPr>
        <w:t xml:space="preserve"> proses </w:t>
      </w:r>
      <w:proofErr w:type="spellStart"/>
      <w:r w:rsidRPr="00CF16A5">
        <w:rPr>
          <w:rFonts w:cs="Times New Roman"/>
          <w:szCs w:val="24"/>
        </w:rPr>
        <w:t>atau</w:t>
      </w:r>
      <w:proofErr w:type="spellEnd"/>
      <w:r w:rsidRPr="00CF16A5">
        <w:rPr>
          <w:rFonts w:cs="Times New Roman"/>
          <w:szCs w:val="24"/>
        </w:rPr>
        <w:t xml:space="preserve"> </w:t>
      </w:r>
      <w:proofErr w:type="spellStart"/>
      <w:r w:rsidRPr="00CF16A5">
        <w:rPr>
          <w:rFonts w:cs="Times New Roman"/>
          <w:szCs w:val="24"/>
        </w:rPr>
        <w:t>aktivitas</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memperluas</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kompetensi</w:t>
      </w:r>
      <w:proofErr w:type="spellEnd"/>
      <w:r w:rsidRPr="00CF16A5">
        <w:rPr>
          <w:rFonts w:cs="Times New Roman"/>
          <w:szCs w:val="24"/>
        </w:rPr>
        <w:t xml:space="preserve"> dan </w:t>
      </w:r>
      <w:proofErr w:type="spellStart"/>
      <w:r w:rsidRPr="00CF16A5">
        <w:rPr>
          <w:rFonts w:cs="Times New Roman"/>
          <w:szCs w:val="24"/>
        </w:rPr>
        <w:t>keterampilan</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proofErr w:type="spellStart"/>
      <w:r w:rsidRPr="00CF16A5">
        <w:rPr>
          <w:rFonts w:cs="Times New Roman"/>
          <w:szCs w:val="24"/>
        </w:rPr>
        <w:t>seseorang</w:t>
      </w:r>
      <w:proofErr w:type="spellEnd"/>
      <w:r w:rsidRPr="00CF16A5">
        <w:rPr>
          <w:rFonts w:cs="Times New Roman"/>
          <w:szCs w:val="24"/>
        </w:rPr>
        <w:t xml:space="preserve"> </w:t>
      </w:r>
      <w:proofErr w:type="spellStart"/>
      <w:r w:rsidRPr="00CF16A5">
        <w:rPr>
          <w:rFonts w:cs="Times New Roman"/>
          <w:szCs w:val="24"/>
        </w:rPr>
        <w:t>ataupun</w:t>
      </w:r>
      <w:proofErr w:type="spellEnd"/>
      <w:r w:rsidRPr="00CF16A5">
        <w:rPr>
          <w:rFonts w:cs="Times New Roman"/>
          <w:szCs w:val="24"/>
        </w:rPr>
        <w:t xml:space="preserve"> </w:t>
      </w:r>
      <w:proofErr w:type="spellStart"/>
      <w:r w:rsidRPr="00CF16A5">
        <w:rPr>
          <w:rFonts w:cs="Times New Roman"/>
          <w:szCs w:val="24"/>
        </w:rPr>
        <w:t>kelompok</w:t>
      </w:r>
      <w:proofErr w:type="spellEnd"/>
      <w:r w:rsidRPr="00CF16A5">
        <w:rPr>
          <w:rFonts w:cs="Times New Roman"/>
          <w:szCs w:val="24"/>
        </w:rPr>
        <w:t xml:space="preserve"> yang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luas</w:t>
      </w:r>
      <w:proofErr w:type="spellEnd"/>
      <w:r w:rsidRPr="00CF16A5">
        <w:rPr>
          <w:rFonts w:cs="Times New Roman"/>
          <w:szCs w:val="24"/>
        </w:rPr>
        <w:t xml:space="preserve"> </w:t>
      </w:r>
      <w:proofErr w:type="spellStart"/>
      <w:r w:rsidRPr="00CF16A5">
        <w:rPr>
          <w:rFonts w:cs="Times New Roman"/>
          <w:szCs w:val="24"/>
        </w:rPr>
        <w:t>sehingga</w:t>
      </w:r>
      <w:proofErr w:type="spellEnd"/>
      <w:r w:rsidRPr="00CF16A5">
        <w:rPr>
          <w:rFonts w:cs="Times New Roman"/>
          <w:szCs w:val="24"/>
        </w:rPr>
        <w:t xml:space="preserve"> </w:t>
      </w:r>
      <w:proofErr w:type="spellStart"/>
      <w:r w:rsidRPr="00CF16A5">
        <w:rPr>
          <w:rFonts w:cs="Times New Roman"/>
          <w:szCs w:val="24"/>
        </w:rPr>
        <w:t>mereka</w:t>
      </w:r>
      <w:proofErr w:type="spellEnd"/>
      <w:r w:rsidRPr="00CF16A5">
        <w:rPr>
          <w:rFonts w:cs="Times New Roman"/>
          <w:szCs w:val="24"/>
        </w:rPr>
        <w:t xml:space="preserve">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mengelola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baik</w:t>
      </w:r>
      <w:proofErr w:type="spellEnd"/>
      <w:r w:rsidRPr="00CF16A5">
        <w:rPr>
          <w:rFonts w:cs="Times New Roman"/>
          <w:szCs w:val="24"/>
        </w:rPr>
        <w:t>.</w:t>
      </w:r>
    </w:p>
    <w:p w14:paraId="76D96B6C" w14:textId="77777777" w:rsidR="00D36D50" w:rsidRPr="00CF16A5" w:rsidRDefault="00D36D50" w:rsidP="00D36D50">
      <w:pPr>
        <w:spacing w:after="0"/>
        <w:ind w:firstLine="567"/>
        <w:rPr>
          <w:rFonts w:cs="Times New Roman"/>
          <w:szCs w:val="24"/>
        </w:rPr>
      </w:pPr>
      <w:r w:rsidRPr="00CF16A5">
        <w:rPr>
          <w:rFonts w:cs="Times New Roman"/>
          <w:szCs w:val="24"/>
        </w:rPr>
        <w:fldChar w:fldCharType="begin" w:fldLock="1"/>
      </w:r>
      <w:r w:rsidRPr="00CF16A5">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OJK (2017)</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mengatakan</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terbatas</w:t>
      </w:r>
      <w:proofErr w:type="spellEnd"/>
      <w:r w:rsidRPr="00CF16A5">
        <w:rPr>
          <w:rFonts w:cs="Times New Roman"/>
          <w:szCs w:val="24"/>
        </w:rPr>
        <w:t xml:space="preserve"> pada </w:t>
      </w:r>
      <w:proofErr w:type="spellStart"/>
      <w:r w:rsidRPr="00CF16A5">
        <w:rPr>
          <w:rFonts w:cs="Times New Roman"/>
          <w:szCs w:val="24"/>
        </w:rPr>
        <w:t>pengertian</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keterampilan</w:t>
      </w:r>
      <w:proofErr w:type="spellEnd"/>
      <w:r w:rsidRPr="00CF16A5">
        <w:rPr>
          <w:rFonts w:cs="Times New Roman"/>
          <w:szCs w:val="24"/>
        </w:rPr>
        <w:t xml:space="preserve"> dan </w:t>
      </w:r>
      <w:proofErr w:type="spellStart"/>
      <w:r w:rsidRPr="00CF16A5">
        <w:rPr>
          <w:rFonts w:cs="Times New Roman"/>
          <w:szCs w:val="24"/>
        </w:rPr>
        <w:t>keyakinan</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lembaga</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 </w:t>
      </w:r>
      <w:proofErr w:type="spellStart"/>
      <w:r w:rsidRPr="00CF16A5">
        <w:rPr>
          <w:rFonts w:cs="Times New Roman"/>
          <w:szCs w:val="24"/>
        </w:rPr>
        <w:t>layanan</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semata</w:t>
      </w:r>
      <w:proofErr w:type="spellEnd"/>
      <w:r w:rsidRPr="00CF16A5">
        <w:rPr>
          <w:rFonts w:cs="Times New Roman"/>
          <w:szCs w:val="24"/>
        </w:rPr>
        <w:t xml:space="preserve">, </w:t>
      </w:r>
      <w:proofErr w:type="spellStart"/>
      <w:r w:rsidRPr="00CF16A5">
        <w:rPr>
          <w:rFonts w:cs="Times New Roman"/>
          <w:szCs w:val="24"/>
        </w:rPr>
        <w:t>namun</w:t>
      </w:r>
      <w:proofErr w:type="spellEnd"/>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dan </w:t>
      </w:r>
      <w:proofErr w:type="spellStart"/>
      <w:r w:rsidRPr="00CF16A5">
        <w:rPr>
          <w:rFonts w:cs="Times New Roman"/>
          <w:szCs w:val="24"/>
        </w:rPr>
        <w:t>perilaku</w:t>
      </w:r>
      <w:proofErr w:type="spellEnd"/>
      <w:r w:rsidRPr="00CF16A5">
        <w:rPr>
          <w:rFonts w:cs="Times New Roman"/>
          <w:szCs w:val="24"/>
        </w:rPr>
        <w:t xml:space="preserve"> pun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memberikan</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selanjutnya</w:t>
      </w:r>
      <w:proofErr w:type="spellEnd"/>
      <w:r w:rsidRPr="00CF16A5">
        <w:rPr>
          <w:rFonts w:cs="Times New Roman"/>
          <w:szCs w:val="24"/>
        </w:rPr>
        <w:t xml:space="preserve">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mendorong</w:t>
      </w:r>
      <w:proofErr w:type="spellEnd"/>
      <w:r w:rsidRPr="00CF16A5">
        <w:rPr>
          <w:rFonts w:cs="Times New Roman"/>
          <w:szCs w:val="24"/>
        </w:rPr>
        <w:t xml:space="preserve"> </w:t>
      </w:r>
      <w:proofErr w:type="spellStart"/>
      <w:r w:rsidRPr="00CF16A5">
        <w:rPr>
          <w:rFonts w:cs="Times New Roman"/>
          <w:szCs w:val="24"/>
        </w:rPr>
        <w:t>terwujudnya</w:t>
      </w:r>
      <w:proofErr w:type="spellEnd"/>
      <w:r w:rsidRPr="00CF16A5">
        <w:rPr>
          <w:rFonts w:cs="Times New Roman"/>
          <w:szCs w:val="24"/>
        </w:rPr>
        <w:t xml:space="preserve"> </w:t>
      </w:r>
      <w:proofErr w:type="spellStart"/>
      <w:r w:rsidRPr="00CF16A5">
        <w:rPr>
          <w:rFonts w:cs="Times New Roman"/>
          <w:szCs w:val="24"/>
        </w:rPr>
        <w:t>kesejahteraan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Pemberdayaan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melalui</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diyakini</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mendukung</w:t>
      </w:r>
      <w:proofErr w:type="spellEnd"/>
      <w:r w:rsidRPr="00CF16A5">
        <w:rPr>
          <w:rFonts w:cs="Times New Roman"/>
          <w:szCs w:val="24"/>
        </w:rPr>
        <w:t xml:space="preserve"> </w:t>
      </w:r>
      <w:proofErr w:type="spellStart"/>
      <w:r w:rsidRPr="00CF16A5">
        <w:rPr>
          <w:rFonts w:cs="Times New Roman"/>
          <w:szCs w:val="24"/>
        </w:rPr>
        <w:t>upaya</w:t>
      </w:r>
      <w:proofErr w:type="spellEnd"/>
      <w:r w:rsidRPr="00CF16A5">
        <w:rPr>
          <w:rFonts w:cs="Times New Roman"/>
          <w:szCs w:val="24"/>
        </w:rPr>
        <w:t xml:space="preserve"> </w:t>
      </w:r>
      <w:proofErr w:type="spellStart"/>
      <w:r w:rsidRPr="00CF16A5">
        <w:rPr>
          <w:rFonts w:cs="Times New Roman"/>
          <w:szCs w:val="24"/>
        </w:rPr>
        <w:t>pencapaian</w:t>
      </w:r>
      <w:proofErr w:type="spellEnd"/>
      <w:r w:rsidRPr="00CF16A5">
        <w:rPr>
          <w:rFonts w:cs="Times New Roman"/>
          <w:szCs w:val="24"/>
        </w:rPr>
        <w:t xml:space="preserve"> </w:t>
      </w:r>
      <w:proofErr w:type="spellStart"/>
      <w:r w:rsidRPr="00CF16A5">
        <w:rPr>
          <w:rFonts w:cs="Times New Roman"/>
          <w:szCs w:val="24"/>
        </w:rPr>
        <w:t>stabilitas</w:t>
      </w:r>
      <w:proofErr w:type="spellEnd"/>
      <w:r w:rsidRPr="00CF16A5">
        <w:rPr>
          <w:rFonts w:cs="Times New Roman"/>
          <w:szCs w:val="24"/>
        </w:rPr>
        <w:t xml:space="preserve"> </w:t>
      </w:r>
      <w:proofErr w:type="spellStart"/>
      <w:r w:rsidRPr="00CF16A5">
        <w:rPr>
          <w:rFonts w:cs="Times New Roman"/>
          <w:szCs w:val="24"/>
        </w:rPr>
        <w:t>sistem</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lastRenderedPageBreak/>
        <w:t>kesejahteraan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dan </w:t>
      </w:r>
      <w:proofErr w:type="spellStart"/>
      <w:r w:rsidRPr="00CF16A5">
        <w:rPr>
          <w:rFonts w:cs="Times New Roman"/>
          <w:szCs w:val="24"/>
        </w:rPr>
        <w:t>pembangunan</w:t>
      </w:r>
      <w:proofErr w:type="spellEnd"/>
      <w:r w:rsidRPr="00CF16A5">
        <w:rPr>
          <w:rFonts w:cs="Times New Roman"/>
          <w:szCs w:val="24"/>
        </w:rPr>
        <w:t xml:space="preserve"> yang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inklusif</w:t>
      </w:r>
      <w:proofErr w:type="spellEnd"/>
      <w:r w:rsidRPr="00CF16A5">
        <w:rPr>
          <w:rFonts w:cs="Times New Roman"/>
          <w:szCs w:val="24"/>
        </w:rPr>
        <w:t xml:space="preserve">. Pada negara </w:t>
      </w:r>
      <w:proofErr w:type="spellStart"/>
      <w:r w:rsidRPr="00CF16A5">
        <w:rPr>
          <w:rFonts w:cs="Times New Roman"/>
          <w:szCs w:val="24"/>
        </w:rPr>
        <w:t>berpenghasilan</w:t>
      </w:r>
      <w:proofErr w:type="spellEnd"/>
      <w:r w:rsidRPr="00CF16A5">
        <w:rPr>
          <w:rFonts w:cs="Times New Roman"/>
          <w:szCs w:val="24"/>
        </w:rPr>
        <w:t xml:space="preserve"> </w:t>
      </w:r>
      <w:proofErr w:type="spellStart"/>
      <w:r w:rsidRPr="00CF16A5">
        <w:rPr>
          <w:rFonts w:cs="Times New Roman"/>
          <w:szCs w:val="24"/>
        </w:rPr>
        <w:t>tinggi</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dianggap</w:t>
      </w:r>
      <w:proofErr w:type="spellEnd"/>
      <w:r w:rsidRPr="00CF16A5">
        <w:rPr>
          <w:rFonts w:cs="Times New Roman"/>
          <w:szCs w:val="24"/>
        </w:rPr>
        <w:t xml:space="preserve"> </w:t>
      </w:r>
      <w:proofErr w:type="spellStart"/>
      <w:r w:rsidRPr="00CF16A5">
        <w:rPr>
          <w:rFonts w:cs="Times New Roman"/>
          <w:szCs w:val="24"/>
        </w:rPr>
        <w:t>sebagai</w:t>
      </w:r>
      <w:proofErr w:type="spellEnd"/>
      <w:r w:rsidRPr="00CF16A5">
        <w:rPr>
          <w:rFonts w:cs="Times New Roman"/>
          <w:szCs w:val="24"/>
        </w:rPr>
        <w:t xml:space="preserve"> </w:t>
      </w:r>
      <w:proofErr w:type="spellStart"/>
      <w:r w:rsidRPr="00CF16A5">
        <w:rPr>
          <w:rFonts w:cs="Times New Roman"/>
          <w:szCs w:val="24"/>
        </w:rPr>
        <w:t>pelengkap</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proofErr w:type="spellStart"/>
      <w:r w:rsidRPr="00CF16A5">
        <w:rPr>
          <w:rFonts w:cs="Times New Roman"/>
          <w:szCs w:val="24"/>
        </w:rPr>
        <w:t>perlindungan</w:t>
      </w:r>
      <w:proofErr w:type="spellEnd"/>
      <w:r w:rsidRPr="00CF16A5">
        <w:rPr>
          <w:rFonts w:cs="Times New Roman"/>
          <w:szCs w:val="24"/>
        </w:rPr>
        <w:t xml:space="preserve"> </w:t>
      </w:r>
      <w:proofErr w:type="spellStart"/>
      <w:r w:rsidRPr="00CF16A5">
        <w:rPr>
          <w:rFonts w:cs="Times New Roman"/>
          <w:szCs w:val="24"/>
        </w:rPr>
        <w:t>konsumen</w:t>
      </w:r>
      <w:proofErr w:type="spellEnd"/>
      <w:r w:rsidRPr="00CF16A5">
        <w:rPr>
          <w:rFonts w:cs="Times New Roman"/>
          <w:szCs w:val="24"/>
        </w:rPr>
        <w:t xml:space="preserve">, </w:t>
      </w:r>
      <w:proofErr w:type="spellStart"/>
      <w:r w:rsidRPr="00CF16A5">
        <w:rPr>
          <w:rFonts w:cs="Times New Roman"/>
          <w:szCs w:val="24"/>
        </w:rPr>
        <w:t>sedangkan</w:t>
      </w:r>
      <w:proofErr w:type="spellEnd"/>
      <w:r w:rsidRPr="00CF16A5">
        <w:rPr>
          <w:rFonts w:cs="Times New Roman"/>
          <w:szCs w:val="24"/>
        </w:rPr>
        <w:t xml:space="preserve"> pada negara </w:t>
      </w:r>
      <w:proofErr w:type="spellStart"/>
      <w:r w:rsidRPr="00CF16A5">
        <w:rPr>
          <w:rFonts w:cs="Times New Roman"/>
          <w:szCs w:val="24"/>
        </w:rPr>
        <w:t>berpenghasilan</w:t>
      </w:r>
      <w:proofErr w:type="spellEnd"/>
      <w:r w:rsidRPr="00CF16A5">
        <w:rPr>
          <w:rFonts w:cs="Times New Roman"/>
          <w:szCs w:val="24"/>
        </w:rPr>
        <w:t xml:space="preserve"> </w:t>
      </w:r>
      <w:proofErr w:type="spellStart"/>
      <w:r w:rsidRPr="00CF16A5">
        <w:rPr>
          <w:rFonts w:cs="Times New Roman"/>
          <w:szCs w:val="24"/>
        </w:rPr>
        <w:t>rendah</w:t>
      </w:r>
      <w:proofErr w:type="spellEnd"/>
      <w:r w:rsidRPr="00CF16A5">
        <w:rPr>
          <w:rFonts w:cs="Times New Roman"/>
          <w:szCs w:val="24"/>
        </w:rPr>
        <w:t xml:space="preserve">, </w:t>
      </w:r>
      <w:proofErr w:type="spellStart"/>
      <w:r w:rsidRPr="00CF16A5">
        <w:rPr>
          <w:rFonts w:cs="Times New Roman"/>
          <w:szCs w:val="24"/>
        </w:rPr>
        <w:t>jangkauan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jauh</w:t>
      </w:r>
      <w:proofErr w:type="spellEnd"/>
      <w:r w:rsidRPr="00CF16A5">
        <w:rPr>
          <w:rFonts w:cs="Times New Roman"/>
          <w:szCs w:val="24"/>
        </w:rPr>
        <w:t xml:space="preserve">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terbatas</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{"citationItems":[{"id":"ITEM-1","itemData":{"DOI":"10.21831/economia.v15i1.23192","ISSN":"1858-2648","abstract":"AbstractThe aim of this paper is to find out the effect of financial literacy on enterprises (SEs) performance and the effect of financial inclusion on small enterprises (SEs) performance. This research is an explanatory research. The sample includes 100 SEs in East Kalimantan. The sample is gathered by using non probability sampling technique. By implementing census approach the data is gathered from all SEs in East Kalimantan. This study was a quantitative approach and data were analyzed using PLS (Partial Least Square). The unit of level analysis is the SEs business players in East Kalimantan. The results showed a positive and significant effect of financial literacy on enterprises (SEs) performance and, financial inclusion positively affects the performance of small enterprises (SEs). Keywords: financial literacy, financial inclusion, small enterprises performancePengaruh Literasi Keuangan dan Inklusi Keuangan Terhadap Kinerja Usaha Kecil di Kalimantan TimurAbstrakPenelitian ini bertujuan untuk mengetahui pengaruh literasi keuangan terhadap kinerja usaha kecil, dan pengaruh inklusi keuangan terhadap kinerja usaha kecil. Jenis penelitian ini adalah penelitian explanatory. Sampel penelitian adalah 100 UMKM yang ada di Kalimantan Timur. Sampel dikumpulkan menggunakan teknik non probability sampling dengan pendekatan sensus yaitu mengambi seluruh UMKM yang beroperasi di Kalimantan Timur untuk dijadikan sampel dan dilakukan pengujian untuk menjawab isu penelitian yang diangkat. Penelitian ini bersifat kuantitatif dan menggunakan alat analisis PLS (Partial Least Square). Level unit analisis penelitian ini adalah pelaku usaha kecil di Kalimantan Timur. Hasil penelitian menunjukkan bahwa literasi keuangan berpengaruh secara signifikan terhadap kinerja usaha kecil dan inklusi keuangan memiliki pengaruh signifikan terhadap kinerja usaha kecil. Kata kunci: literasi keuangan, inklusi keuangan, kinerja usaha kecil","author":[{"dropping-particle":"","family":"Sanistasya","given":"Poppy Alvianolita","non-dropping-particle":"","parse-names":false,"suffix":""},{"dropping-particle":"","family":"Raharjo","given":"Kusdi","non-dropping-particle":"","parse-names":false,"suffix":""},{"dropping-particle":"","family":"Iqbal","given":"Mohammad","non-dropping-particle":"","parse-names":false,"suffix":""}],"container-title":"Jurnal Economia","id":"ITEM-1","issue":"1","issued":{"date-parts":[["2019"]]},"page":"48-59","title":"The Effect of Financial Literacy and Financial Inclusion on Small Enterprises Performance in East Kalimantan","type":"article-journal","volume":"15"},"uris":["http://www.mendeley.com/documents/?uuid=48ede44f-1c73-4324-bc37-3b34faa07277"]}],"mendeley":{"formattedCitation":"(Sanistasya et al., 2019)","plainTextFormattedCitation":"(Sanistasya et al., 2019)","previouslyFormattedCitation":"(Sanistasya et al.,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(Sanistasya et al., 2019)</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Peranan</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membantu</w:t>
      </w:r>
      <w:proofErr w:type="spellEnd"/>
      <w:r w:rsidRPr="00CF16A5">
        <w:rPr>
          <w:rFonts w:cs="Times New Roman"/>
          <w:szCs w:val="24"/>
        </w:rPr>
        <w:t xml:space="preserve"> negara </w:t>
      </w:r>
      <w:proofErr w:type="spellStart"/>
      <w:r w:rsidRPr="00CF16A5">
        <w:rPr>
          <w:rFonts w:cs="Times New Roman"/>
          <w:szCs w:val="24"/>
        </w:rPr>
        <w:t>berkembang</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fokus</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akses</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serta</w:t>
      </w:r>
      <w:proofErr w:type="spellEnd"/>
      <w:r w:rsidRPr="00CF16A5">
        <w:rPr>
          <w:rFonts w:cs="Times New Roman"/>
          <w:szCs w:val="24"/>
        </w:rPr>
        <w:t xml:space="preserve"> </w:t>
      </w:r>
      <w:proofErr w:type="spellStart"/>
      <w:r w:rsidRPr="00CF16A5">
        <w:rPr>
          <w:rFonts w:cs="Times New Roman"/>
          <w:szCs w:val="24"/>
        </w:rPr>
        <w:t>pelayanan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pemahaman</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konsep-konsep</w:t>
      </w:r>
      <w:proofErr w:type="spellEnd"/>
      <w:r w:rsidRPr="00CF16A5">
        <w:rPr>
          <w:rFonts w:cs="Times New Roman"/>
          <w:szCs w:val="24"/>
        </w:rPr>
        <w:t xml:space="preserve"> </w:t>
      </w:r>
      <w:proofErr w:type="spellStart"/>
      <w:r w:rsidRPr="00CF16A5">
        <w:rPr>
          <w:rFonts w:cs="Times New Roman"/>
          <w:szCs w:val="24"/>
        </w:rPr>
        <w:t>dasar</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baik</w:t>
      </w:r>
      <w:proofErr w:type="spellEnd"/>
      <w:r w:rsidRPr="00CF16A5">
        <w:rPr>
          <w:rFonts w:cs="Times New Roman"/>
          <w:szCs w:val="24"/>
        </w:rPr>
        <w:t xml:space="preserve">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ketika</w:t>
      </w:r>
      <w:proofErr w:type="spellEnd"/>
      <w:r w:rsidRPr="00CF16A5">
        <w:rPr>
          <w:rFonts w:cs="Times New Roman"/>
          <w:szCs w:val="24"/>
        </w:rPr>
        <w:t xml:space="preserve"> </w:t>
      </w:r>
      <w:proofErr w:type="spellStart"/>
      <w:r w:rsidRPr="00CF16A5">
        <w:rPr>
          <w:rFonts w:cs="Times New Roman"/>
          <w:szCs w:val="24"/>
        </w:rPr>
        <w:t>membuat</w:t>
      </w:r>
      <w:proofErr w:type="spellEnd"/>
      <w:r w:rsidRPr="00CF16A5">
        <w:rPr>
          <w:rFonts w:cs="Times New Roman"/>
          <w:szCs w:val="24"/>
        </w:rPr>
        <w:t xml:space="preserve"> </w:t>
      </w:r>
      <w:proofErr w:type="spellStart"/>
      <w:r w:rsidRPr="00CF16A5">
        <w:rPr>
          <w:rFonts w:cs="Times New Roman"/>
          <w:szCs w:val="24"/>
        </w:rPr>
        <w:t>keputusan</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mengalami</w:t>
      </w:r>
      <w:proofErr w:type="spellEnd"/>
      <w:r w:rsidRPr="00CF16A5">
        <w:rPr>
          <w:rFonts w:cs="Times New Roman"/>
          <w:szCs w:val="24"/>
        </w:rPr>
        <w:t xml:space="preserve"> </w:t>
      </w:r>
      <w:proofErr w:type="spellStart"/>
      <w:r w:rsidRPr="00CF16A5">
        <w:rPr>
          <w:rFonts w:cs="Times New Roman"/>
          <w:szCs w:val="24"/>
        </w:rPr>
        <w:t>masalah</w:t>
      </w:r>
      <w:proofErr w:type="spellEnd"/>
      <w:r w:rsidRPr="00CF16A5">
        <w:rPr>
          <w:rFonts w:cs="Times New Roman"/>
          <w:szCs w:val="24"/>
        </w:rPr>
        <w:t xml:space="preserve"> di masa </w:t>
      </w:r>
      <w:proofErr w:type="spellStart"/>
      <w:r w:rsidRPr="00CF16A5">
        <w:rPr>
          <w:rFonts w:cs="Times New Roman"/>
          <w:szCs w:val="24"/>
        </w:rPr>
        <w:t>depan</w:t>
      </w:r>
      <w:proofErr w:type="spellEnd"/>
      <w:r w:rsidRPr="00CF16A5">
        <w:rPr>
          <w:rFonts w:cs="Times New Roman"/>
          <w:szCs w:val="24"/>
        </w:rPr>
        <w:t xml:space="preserve"> </w:t>
      </w:r>
      <w:proofErr w:type="spellStart"/>
      <w:r w:rsidRPr="00CF16A5">
        <w:rPr>
          <w:rFonts w:cs="Times New Roman"/>
          <w:szCs w:val="24"/>
        </w:rPr>
        <w:t>sehingga</w:t>
      </w:r>
      <w:proofErr w:type="spellEnd"/>
      <w:r w:rsidRPr="00CF16A5">
        <w:rPr>
          <w:rFonts w:cs="Times New Roman"/>
          <w:szCs w:val="24"/>
        </w:rPr>
        <w:t xml:space="preserve"> </w:t>
      </w:r>
      <w:proofErr w:type="spellStart"/>
      <w:r w:rsidRPr="00CF16A5">
        <w:rPr>
          <w:rFonts w:cs="Times New Roman"/>
          <w:szCs w:val="24"/>
        </w:rPr>
        <w:t>mampu</w:t>
      </w:r>
      <w:proofErr w:type="spellEnd"/>
      <w:r w:rsidRPr="00CF16A5">
        <w:rPr>
          <w:rFonts w:cs="Times New Roman"/>
          <w:szCs w:val="24"/>
        </w:rPr>
        <w:t xml:space="preserve"> </w:t>
      </w:r>
      <w:proofErr w:type="spellStart"/>
      <w:r w:rsidRPr="00CF16A5">
        <w:rPr>
          <w:rFonts w:cs="Times New Roman"/>
          <w:szCs w:val="24"/>
        </w:rPr>
        <w:t>menunjukkan</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sehat</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menentukan</w:t>
      </w:r>
      <w:proofErr w:type="spellEnd"/>
      <w:r w:rsidRPr="00CF16A5">
        <w:rPr>
          <w:rFonts w:cs="Times New Roman"/>
          <w:szCs w:val="24"/>
        </w:rPr>
        <w:t xml:space="preserve"> </w:t>
      </w:r>
      <w:proofErr w:type="spellStart"/>
      <w:r w:rsidRPr="00CF16A5">
        <w:rPr>
          <w:rFonts w:cs="Times New Roman"/>
          <w:szCs w:val="24"/>
        </w:rPr>
        <w:t>prioritas</w:t>
      </w:r>
      <w:proofErr w:type="spellEnd"/>
      <w:r w:rsidRPr="00CF16A5">
        <w:rPr>
          <w:rFonts w:cs="Times New Roman"/>
          <w:szCs w:val="24"/>
        </w:rPr>
        <w:t xml:space="preserve"> </w:t>
      </w:r>
      <w:proofErr w:type="spellStart"/>
      <w:r w:rsidRPr="00CF16A5">
        <w:rPr>
          <w:rFonts w:cs="Times New Roman"/>
          <w:szCs w:val="24"/>
        </w:rPr>
        <w:t>kebutuhan</w:t>
      </w:r>
      <w:proofErr w:type="spellEnd"/>
      <w:r w:rsidRPr="00CF16A5">
        <w:rPr>
          <w:rFonts w:cs="Times New Roman"/>
          <w:szCs w:val="24"/>
        </w:rPr>
        <w:t xml:space="preserve"> </w:t>
      </w:r>
      <w:proofErr w:type="spellStart"/>
      <w:r w:rsidRPr="00CF16A5">
        <w:rPr>
          <w:rFonts w:cs="Times New Roman"/>
          <w:szCs w:val="24"/>
        </w:rPr>
        <w:t>bukan</w:t>
      </w:r>
      <w:proofErr w:type="spellEnd"/>
      <w:r w:rsidRPr="00CF16A5">
        <w:rPr>
          <w:rFonts w:cs="Times New Roman"/>
          <w:szCs w:val="24"/>
        </w:rPr>
        <w:t xml:space="preserve"> </w:t>
      </w:r>
      <w:proofErr w:type="spellStart"/>
      <w:r w:rsidRPr="00CF16A5">
        <w:rPr>
          <w:rFonts w:cs="Times New Roman"/>
          <w:szCs w:val="24"/>
        </w:rPr>
        <w:t>hanya</w:t>
      </w:r>
      <w:proofErr w:type="spellEnd"/>
      <w:r w:rsidRPr="00CF16A5">
        <w:rPr>
          <w:rFonts w:cs="Times New Roman"/>
          <w:szCs w:val="24"/>
        </w:rPr>
        <w:t xml:space="preserve"> </w:t>
      </w:r>
      <w:proofErr w:type="spellStart"/>
      <w:r w:rsidRPr="00CF16A5">
        <w:rPr>
          <w:rFonts w:cs="Times New Roman"/>
          <w:szCs w:val="24"/>
        </w:rPr>
        <w:t>sekedar</w:t>
      </w:r>
      <w:proofErr w:type="spellEnd"/>
      <w:r w:rsidRPr="00CF16A5">
        <w:rPr>
          <w:rFonts w:cs="Times New Roman"/>
          <w:szCs w:val="24"/>
        </w:rPr>
        <w:t xml:space="preserve"> </w:t>
      </w:r>
      <w:proofErr w:type="spellStart"/>
      <w:r w:rsidRPr="00CF16A5">
        <w:rPr>
          <w:rFonts w:cs="Times New Roman"/>
          <w:szCs w:val="24"/>
        </w:rPr>
        <w:t>keinginan</w:t>
      </w:r>
      <w:proofErr w:type="spellEnd"/>
      <w:r w:rsidRPr="00CF16A5">
        <w:rPr>
          <w:rFonts w:cs="Times New Roman"/>
          <w:szCs w:val="24"/>
        </w:rPr>
        <w:t>.</w:t>
      </w:r>
    </w:p>
    <w:p w14:paraId="0DFAF93A" w14:textId="77777777" w:rsidR="00D36D50" w:rsidRPr="00CF16A5" w:rsidRDefault="00D36D50" w:rsidP="00D36D50">
      <w:pPr>
        <w:spacing w:after="0"/>
        <w:ind w:firstLine="567"/>
        <w:rPr>
          <w:rFonts w:cs="Times New Roman"/>
          <w:szCs w:val="24"/>
        </w:rPr>
      </w:pPr>
      <w:r w:rsidRPr="00CF16A5">
        <w:rPr>
          <w:rFonts w:cs="Times New Roman"/>
          <w:szCs w:val="24"/>
        </w:rPr>
        <w:t xml:space="preserve">Tingkat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di Indonesia </w:t>
      </w:r>
      <w:proofErr w:type="spellStart"/>
      <w:r w:rsidRPr="00CF16A5">
        <w:rPr>
          <w:rFonts w:cs="Times New Roman"/>
          <w:szCs w:val="24"/>
        </w:rPr>
        <w:t>masih</w:t>
      </w:r>
      <w:proofErr w:type="spellEnd"/>
      <w:r w:rsidRPr="00CF16A5">
        <w:rPr>
          <w:rFonts w:cs="Times New Roman"/>
          <w:szCs w:val="24"/>
        </w:rPr>
        <w:t xml:space="preserve"> </w:t>
      </w:r>
      <w:proofErr w:type="spellStart"/>
      <w:r w:rsidRPr="00CF16A5">
        <w:rPr>
          <w:rFonts w:cs="Times New Roman"/>
          <w:szCs w:val="24"/>
        </w:rPr>
        <w:t>sangat</w:t>
      </w:r>
      <w:proofErr w:type="spellEnd"/>
      <w:r w:rsidRPr="00CF16A5">
        <w:rPr>
          <w:rFonts w:cs="Times New Roman"/>
          <w:szCs w:val="24"/>
        </w:rPr>
        <w:t xml:space="preserve"> </w:t>
      </w:r>
      <w:proofErr w:type="spellStart"/>
      <w:r w:rsidRPr="00CF16A5">
        <w:rPr>
          <w:rFonts w:cs="Times New Roman"/>
          <w:szCs w:val="24"/>
        </w:rPr>
        <w:t>rendah</w:t>
      </w:r>
      <w:proofErr w:type="spellEnd"/>
      <w:r w:rsidRPr="00CF16A5">
        <w:rPr>
          <w:rFonts w:cs="Times New Roman"/>
          <w:szCs w:val="24"/>
        </w:rPr>
        <w:t xml:space="preserve">. Hal ini </w:t>
      </w:r>
      <w:proofErr w:type="spellStart"/>
      <w:r w:rsidRPr="00CF16A5">
        <w:rPr>
          <w:rFonts w:cs="Times New Roman"/>
          <w:szCs w:val="24"/>
        </w:rPr>
        <w:t>dinyatakan</w:t>
      </w:r>
      <w:proofErr w:type="spellEnd"/>
      <w:r w:rsidRPr="00CF16A5">
        <w:rPr>
          <w:rFonts w:cs="Times New Roman"/>
          <w:szCs w:val="24"/>
        </w:rPr>
        <w:t xml:space="preserve"> oleh </w:t>
      </w:r>
      <w:r w:rsidRPr="00CF16A5">
        <w:rPr>
          <w:rFonts w:cs="Times New Roman"/>
          <w:szCs w:val="24"/>
        </w:rPr>
        <w:fldChar w:fldCharType="begin" w:fldLock="1"/>
      </w:r>
      <w:r w:rsidRPr="00CF16A5">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OJK (2017)</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hanya</w:t>
      </w:r>
      <w:proofErr w:type="spellEnd"/>
      <w:r w:rsidRPr="00CF16A5">
        <w:rPr>
          <w:rFonts w:cs="Times New Roman"/>
          <w:szCs w:val="24"/>
        </w:rPr>
        <w:t xml:space="preserve"> 29,7% </w:t>
      </w:r>
      <w:proofErr w:type="spellStart"/>
      <w:r w:rsidRPr="00CF16A5">
        <w:rPr>
          <w:rFonts w:cs="Times New Roman"/>
          <w:szCs w:val="24"/>
        </w:rPr>
        <w:t>masyarakat</w:t>
      </w:r>
      <w:proofErr w:type="spellEnd"/>
      <w:r w:rsidRPr="00CF16A5">
        <w:rPr>
          <w:rFonts w:cs="Times New Roman"/>
          <w:szCs w:val="24"/>
        </w:rPr>
        <w:t xml:space="preserve"> Indonesia yang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lembaga</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serta</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termasuk</w:t>
      </w:r>
      <w:proofErr w:type="spellEnd"/>
      <w:r w:rsidRPr="00CF16A5">
        <w:rPr>
          <w:rFonts w:cs="Times New Roman"/>
          <w:szCs w:val="24"/>
        </w:rPr>
        <w:t xml:space="preserve"> </w:t>
      </w:r>
      <w:proofErr w:type="spellStart"/>
      <w:r w:rsidRPr="00CF16A5">
        <w:rPr>
          <w:rFonts w:cs="Times New Roman"/>
          <w:szCs w:val="24"/>
        </w:rPr>
        <w:t>fitur</w:t>
      </w:r>
      <w:proofErr w:type="spellEnd"/>
      <w:r w:rsidRPr="00CF16A5">
        <w:rPr>
          <w:rFonts w:cs="Times New Roman"/>
          <w:szCs w:val="24"/>
        </w:rPr>
        <w:t xml:space="preserve">, </w:t>
      </w:r>
      <w:proofErr w:type="spellStart"/>
      <w:r w:rsidRPr="00CF16A5">
        <w:rPr>
          <w:rFonts w:cs="Times New Roman"/>
          <w:szCs w:val="24"/>
        </w:rPr>
        <w:t>manfaat</w:t>
      </w:r>
      <w:proofErr w:type="spellEnd"/>
      <w:r w:rsidRPr="00CF16A5">
        <w:rPr>
          <w:rFonts w:cs="Times New Roman"/>
          <w:szCs w:val="24"/>
        </w:rPr>
        <w:t xml:space="preserve"> dan </w:t>
      </w:r>
      <w:proofErr w:type="spellStart"/>
      <w:r w:rsidRPr="00CF16A5">
        <w:rPr>
          <w:rFonts w:cs="Times New Roman"/>
          <w:szCs w:val="24"/>
        </w:rPr>
        <w:t>risiko</w:t>
      </w:r>
      <w:proofErr w:type="spellEnd"/>
      <w:r w:rsidRPr="00CF16A5">
        <w:rPr>
          <w:rFonts w:cs="Times New Roman"/>
          <w:szCs w:val="24"/>
        </w:rPr>
        <w:t xml:space="preserve">, </w:t>
      </w:r>
      <w:proofErr w:type="spellStart"/>
      <w:r w:rsidRPr="00CF16A5">
        <w:rPr>
          <w:rFonts w:cs="Times New Roman"/>
          <w:szCs w:val="24"/>
        </w:rPr>
        <w:t>hak</w:t>
      </w:r>
      <w:proofErr w:type="spellEnd"/>
      <w:r w:rsidRPr="00CF16A5">
        <w:rPr>
          <w:rFonts w:cs="Times New Roman"/>
          <w:szCs w:val="24"/>
        </w:rPr>
        <w:t xml:space="preserve"> dan </w:t>
      </w:r>
      <w:proofErr w:type="spellStart"/>
      <w:r w:rsidRPr="00CF16A5">
        <w:rPr>
          <w:rFonts w:cs="Times New Roman"/>
          <w:szCs w:val="24"/>
        </w:rPr>
        <w:t>kewajiban</w:t>
      </w:r>
      <w:proofErr w:type="spellEnd"/>
      <w:r w:rsidRPr="00CF16A5">
        <w:rPr>
          <w:rFonts w:cs="Times New Roman"/>
          <w:szCs w:val="24"/>
        </w:rPr>
        <w:t xml:space="preserve"> </w:t>
      </w:r>
      <w:proofErr w:type="spellStart"/>
      <w:r w:rsidRPr="00CF16A5">
        <w:rPr>
          <w:rFonts w:cs="Times New Roman"/>
          <w:szCs w:val="24"/>
        </w:rPr>
        <w:t>terkait</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serta</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keterampilan</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menggunakan</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r w:rsidRPr="00CF16A5">
        <w:rPr>
          <w:rFonts w:cs="Times New Roman"/>
          <w:i/>
          <w:iCs/>
          <w:szCs w:val="24"/>
        </w:rPr>
        <w:t xml:space="preserve">well literate). </w:t>
      </w:r>
      <w:proofErr w:type="spellStart"/>
      <w:r w:rsidRPr="00CF16A5">
        <w:rPr>
          <w:rFonts w:cs="Times New Roman"/>
          <w:szCs w:val="24"/>
        </w:rPr>
        <w:t>Kesulitan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terjadi</w:t>
      </w:r>
      <w:proofErr w:type="spellEnd"/>
      <w:r w:rsidRPr="00CF16A5">
        <w:rPr>
          <w:rFonts w:cs="Times New Roman"/>
          <w:szCs w:val="24"/>
        </w:rPr>
        <w:t xml:space="preserve"> </w:t>
      </w:r>
      <w:proofErr w:type="spellStart"/>
      <w:r w:rsidRPr="00CF16A5">
        <w:rPr>
          <w:rFonts w:cs="Times New Roman"/>
          <w:szCs w:val="24"/>
        </w:rPr>
        <w:t>bukan</w:t>
      </w:r>
      <w:proofErr w:type="spellEnd"/>
      <w:r w:rsidRPr="00CF16A5">
        <w:rPr>
          <w:rFonts w:cs="Times New Roman"/>
          <w:szCs w:val="24"/>
        </w:rPr>
        <w:t xml:space="preserve"> </w:t>
      </w:r>
      <w:proofErr w:type="spellStart"/>
      <w:r w:rsidRPr="00CF16A5">
        <w:rPr>
          <w:rFonts w:cs="Times New Roman"/>
          <w:szCs w:val="24"/>
        </w:rPr>
        <w:t>hanya</w:t>
      </w:r>
      <w:proofErr w:type="spellEnd"/>
      <w:r w:rsidRPr="00CF16A5">
        <w:rPr>
          <w:rFonts w:cs="Times New Roman"/>
          <w:szCs w:val="24"/>
        </w:rPr>
        <w:t xml:space="preserve"> </w:t>
      </w:r>
      <w:proofErr w:type="spellStart"/>
      <w:r w:rsidRPr="00CF16A5">
        <w:rPr>
          <w:rFonts w:cs="Times New Roman"/>
          <w:szCs w:val="24"/>
        </w:rPr>
        <w:t>karena</w:t>
      </w:r>
      <w:proofErr w:type="spellEnd"/>
      <w:r w:rsidRPr="00CF16A5">
        <w:rPr>
          <w:rFonts w:cs="Times New Roman"/>
          <w:szCs w:val="24"/>
        </w:rPr>
        <w:t xml:space="preserve"> </w:t>
      </w:r>
      <w:proofErr w:type="spellStart"/>
      <w:r w:rsidRPr="00CF16A5">
        <w:rPr>
          <w:rFonts w:cs="Times New Roman"/>
          <w:szCs w:val="24"/>
        </w:rPr>
        <w:t>minimnya</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tapi</w:t>
      </w:r>
      <w:proofErr w:type="spellEnd"/>
      <w:r w:rsidRPr="00CF16A5">
        <w:rPr>
          <w:rFonts w:cs="Times New Roman"/>
          <w:szCs w:val="24"/>
        </w:rPr>
        <w:t xml:space="preserve">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dipengaruhi</w:t>
      </w:r>
      <w:proofErr w:type="spellEnd"/>
      <w:r w:rsidRPr="00CF16A5">
        <w:rPr>
          <w:rFonts w:cs="Times New Roman"/>
          <w:szCs w:val="24"/>
        </w:rPr>
        <w:t xml:space="preserve"> oleh </w:t>
      </w:r>
      <w:proofErr w:type="spellStart"/>
      <w:r w:rsidRPr="00CF16A5">
        <w:rPr>
          <w:rFonts w:cs="Times New Roman"/>
          <w:szCs w:val="24"/>
        </w:rPr>
        <w:t>salahnya</w:t>
      </w:r>
      <w:proofErr w:type="spellEnd"/>
      <w:r w:rsidRPr="00CF16A5">
        <w:rPr>
          <w:rFonts w:cs="Times New Roman"/>
          <w:szCs w:val="24"/>
        </w:rPr>
        <w:t xml:space="preserve"> </w:t>
      </w:r>
      <w:proofErr w:type="spellStart"/>
      <w:r w:rsidRPr="00CF16A5">
        <w:rPr>
          <w:rFonts w:cs="Times New Roman"/>
          <w:szCs w:val="24"/>
        </w:rPr>
        <w:t>tindak</w:t>
      </w:r>
      <w:proofErr w:type="spellEnd"/>
      <w:r w:rsidRPr="00CF16A5">
        <w:rPr>
          <w:rFonts w:cs="Times New Roman"/>
          <w:szCs w:val="24"/>
        </w:rPr>
        <w:t xml:space="preserve">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itu</w:t>
      </w:r>
      <w:proofErr w:type="spellEnd"/>
      <w:r w:rsidRPr="00CF16A5">
        <w:rPr>
          <w:rFonts w:cs="Times New Roman"/>
          <w:szCs w:val="24"/>
        </w:rPr>
        <w:t xml:space="preserve"> </w:t>
      </w:r>
      <w:proofErr w:type="spellStart"/>
      <w:r w:rsidRPr="00CF16A5">
        <w:rPr>
          <w:rFonts w:cs="Times New Roman"/>
          <w:szCs w:val="24"/>
        </w:rPr>
        <w:t>sendiri</w:t>
      </w:r>
      <w:proofErr w:type="spellEnd"/>
      <w:r w:rsidRPr="00CF16A5">
        <w:rPr>
          <w:rFonts w:cs="Times New Roman"/>
          <w:szCs w:val="24"/>
        </w:rPr>
        <w:t xml:space="preserve">.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tepat</w:t>
      </w:r>
      <w:proofErr w:type="spellEnd"/>
      <w:r w:rsidRPr="00CF16A5">
        <w:rPr>
          <w:rFonts w:cs="Times New Roman"/>
          <w:szCs w:val="24"/>
        </w:rPr>
        <w:t xml:space="preserve"> </w:t>
      </w:r>
      <w:proofErr w:type="spellStart"/>
      <w:r w:rsidRPr="00CF16A5">
        <w:rPr>
          <w:rFonts w:cs="Times New Roman"/>
          <w:szCs w:val="24"/>
        </w:rPr>
        <w:t>harus</w:t>
      </w:r>
      <w:proofErr w:type="spellEnd"/>
      <w:r w:rsidRPr="00CF16A5">
        <w:rPr>
          <w:rFonts w:cs="Times New Roman"/>
          <w:szCs w:val="24"/>
        </w:rPr>
        <w:t xml:space="preserve"> </w:t>
      </w:r>
      <w:proofErr w:type="spellStart"/>
      <w:r w:rsidRPr="00CF16A5">
        <w:rPr>
          <w:rFonts w:cs="Times New Roman"/>
          <w:szCs w:val="24"/>
        </w:rPr>
        <w:t>didukung</w:t>
      </w:r>
      <w:proofErr w:type="spellEnd"/>
      <w:r w:rsidRPr="00CF16A5">
        <w:rPr>
          <w:rFonts w:cs="Times New Roman"/>
          <w:szCs w:val="24"/>
        </w:rPr>
        <w:t xml:space="preserve"> oleh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baik</w:t>
      </w:r>
      <w:proofErr w:type="spellEnd"/>
      <w:r w:rsidRPr="00CF16A5">
        <w:rPr>
          <w:rFonts w:cs="Times New Roman"/>
          <w:szCs w:val="24"/>
        </w:rPr>
        <w:t xml:space="preserve">. </w:t>
      </w:r>
      <w:proofErr w:type="spellStart"/>
      <w:r w:rsidRPr="00CF16A5">
        <w:rPr>
          <w:rFonts w:cs="Times New Roman"/>
          <w:szCs w:val="24"/>
        </w:rPr>
        <w:t>Berapapun</w:t>
      </w:r>
      <w:proofErr w:type="spellEnd"/>
      <w:r w:rsidRPr="00CF16A5">
        <w:rPr>
          <w:rFonts w:cs="Times New Roman"/>
          <w:szCs w:val="24"/>
        </w:rPr>
        <w:t xml:space="preserve"> </w:t>
      </w:r>
      <w:proofErr w:type="spellStart"/>
      <w:r w:rsidRPr="00CF16A5">
        <w:rPr>
          <w:rFonts w:cs="Times New Roman"/>
          <w:szCs w:val="24"/>
        </w:rPr>
        <w:t>tingginya</w:t>
      </w:r>
      <w:proofErr w:type="spellEnd"/>
      <w:r w:rsidRPr="00CF16A5">
        <w:rPr>
          <w:rFonts w:cs="Times New Roman"/>
          <w:szCs w:val="24"/>
        </w:rPr>
        <w:t xml:space="preserve"> </w:t>
      </w:r>
      <w:proofErr w:type="spellStart"/>
      <w:r w:rsidRPr="00CF16A5">
        <w:rPr>
          <w:rFonts w:cs="Times New Roman"/>
          <w:szCs w:val="24"/>
        </w:rPr>
        <w:t>tingkat</w:t>
      </w:r>
      <w:proofErr w:type="spellEnd"/>
      <w:r w:rsidRPr="00CF16A5">
        <w:rPr>
          <w:rFonts w:cs="Times New Roman"/>
          <w:szCs w:val="24"/>
        </w:rPr>
        <w:t xml:space="preserve"> </w:t>
      </w:r>
      <w:proofErr w:type="spellStart"/>
      <w:r w:rsidRPr="00CF16A5">
        <w:rPr>
          <w:rFonts w:cs="Times New Roman"/>
          <w:szCs w:val="24"/>
        </w:rPr>
        <w:t>pendapatan</w:t>
      </w:r>
      <w:proofErr w:type="spellEnd"/>
      <w:r w:rsidRPr="00CF16A5">
        <w:rPr>
          <w:rFonts w:cs="Times New Roman"/>
          <w:szCs w:val="24"/>
        </w:rPr>
        <w:t xml:space="preserve"> </w:t>
      </w:r>
      <w:proofErr w:type="spellStart"/>
      <w:r w:rsidRPr="00CF16A5">
        <w:rPr>
          <w:rFonts w:cs="Times New Roman"/>
          <w:szCs w:val="24"/>
        </w:rPr>
        <w:t>seseorang</w:t>
      </w:r>
      <w:proofErr w:type="spellEnd"/>
      <w:r w:rsidRPr="00CF16A5">
        <w:rPr>
          <w:rFonts w:cs="Times New Roman"/>
          <w:szCs w:val="24"/>
        </w:rPr>
        <w:t xml:space="preserve">, </w:t>
      </w:r>
      <w:proofErr w:type="spellStart"/>
      <w:r w:rsidRPr="00CF16A5">
        <w:rPr>
          <w:rFonts w:cs="Times New Roman"/>
          <w:szCs w:val="24"/>
        </w:rPr>
        <w:t>tanpa</w:t>
      </w:r>
      <w:proofErr w:type="spellEnd"/>
      <w:r w:rsidRPr="00CF16A5">
        <w:rPr>
          <w:rFonts w:cs="Times New Roman"/>
          <w:szCs w:val="24"/>
        </w:rPr>
        <w:t xml:space="preserve"> </w:t>
      </w:r>
      <w:proofErr w:type="spellStart"/>
      <w:r w:rsidRPr="00CF16A5">
        <w:rPr>
          <w:rFonts w:cs="Times New Roman"/>
          <w:szCs w:val="24"/>
        </w:rPr>
        <w:t>pengelolaan</w:t>
      </w:r>
      <w:proofErr w:type="spellEnd"/>
      <w:r w:rsidRPr="00CF16A5">
        <w:rPr>
          <w:rFonts w:cs="Times New Roman"/>
          <w:szCs w:val="24"/>
        </w:rPr>
        <w:t xml:space="preserve"> yang </w:t>
      </w:r>
      <w:proofErr w:type="spellStart"/>
      <w:r w:rsidRPr="00CF16A5">
        <w:rPr>
          <w:rFonts w:cs="Times New Roman"/>
          <w:szCs w:val="24"/>
        </w:rPr>
        <w:t>tepat</w:t>
      </w:r>
      <w:proofErr w:type="spellEnd"/>
      <w:r w:rsidRPr="00CF16A5">
        <w:rPr>
          <w:rFonts w:cs="Times New Roman"/>
          <w:szCs w:val="24"/>
        </w:rPr>
        <w:t xml:space="preserve">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keamanan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sulit</w:t>
      </w:r>
      <w:proofErr w:type="spellEnd"/>
      <w:r w:rsidRPr="00CF16A5">
        <w:rPr>
          <w:rFonts w:cs="Times New Roman"/>
          <w:szCs w:val="24"/>
        </w:rPr>
        <w:t xml:space="preserve"> </w:t>
      </w:r>
      <w:proofErr w:type="spellStart"/>
      <w:r w:rsidRPr="00CF16A5">
        <w:rPr>
          <w:rFonts w:cs="Times New Roman"/>
          <w:szCs w:val="24"/>
        </w:rPr>
        <w:t>dicapai</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{"citationItems":[{"id":"ITEM-1","itemData":{"author":[{"dropping-particle":"","family":"Anugrah","given":"Rizky","non-dropping-particle":"","parse-names":false,"suffix":""}],"id":"ITEM-1","issued":{"date-parts":[["2018"]]},"title":"Pengaruh Literasi Keuangan dan Sikap Keuangan Terhadap Perilaku Pengelolaan Keuangan Masyarakat Dengan Niat Sebagai Variabel Intervening Skripsi","type":"article-journal"},"uris":["http://www.mendeley.com/documents/?uuid=641ddbee-5da1-4877-a169-57f34dc4f7d2"]}],"mendeley":{"formattedCitation":"(Anugrah, 2018)","plainTextFormattedCitation":"(Anugrah, 2018)","previouslyFormattedCitation":"(Anugrah,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(Anugrah, 2018)</w:t>
      </w:r>
      <w:r w:rsidRPr="00CF16A5">
        <w:rPr>
          <w:rFonts w:cs="Times New Roman"/>
          <w:szCs w:val="24"/>
        </w:rPr>
        <w:fldChar w:fldCharType="end"/>
      </w:r>
      <w:r w:rsidRPr="00CF16A5">
        <w:rPr>
          <w:rFonts w:cs="Times New Roman"/>
          <w:szCs w:val="24"/>
        </w:rPr>
        <w:t>.</w:t>
      </w:r>
    </w:p>
    <w:p w14:paraId="7037D918" w14:textId="77777777" w:rsidR="00D36D50" w:rsidRPr="00CF16A5" w:rsidRDefault="00D36D50" w:rsidP="00D36D50">
      <w:pPr>
        <w:spacing w:after="0"/>
        <w:ind w:firstLine="567"/>
        <w:rPr>
          <w:rFonts w:cs="Times New Roman"/>
          <w:szCs w:val="24"/>
        </w:rPr>
      </w:pPr>
      <w:proofErr w:type="spellStart"/>
      <w:r w:rsidRPr="00CF16A5">
        <w:rPr>
          <w:rFonts w:cs="Times New Roman"/>
          <w:szCs w:val="24"/>
        </w:rPr>
        <w:t>Prinsip</w:t>
      </w:r>
      <w:proofErr w:type="spellEnd"/>
      <w:r w:rsidRPr="00CF16A5">
        <w:rPr>
          <w:rFonts w:cs="Times New Roman"/>
          <w:szCs w:val="24"/>
        </w:rPr>
        <w:t xml:space="preserve"> </w:t>
      </w:r>
      <w:proofErr w:type="spellStart"/>
      <w:r w:rsidRPr="00CF16A5">
        <w:rPr>
          <w:rFonts w:cs="Times New Roman"/>
          <w:szCs w:val="24"/>
        </w:rPr>
        <w:t>dasar</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menurut</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{"citationItems":[{"id":"ITEM-1","itemData":{"DOI":"http://dikdasmen.kemdikbud.go.id","abstract":"Literasi finansial adalah pengetahuan dan kecakapan untuk mengaplikasikan pemahaman tentang konsep dan risiko, keterampilan agar dapat membuat keputusan yang efektif dalam konteks finansial untuk meningkatkan kesejahteraan finansial, baik individu maupun sosial, dan dapat berpartisipasi dalam lingkungan masyarakat. Selain itu, Otoritas Jasa Keuangan (OJK) juga memberikan penekanan mengenai pentingnya inklusi finansial sebagai bagian yang tidak terpisahkan dari literasi finansial. Pengertian inklusi finansial sendiri adalah sebuah proses yang menjamin kemudahan akses, ketersediaan, dan penggunaan sistem keuangan formal untuk semua individu.","author":[{"dropping-particle":"","family":"Kemendikbud","given":"TIM GLN","non-dropping-particle":"","parse-names":false,"suffix":""}],"container-title":"Gerakan Literasi Nasional","id":"ITEM-1","issued":{"date-parts":[["2017"]]},"page":"1-41","title":"Materi Pendukung Literasi Finansial.","type":"article-journal"},"uris":["http://www.mendeley.com/documents/?uuid=4c63ed55-5c03-40f0-affd-bb10e88094ad"]}],"mendeley":{"formattedCitation":"(Kemendikbud, 2017)","manualFormatting":"Kemendikbud (2017)","plainTextFormattedCitation":"(Kemendikbud, 2017)","previouslyFormattedCitation":"(Kemendikbud,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Kemendikbud (2017)</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yaitu</w:t>
      </w:r>
      <w:proofErr w:type="spellEnd"/>
      <w:r w:rsidRPr="00CF16A5">
        <w:rPr>
          <w:rFonts w:cs="Times New Roman"/>
          <w:szCs w:val="24"/>
        </w:rPr>
        <w:t>:</w:t>
      </w:r>
    </w:p>
    <w:p w14:paraId="2990624F" w14:textId="77777777" w:rsidR="00D36D50" w:rsidRPr="00CF16A5" w:rsidRDefault="00D36D50" w:rsidP="00D36D50">
      <w:pPr>
        <w:pStyle w:val="ListParagraph"/>
        <w:numPr>
          <w:ilvl w:val="0"/>
          <w:numId w:val="9"/>
        </w:numPr>
        <w:spacing w:after="0" w:line="360" w:lineRule="auto"/>
        <w:jc w:val="both"/>
        <w:rPr>
          <w:rFonts w:cs="Times New Roman"/>
          <w:szCs w:val="24"/>
        </w:rPr>
      </w:pPr>
      <w:proofErr w:type="spellStart"/>
      <w:r w:rsidRPr="00CF16A5">
        <w:rPr>
          <w:rFonts w:cs="Times New Roman"/>
          <w:szCs w:val="24"/>
        </w:rPr>
        <w:t>Keutuhan</w:t>
      </w:r>
      <w:proofErr w:type="spellEnd"/>
      <w:r w:rsidRPr="00CF16A5">
        <w:rPr>
          <w:rFonts w:cs="Times New Roman"/>
          <w:szCs w:val="24"/>
        </w:rPr>
        <w:t xml:space="preserve">: </w:t>
      </w:r>
      <w:proofErr w:type="spellStart"/>
      <w:r w:rsidRPr="00CF16A5">
        <w:rPr>
          <w:rFonts w:cs="Times New Roman"/>
          <w:szCs w:val="24"/>
        </w:rPr>
        <w:t>unsur-unsur</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sejalan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lima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dasar</w:t>
      </w:r>
      <w:proofErr w:type="spellEnd"/>
      <w:r w:rsidRPr="00CF16A5">
        <w:rPr>
          <w:rFonts w:cs="Times New Roman"/>
          <w:szCs w:val="24"/>
        </w:rPr>
        <w:t xml:space="preserve"> yang lain.</w:t>
      </w:r>
    </w:p>
    <w:p w14:paraId="23183C74" w14:textId="77777777" w:rsidR="00D36D50" w:rsidRPr="00CF16A5" w:rsidRDefault="00D36D50" w:rsidP="00D36D50">
      <w:pPr>
        <w:pStyle w:val="ListParagraph"/>
        <w:numPr>
          <w:ilvl w:val="0"/>
          <w:numId w:val="9"/>
        </w:numPr>
        <w:spacing w:after="0" w:line="360" w:lineRule="auto"/>
        <w:jc w:val="both"/>
        <w:rPr>
          <w:rFonts w:cs="Times New Roman"/>
          <w:szCs w:val="24"/>
        </w:rPr>
      </w:pPr>
      <w:proofErr w:type="spellStart"/>
      <w:r w:rsidRPr="00CF16A5">
        <w:rPr>
          <w:rFonts w:cs="Times New Roman"/>
          <w:szCs w:val="24"/>
        </w:rPr>
        <w:t>Inklusif</w:t>
      </w:r>
      <w:proofErr w:type="spellEnd"/>
      <w:r w:rsidRPr="00CF16A5">
        <w:rPr>
          <w:rFonts w:cs="Times New Roman"/>
          <w:szCs w:val="24"/>
        </w:rPr>
        <w:t xml:space="preserve">: </w:t>
      </w:r>
      <w:proofErr w:type="spellStart"/>
      <w:r w:rsidRPr="00CF16A5">
        <w:rPr>
          <w:rFonts w:cs="Times New Roman"/>
          <w:szCs w:val="24"/>
        </w:rPr>
        <w:t>merangkul</w:t>
      </w:r>
      <w:proofErr w:type="spellEnd"/>
      <w:r w:rsidRPr="00CF16A5">
        <w:rPr>
          <w:rFonts w:cs="Times New Roman"/>
          <w:szCs w:val="24"/>
        </w:rPr>
        <w:t xml:space="preserve"> </w:t>
      </w:r>
      <w:proofErr w:type="spellStart"/>
      <w:r w:rsidRPr="00CF16A5">
        <w:rPr>
          <w:rFonts w:cs="Times New Roman"/>
          <w:szCs w:val="24"/>
        </w:rPr>
        <w:t>semua</w:t>
      </w:r>
      <w:proofErr w:type="spellEnd"/>
      <w:r w:rsidRPr="00CF16A5">
        <w:rPr>
          <w:rFonts w:cs="Times New Roman"/>
          <w:szCs w:val="24"/>
        </w:rPr>
        <w:t xml:space="preserve"> </w:t>
      </w:r>
      <w:proofErr w:type="spellStart"/>
      <w:r w:rsidRPr="00CF16A5">
        <w:rPr>
          <w:rFonts w:cs="Times New Roman"/>
          <w:szCs w:val="24"/>
        </w:rPr>
        <w:t>pihak</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terbuka</w:t>
      </w:r>
      <w:proofErr w:type="spellEnd"/>
      <w:r w:rsidRPr="00CF16A5">
        <w:rPr>
          <w:rFonts w:cs="Times New Roman"/>
          <w:szCs w:val="24"/>
        </w:rPr>
        <w:t xml:space="preserve"> dan </w:t>
      </w:r>
      <w:proofErr w:type="spellStart"/>
      <w:r w:rsidRPr="00CF16A5">
        <w:rPr>
          <w:rFonts w:cs="Times New Roman"/>
          <w:szCs w:val="24"/>
        </w:rPr>
        <w:t>setara</w:t>
      </w:r>
      <w:proofErr w:type="spellEnd"/>
      <w:r w:rsidRPr="00CF16A5">
        <w:rPr>
          <w:rFonts w:cs="Times New Roman"/>
          <w:szCs w:val="24"/>
        </w:rPr>
        <w:t xml:space="preserve"> (</w:t>
      </w:r>
      <w:proofErr w:type="spellStart"/>
      <w:r w:rsidRPr="00CF16A5">
        <w:rPr>
          <w:rFonts w:cs="Times New Roman"/>
          <w:szCs w:val="24"/>
        </w:rPr>
        <w:t>membuka</w:t>
      </w:r>
      <w:proofErr w:type="spellEnd"/>
      <w:r w:rsidRPr="00CF16A5">
        <w:rPr>
          <w:rFonts w:cs="Times New Roman"/>
          <w:szCs w:val="24"/>
        </w:rPr>
        <w:t xml:space="preserve"> </w:t>
      </w:r>
      <w:proofErr w:type="spellStart"/>
      <w:r w:rsidRPr="00CF16A5">
        <w:rPr>
          <w:rFonts w:cs="Times New Roman"/>
          <w:szCs w:val="24"/>
        </w:rPr>
        <w:t>kesempatan</w:t>
      </w:r>
      <w:proofErr w:type="spellEnd"/>
      <w:r w:rsidRPr="00CF16A5">
        <w:rPr>
          <w:rFonts w:cs="Times New Roman"/>
          <w:szCs w:val="24"/>
        </w:rPr>
        <w:t xml:space="preserve"> </w:t>
      </w:r>
      <w:proofErr w:type="spellStart"/>
      <w:r w:rsidRPr="00CF16A5">
        <w:rPr>
          <w:rFonts w:cs="Times New Roman"/>
          <w:szCs w:val="24"/>
        </w:rPr>
        <w:t>atau</w:t>
      </w:r>
      <w:proofErr w:type="spellEnd"/>
      <w:r w:rsidRPr="00CF16A5">
        <w:rPr>
          <w:rFonts w:cs="Times New Roman"/>
          <w:szCs w:val="24"/>
        </w:rPr>
        <w:t xml:space="preserve"> </w:t>
      </w:r>
      <w:proofErr w:type="spellStart"/>
      <w:r w:rsidRPr="00CF16A5">
        <w:rPr>
          <w:rFonts w:cs="Times New Roman"/>
          <w:szCs w:val="24"/>
        </w:rPr>
        <w:t>peluang</w:t>
      </w:r>
      <w:proofErr w:type="spellEnd"/>
      <w:r w:rsidRPr="00CF16A5">
        <w:rPr>
          <w:rFonts w:cs="Times New Roman"/>
          <w:szCs w:val="24"/>
        </w:rPr>
        <w:t xml:space="preserve"> yang </w:t>
      </w:r>
      <w:proofErr w:type="spellStart"/>
      <w:r w:rsidRPr="00CF16A5">
        <w:rPr>
          <w:rFonts w:cs="Times New Roman"/>
          <w:szCs w:val="24"/>
        </w:rPr>
        <w:t>berasal</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proofErr w:type="spellStart"/>
      <w:r w:rsidRPr="00CF16A5">
        <w:rPr>
          <w:rFonts w:cs="Times New Roman"/>
          <w:szCs w:val="24"/>
        </w:rPr>
        <w:t>pihak</w:t>
      </w:r>
      <w:proofErr w:type="spellEnd"/>
      <w:r w:rsidRPr="00CF16A5">
        <w:rPr>
          <w:rFonts w:cs="Times New Roman"/>
          <w:szCs w:val="24"/>
        </w:rPr>
        <w:t xml:space="preserve"> lain).</w:t>
      </w:r>
    </w:p>
    <w:p w14:paraId="73D3FA1D" w14:textId="77777777" w:rsidR="00D36D50" w:rsidRPr="00CF16A5" w:rsidRDefault="00D36D50" w:rsidP="00D36D50">
      <w:pPr>
        <w:pStyle w:val="ListParagraph"/>
        <w:numPr>
          <w:ilvl w:val="0"/>
          <w:numId w:val="9"/>
        </w:numPr>
        <w:spacing w:after="0" w:line="360" w:lineRule="auto"/>
        <w:jc w:val="both"/>
        <w:rPr>
          <w:rFonts w:cs="Times New Roman"/>
          <w:szCs w:val="24"/>
        </w:rPr>
      </w:pPr>
      <w:proofErr w:type="spellStart"/>
      <w:r w:rsidRPr="00CF16A5">
        <w:rPr>
          <w:rFonts w:cs="Times New Roman"/>
          <w:szCs w:val="24"/>
        </w:rPr>
        <w:t>Partisipatif</w:t>
      </w:r>
      <w:proofErr w:type="spellEnd"/>
      <w:r w:rsidRPr="00CF16A5">
        <w:rPr>
          <w:rFonts w:cs="Times New Roman"/>
          <w:szCs w:val="24"/>
        </w:rPr>
        <w:t xml:space="preserve">: </w:t>
      </w:r>
      <w:proofErr w:type="spellStart"/>
      <w:r w:rsidRPr="00CF16A5">
        <w:rPr>
          <w:rFonts w:cs="Times New Roman"/>
          <w:szCs w:val="24"/>
        </w:rPr>
        <w:t>melibatkan</w:t>
      </w:r>
      <w:proofErr w:type="spellEnd"/>
      <w:r w:rsidRPr="00CF16A5">
        <w:rPr>
          <w:rFonts w:cs="Times New Roman"/>
          <w:szCs w:val="24"/>
        </w:rPr>
        <w:t xml:space="preserve"> dan </w:t>
      </w:r>
      <w:proofErr w:type="spellStart"/>
      <w:r w:rsidRPr="00CF16A5">
        <w:rPr>
          <w:rFonts w:cs="Times New Roman"/>
          <w:szCs w:val="24"/>
        </w:rPr>
        <w:t>memanfaatkan</w:t>
      </w:r>
      <w:proofErr w:type="spellEnd"/>
      <w:r w:rsidRPr="00CF16A5">
        <w:rPr>
          <w:rFonts w:cs="Times New Roman"/>
          <w:szCs w:val="24"/>
        </w:rPr>
        <w:t xml:space="preserve"> </w:t>
      </w:r>
      <w:proofErr w:type="spellStart"/>
      <w:r w:rsidRPr="00CF16A5">
        <w:rPr>
          <w:rFonts w:cs="Times New Roman"/>
          <w:szCs w:val="24"/>
        </w:rPr>
        <w:t>berbagai</w:t>
      </w:r>
      <w:proofErr w:type="spellEnd"/>
      <w:r w:rsidRPr="00CF16A5">
        <w:rPr>
          <w:rFonts w:cs="Times New Roman"/>
          <w:szCs w:val="24"/>
        </w:rPr>
        <w:t xml:space="preserve"> </w:t>
      </w:r>
      <w:proofErr w:type="spellStart"/>
      <w:r w:rsidRPr="00CF16A5">
        <w:rPr>
          <w:rFonts w:cs="Times New Roman"/>
          <w:szCs w:val="24"/>
        </w:rPr>
        <w:t>pemangku</w:t>
      </w:r>
      <w:proofErr w:type="spellEnd"/>
      <w:r w:rsidRPr="00CF16A5">
        <w:rPr>
          <w:rFonts w:cs="Times New Roman"/>
          <w:szCs w:val="24"/>
        </w:rPr>
        <w:t xml:space="preserve"> </w:t>
      </w:r>
      <w:proofErr w:type="spellStart"/>
      <w:r w:rsidRPr="00CF16A5">
        <w:rPr>
          <w:rFonts w:cs="Times New Roman"/>
          <w:szCs w:val="24"/>
        </w:rPr>
        <w:t>kepentingan</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berbagai</w:t>
      </w:r>
      <w:proofErr w:type="spellEnd"/>
      <w:r w:rsidRPr="00CF16A5">
        <w:rPr>
          <w:rFonts w:cs="Times New Roman"/>
          <w:szCs w:val="24"/>
        </w:rPr>
        <w:t xml:space="preserve"> </w:t>
      </w:r>
      <w:proofErr w:type="spellStart"/>
      <w:r w:rsidRPr="00CF16A5">
        <w:rPr>
          <w:rFonts w:cs="Times New Roman"/>
          <w:szCs w:val="24"/>
        </w:rPr>
        <w:t>sumber</w:t>
      </w:r>
      <w:proofErr w:type="spellEnd"/>
      <w:r w:rsidRPr="00CF16A5">
        <w:rPr>
          <w:rFonts w:cs="Times New Roman"/>
          <w:szCs w:val="24"/>
        </w:rPr>
        <w:t xml:space="preserve"> </w:t>
      </w:r>
      <w:proofErr w:type="spellStart"/>
      <w:r w:rsidRPr="00CF16A5">
        <w:rPr>
          <w:rFonts w:cs="Times New Roman"/>
          <w:szCs w:val="24"/>
        </w:rPr>
        <w:t>daya</w:t>
      </w:r>
      <w:proofErr w:type="spellEnd"/>
      <w:r w:rsidRPr="00CF16A5">
        <w:rPr>
          <w:rFonts w:cs="Times New Roman"/>
          <w:szCs w:val="24"/>
        </w:rPr>
        <w:t xml:space="preserve"> yang </w:t>
      </w:r>
      <w:proofErr w:type="spellStart"/>
      <w:r w:rsidRPr="00CF16A5">
        <w:rPr>
          <w:rFonts w:cs="Times New Roman"/>
          <w:szCs w:val="24"/>
        </w:rPr>
        <w:t>dimiliki</w:t>
      </w:r>
      <w:proofErr w:type="spellEnd"/>
      <w:r w:rsidRPr="00CF16A5">
        <w:rPr>
          <w:rFonts w:cs="Times New Roman"/>
          <w:szCs w:val="24"/>
        </w:rPr>
        <w:t xml:space="preserve"> </w:t>
      </w:r>
      <w:proofErr w:type="spellStart"/>
      <w:r w:rsidRPr="00CF16A5">
        <w:rPr>
          <w:rFonts w:cs="Times New Roman"/>
          <w:szCs w:val="24"/>
        </w:rPr>
        <w:t>berbagai</w:t>
      </w:r>
      <w:proofErr w:type="spellEnd"/>
      <w:r w:rsidRPr="00CF16A5">
        <w:rPr>
          <w:rFonts w:cs="Times New Roman"/>
          <w:szCs w:val="24"/>
        </w:rPr>
        <w:t xml:space="preserve"> </w:t>
      </w:r>
      <w:proofErr w:type="spellStart"/>
      <w:r w:rsidRPr="00CF16A5">
        <w:rPr>
          <w:rFonts w:cs="Times New Roman"/>
          <w:szCs w:val="24"/>
        </w:rPr>
        <w:t>pemangku</w:t>
      </w:r>
      <w:proofErr w:type="spellEnd"/>
      <w:r w:rsidRPr="00CF16A5">
        <w:rPr>
          <w:rFonts w:cs="Times New Roman"/>
          <w:szCs w:val="24"/>
        </w:rPr>
        <w:t xml:space="preserve"> </w:t>
      </w:r>
      <w:proofErr w:type="spellStart"/>
      <w:r w:rsidRPr="00CF16A5">
        <w:rPr>
          <w:rFonts w:cs="Times New Roman"/>
          <w:szCs w:val="24"/>
        </w:rPr>
        <w:t>kepentingan</w:t>
      </w:r>
      <w:proofErr w:type="spellEnd"/>
      <w:r w:rsidRPr="00CF16A5">
        <w:rPr>
          <w:rFonts w:cs="Times New Roman"/>
          <w:szCs w:val="24"/>
        </w:rPr>
        <w:t>.</w:t>
      </w:r>
    </w:p>
    <w:p w14:paraId="262F31C8" w14:textId="77777777" w:rsidR="00D36D50" w:rsidRPr="00CF16A5" w:rsidRDefault="00D36D50" w:rsidP="00D36D50">
      <w:pPr>
        <w:pStyle w:val="ListParagraph"/>
        <w:numPr>
          <w:ilvl w:val="0"/>
          <w:numId w:val="9"/>
        </w:numPr>
        <w:spacing w:after="0" w:line="360" w:lineRule="auto"/>
        <w:jc w:val="both"/>
        <w:rPr>
          <w:rFonts w:cs="Times New Roman"/>
          <w:szCs w:val="24"/>
        </w:rPr>
      </w:pPr>
      <w:proofErr w:type="spellStart"/>
      <w:r w:rsidRPr="00CF16A5">
        <w:rPr>
          <w:rFonts w:cs="Times New Roman"/>
          <w:szCs w:val="24"/>
        </w:rPr>
        <w:t>Kesesuaian</w:t>
      </w:r>
      <w:proofErr w:type="spellEnd"/>
      <w:r w:rsidRPr="00CF16A5">
        <w:rPr>
          <w:rFonts w:cs="Times New Roman"/>
          <w:szCs w:val="24"/>
        </w:rPr>
        <w:t xml:space="preserve"> </w:t>
      </w:r>
      <w:proofErr w:type="spellStart"/>
      <w:r w:rsidRPr="00CF16A5">
        <w:rPr>
          <w:rFonts w:cs="Times New Roman"/>
          <w:szCs w:val="24"/>
        </w:rPr>
        <w:t>perkembangan</w:t>
      </w:r>
      <w:proofErr w:type="spellEnd"/>
      <w:r w:rsidRPr="00CF16A5">
        <w:rPr>
          <w:rFonts w:cs="Times New Roman"/>
          <w:szCs w:val="24"/>
        </w:rPr>
        <w:t xml:space="preserve"> </w:t>
      </w:r>
      <w:proofErr w:type="spellStart"/>
      <w:r w:rsidRPr="00CF16A5">
        <w:rPr>
          <w:rFonts w:cs="Times New Roman"/>
          <w:szCs w:val="24"/>
        </w:rPr>
        <w:t>psikologis</w:t>
      </w:r>
      <w:proofErr w:type="spellEnd"/>
      <w:r w:rsidRPr="00CF16A5">
        <w:rPr>
          <w:rFonts w:cs="Times New Roman"/>
          <w:szCs w:val="24"/>
        </w:rPr>
        <w:t xml:space="preserve">, </w:t>
      </w:r>
      <w:proofErr w:type="spellStart"/>
      <w:r w:rsidRPr="00CF16A5">
        <w:rPr>
          <w:rFonts w:cs="Times New Roman"/>
          <w:szCs w:val="24"/>
        </w:rPr>
        <w:t>sosial</w:t>
      </w:r>
      <w:proofErr w:type="spellEnd"/>
      <w:r w:rsidRPr="00CF16A5">
        <w:rPr>
          <w:rFonts w:cs="Times New Roman"/>
          <w:szCs w:val="24"/>
        </w:rPr>
        <w:t xml:space="preserve">, dan </w:t>
      </w:r>
      <w:proofErr w:type="spellStart"/>
      <w:r w:rsidRPr="00CF16A5">
        <w:rPr>
          <w:rFonts w:cs="Times New Roman"/>
          <w:szCs w:val="24"/>
        </w:rPr>
        <w:t>budaya</w:t>
      </w:r>
      <w:proofErr w:type="spellEnd"/>
      <w:r w:rsidRPr="00CF16A5">
        <w:rPr>
          <w:rFonts w:cs="Times New Roman"/>
          <w:szCs w:val="24"/>
        </w:rPr>
        <w:t xml:space="preserve">: </w:t>
      </w:r>
      <w:proofErr w:type="spellStart"/>
      <w:r w:rsidRPr="00CF16A5">
        <w:rPr>
          <w:rFonts w:cs="Times New Roman"/>
          <w:szCs w:val="24"/>
        </w:rPr>
        <w:t>bahan-bahan</w:t>
      </w:r>
      <w:proofErr w:type="spellEnd"/>
      <w:r w:rsidRPr="00CF16A5">
        <w:rPr>
          <w:rFonts w:cs="Times New Roman"/>
          <w:szCs w:val="24"/>
        </w:rPr>
        <w:t xml:space="preserve">, program, dan </w:t>
      </w:r>
      <w:proofErr w:type="spellStart"/>
      <w:r w:rsidRPr="00CF16A5">
        <w:rPr>
          <w:rFonts w:cs="Times New Roman"/>
          <w:szCs w:val="24"/>
        </w:rPr>
        <w:t>kegiatan</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selaras</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perkembangan</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perkembangan</w:t>
      </w:r>
      <w:proofErr w:type="spellEnd"/>
      <w:r w:rsidRPr="00CF16A5">
        <w:rPr>
          <w:rFonts w:cs="Times New Roman"/>
          <w:szCs w:val="24"/>
        </w:rPr>
        <w:t xml:space="preserve"> </w:t>
      </w:r>
      <w:proofErr w:type="spellStart"/>
      <w:r w:rsidRPr="00CF16A5">
        <w:rPr>
          <w:rFonts w:cs="Times New Roman"/>
          <w:szCs w:val="24"/>
        </w:rPr>
        <w:t>sosial</w:t>
      </w:r>
      <w:proofErr w:type="spellEnd"/>
      <w:r w:rsidRPr="00CF16A5">
        <w:rPr>
          <w:rFonts w:cs="Times New Roman"/>
          <w:szCs w:val="24"/>
        </w:rPr>
        <w:t xml:space="preserve">, dan </w:t>
      </w:r>
      <w:proofErr w:type="spellStart"/>
      <w:r w:rsidRPr="00CF16A5">
        <w:rPr>
          <w:rFonts w:cs="Times New Roman"/>
          <w:szCs w:val="24"/>
        </w:rPr>
        <w:t>budaya</w:t>
      </w:r>
      <w:proofErr w:type="spellEnd"/>
      <w:r w:rsidRPr="00CF16A5">
        <w:rPr>
          <w:rFonts w:cs="Times New Roman"/>
          <w:szCs w:val="24"/>
        </w:rPr>
        <w:t xml:space="preserve"> yang </w:t>
      </w:r>
      <w:proofErr w:type="spellStart"/>
      <w:r w:rsidRPr="00CF16A5">
        <w:rPr>
          <w:rFonts w:cs="Times New Roman"/>
          <w:szCs w:val="24"/>
        </w:rPr>
        <w:t>melingkupi</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w:t>
      </w:r>
    </w:p>
    <w:p w14:paraId="7B959A3F" w14:textId="77777777" w:rsidR="00D36D50" w:rsidRPr="00CF16A5" w:rsidRDefault="00D36D50" w:rsidP="00D36D50">
      <w:pPr>
        <w:pStyle w:val="ListParagraph"/>
        <w:numPr>
          <w:ilvl w:val="0"/>
          <w:numId w:val="9"/>
        </w:numPr>
        <w:spacing w:after="0" w:line="360" w:lineRule="auto"/>
        <w:jc w:val="both"/>
        <w:rPr>
          <w:rFonts w:cs="Times New Roman"/>
          <w:szCs w:val="24"/>
        </w:rPr>
      </w:pPr>
      <w:proofErr w:type="spellStart"/>
      <w:r w:rsidRPr="00CF16A5">
        <w:rPr>
          <w:rFonts w:cs="Times New Roman"/>
          <w:szCs w:val="24"/>
        </w:rPr>
        <w:t>Keberlanjutan</w:t>
      </w:r>
      <w:proofErr w:type="spellEnd"/>
      <w:r w:rsidRPr="00CF16A5">
        <w:rPr>
          <w:rFonts w:cs="Times New Roman"/>
          <w:szCs w:val="24"/>
        </w:rPr>
        <w:t xml:space="preserve">: </w:t>
      </w:r>
      <w:proofErr w:type="spellStart"/>
      <w:r w:rsidRPr="00CF16A5">
        <w:rPr>
          <w:rFonts w:cs="Times New Roman"/>
          <w:szCs w:val="24"/>
        </w:rPr>
        <w:t>seluruh</w:t>
      </w:r>
      <w:proofErr w:type="spellEnd"/>
      <w:r w:rsidRPr="00CF16A5">
        <w:rPr>
          <w:rFonts w:cs="Times New Roman"/>
          <w:szCs w:val="24"/>
        </w:rPr>
        <w:t xml:space="preserve"> program, </w:t>
      </w:r>
      <w:proofErr w:type="spellStart"/>
      <w:r w:rsidRPr="00CF16A5">
        <w:rPr>
          <w:rFonts w:cs="Times New Roman"/>
          <w:szCs w:val="24"/>
        </w:rPr>
        <w:t>kegiatan</w:t>
      </w:r>
      <w:proofErr w:type="spellEnd"/>
      <w:r w:rsidRPr="00CF16A5">
        <w:rPr>
          <w:rFonts w:cs="Times New Roman"/>
          <w:szCs w:val="24"/>
        </w:rPr>
        <w:t xml:space="preserve">, dan </w:t>
      </w:r>
      <w:proofErr w:type="spellStart"/>
      <w:r w:rsidRPr="00CF16A5">
        <w:rPr>
          <w:rFonts w:cs="Times New Roman"/>
          <w:szCs w:val="24"/>
        </w:rPr>
        <w:t>hasilnya</w:t>
      </w:r>
      <w:proofErr w:type="spellEnd"/>
      <w:r w:rsidRPr="00CF16A5">
        <w:rPr>
          <w:rFonts w:cs="Times New Roman"/>
          <w:szCs w:val="24"/>
        </w:rPr>
        <w:t xml:space="preserve"> </w:t>
      </w:r>
      <w:proofErr w:type="spellStart"/>
      <w:r w:rsidRPr="00CF16A5">
        <w:rPr>
          <w:rFonts w:cs="Times New Roman"/>
          <w:szCs w:val="24"/>
        </w:rPr>
        <w:t>harus</w:t>
      </w:r>
      <w:proofErr w:type="spellEnd"/>
      <w:r w:rsidRPr="00CF16A5">
        <w:rPr>
          <w:rFonts w:cs="Times New Roman"/>
          <w:szCs w:val="24"/>
        </w:rPr>
        <w:t xml:space="preserve"> </w:t>
      </w:r>
      <w:proofErr w:type="spellStart"/>
      <w:r w:rsidRPr="00CF16A5">
        <w:rPr>
          <w:rFonts w:cs="Times New Roman"/>
          <w:szCs w:val="24"/>
        </w:rPr>
        <w:t>berlanjut</w:t>
      </w:r>
      <w:proofErr w:type="spellEnd"/>
      <w:r w:rsidRPr="00CF16A5">
        <w:rPr>
          <w:rFonts w:cs="Times New Roman"/>
          <w:szCs w:val="24"/>
        </w:rPr>
        <w:t xml:space="preserve"> dan </w:t>
      </w:r>
      <w:proofErr w:type="spellStart"/>
      <w:r w:rsidRPr="00CF16A5">
        <w:rPr>
          <w:rFonts w:cs="Times New Roman"/>
          <w:szCs w:val="24"/>
        </w:rPr>
        <w:t>saling</w:t>
      </w:r>
      <w:proofErr w:type="spellEnd"/>
      <w:r w:rsidRPr="00CF16A5">
        <w:rPr>
          <w:rFonts w:cs="Times New Roman"/>
          <w:szCs w:val="24"/>
        </w:rPr>
        <w:t xml:space="preserve"> </w:t>
      </w:r>
      <w:proofErr w:type="spellStart"/>
      <w:r w:rsidRPr="00CF16A5">
        <w:rPr>
          <w:rFonts w:cs="Times New Roman"/>
          <w:szCs w:val="24"/>
        </w:rPr>
        <w:t>menopang</w:t>
      </w:r>
      <w:proofErr w:type="spellEnd"/>
      <w:r w:rsidRPr="00CF16A5">
        <w:rPr>
          <w:rFonts w:cs="Times New Roman"/>
          <w:szCs w:val="24"/>
        </w:rPr>
        <w:t>.</w:t>
      </w:r>
    </w:p>
    <w:p w14:paraId="354B65DD" w14:textId="51059379" w:rsidR="00D36D50" w:rsidRPr="00CF16A5" w:rsidRDefault="00D36D50" w:rsidP="00D36D50">
      <w:pPr>
        <w:spacing w:after="0"/>
        <w:ind w:firstLine="567"/>
        <w:rPr>
          <w:rFonts w:cs="Times New Roman"/>
          <w:szCs w:val="24"/>
        </w:rPr>
      </w:pPr>
      <w:proofErr w:type="spellStart"/>
      <w:r w:rsidRPr="00CF16A5">
        <w:rPr>
          <w:rFonts w:cs="Times New Roman"/>
          <w:szCs w:val="24"/>
        </w:rPr>
        <w:t>Berdasarkan</w:t>
      </w:r>
      <w:proofErr w:type="spellEnd"/>
      <w:r w:rsidRPr="00CF16A5">
        <w:rPr>
          <w:rFonts w:cs="Times New Roman"/>
          <w:szCs w:val="24"/>
        </w:rPr>
        <w:t xml:space="preserve"> </w:t>
      </w:r>
      <w:proofErr w:type="spellStart"/>
      <w:r w:rsidRPr="00CF16A5">
        <w:rPr>
          <w:rFonts w:cs="Times New Roman"/>
          <w:szCs w:val="24"/>
        </w:rPr>
        <w:t>survei</w:t>
      </w:r>
      <w:proofErr w:type="spellEnd"/>
      <w:r w:rsidRPr="00CF16A5">
        <w:rPr>
          <w:rFonts w:cs="Times New Roman"/>
          <w:szCs w:val="24"/>
        </w:rPr>
        <w:t xml:space="preserve"> yang </w:t>
      </w:r>
      <w:proofErr w:type="spellStart"/>
      <w:r w:rsidRPr="00CF16A5">
        <w:rPr>
          <w:rFonts w:cs="Times New Roman"/>
          <w:szCs w:val="24"/>
        </w:rPr>
        <w:t>dilakukan</w:t>
      </w:r>
      <w:proofErr w:type="spellEnd"/>
      <w:r w:rsidRPr="00CF16A5">
        <w:rPr>
          <w:rFonts w:cs="Times New Roman"/>
          <w:szCs w:val="24"/>
        </w:rPr>
        <w:t xml:space="preserve"> oleh </w:t>
      </w:r>
      <w:r w:rsidRPr="00CF16A5">
        <w:rPr>
          <w:rFonts w:cs="Times New Roman"/>
          <w:szCs w:val="24"/>
        </w:rPr>
        <w:fldChar w:fldCharType="begin" w:fldLock="1"/>
      </w:r>
      <w:r w:rsidRPr="00CF16A5">
        <w:rPr>
          <w:rFonts w:cs="Times New Roman"/>
          <w:szCs w:val="24"/>
        </w:rPr>
        <w:instrText>ADDIN CSL_CITATION {"citationItems":[{"id":"ITEM-1","itemData":{"ISBN":"1963019171989","abstract":"ΕΙΣ ΤΟΝ ΑΙΩΝΑ","author":[{"dropping-particle":"","family":"OJK","given":"","non-dropping-particle":"","parse-names":false,"suffix":""}],"container-title":"Otoritas Jasa Keuangan","id":"ITEM-1","issued":{"date-parts":[["2017"]]},"page":"1-99","title":"Strategi Nasional Literasi Keuangan Indonesia (Revisit 2017)","type":"article-journal"},"uris":["http://www.mendeley.com/documents/?uuid=661d52cc-386f-41ef-8923-e9921ac18f3d"]}],"mendeley":{"formattedCitation":"(OJK, 2017)","manualFormatting":"OJK (2017)","plainTextFormattedCitation":"(OJK, 2017)","previouslyFormattedCitation":"(OJK,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OJK (2017)</w:t>
      </w:r>
      <w:r w:rsidRPr="00CF16A5">
        <w:rPr>
          <w:rFonts w:cs="Times New Roman"/>
          <w:szCs w:val="24"/>
        </w:rPr>
        <w:fldChar w:fldCharType="end"/>
      </w:r>
      <w:commentRangeStart w:id="18"/>
      <w:r w:rsidRPr="00CF16A5">
        <w:rPr>
          <w:rFonts w:cs="Times New Roman"/>
          <w:szCs w:val="24"/>
        </w:rPr>
        <w:fldChar w:fldCharType="begin" w:fldLock="1"/>
      </w:r>
      <w:r>
        <w:rPr>
          <w:rFonts w:cs="Times New Roman"/>
          <w:szCs w:val="24"/>
        </w:rPr>
        <w:instrText>ADDIN CSL_CITATION {"citationItems":[{"id":"ITEM-1","itemData":{"author":[{"dropping-particle":"","family":"OJK","given":"","non-dropping-particle":"","parse-names":false,"suffix":""}],"id":"ITEM-1","issued":{"date-parts":[["2013"]]},"title":"Literasi Keuangan","type":"article-journal"},"uris":["http://www.mendeley.com/documents/?uuid=f58ef161-122f-4fc3-897e-1d7209d8150d"]}],"mendeley":{"formattedCitation":"(OJK, 2013)","plainTextFormattedCitation":"(OJK, 2013)","previouslyFormattedCitation":"(OJK, 2013)"},"properties":{"noteIndex":0},"schema":"https://github.com/citation-style-language/schema/raw/master/csl-citation.json"}</w:instrText>
      </w:r>
      <w:r w:rsidRPr="00CF16A5">
        <w:rPr>
          <w:rFonts w:cs="Times New Roman"/>
          <w:szCs w:val="24"/>
        </w:rPr>
        <w:fldChar w:fldCharType="end"/>
      </w:r>
      <w:commentRangeEnd w:id="18"/>
      <w:r>
        <w:rPr>
          <w:rFonts w:cs="Times New Roman"/>
          <w:szCs w:val="24"/>
        </w:rPr>
        <w:t xml:space="preserve">(OJK, 2013)(OJK, 2013)(OJK, 2013)(OJK, 2013)(OJK, 2013)(OJK, 2013)(OJK, 2013)(OJK, </w:t>
      </w:r>
      <w:r>
        <w:rPr>
          <w:rFonts w:cs="Times New Roman"/>
          <w:szCs w:val="24"/>
        </w:rPr>
        <w:lastRenderedPageBreak/>
        <w:t>2013)(OJK, 2013)(OJK, 2013)(OJK, 2013)(OJK, 2013)(OJK, 2013)(OJK, 2013)(OJK, 2013)(OJK, 2013)</w:t>
      </w:r>
      <w:r w:rsidRPr="00CF16A5">
        <w:rPr>
          <w:rStyle w:val="CommentReference"/>
          <w:rFonts w:cs="Times New Roman"/>
          <w:szCs w:val="24"/>
        </w:rPr>
        <w:commentReference w:id="18"/>
      </w:r>
      <w:r w:rsidRPr="00CF16A5">
        <w:rPr>
          <w:rFonts w:cs="Times New Roman"/>
          <w:szCs w:val="24"/>
        </w:rPr>
        <w:t xml:space="preserve">, </w:t>
      </w:r>
      <w:proofErr w:type="spellStart"/>
      <w:r w:rsidRPr="00CF16A5">
        <w:rPr>
          <w:rFonts w:cs="Times New Roman"/>
          <w:szCs w:val="24"/>
        </w:rPr>
        <w:t>tingkat</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penduduk</w:t>
      </w:r>
      <w:proofErr w:type="spellEnd"/>
      <w:r w:rsidRPr="00CF16A5">
        <w:rPr>
          <w:rFonts w:cs="Times New Roman"/>
          <w:szCs w:val="24"/>
        </w:rPr>
        <w:t xml:space="preserve"> Indonesia </w:t>
      </w:r>
      <w:proofErr w:type="spellStart"/>
      <w:r w:rsidRPr="00CF16A5">
        <w:rPr>
          <w:rFonts w:cs="Times New Roman"/>
          <w:szCs w:val="24"/>
        </w:rPr>
        <w:t>dibagi</w:t>
      </w:r>
      <w:proofErr w:type="spellEnd"/>
      <w:r w:rsidRPr="00CF16A5">
        <w:rPr>
          <w:rFonts w:cs="Times New Roman"/>
          <w:szCs w:val="24"/>
        </w:rPr>
        <w:t xml:space="preserve"> </w:t>
      </w:r>
      <w:proofErr w:type="spellStart"/>
      <w:r w:rsidRPr="00CF16A5">
        <w:rPr>
          <w:rFonts w:cs="Times New Roman"/>
          <w:szCs w:val="24"/>
        </w:rPr>
        <w:t>menjadi</w:t>
      </w:r>
      <w:proofErr w:type="spellEnd"/>
      <w:r w:rsidRPr="00CF16A5">
        <w:rPr>
          <w:rFonts w:cs="Times New Roman"/>
          <w:szCs w:val="24"/>
        </w:rPr>
        <w:t xml:space="preserve"> </w:t>
      </w:r>
      <w:proofErr w:type="spellStart"/>
      <w:r w:rsidRPr="00CF16A5">
        <w:rPr>
          <w:rFonts w:cs="Times New Roman"/>
          <w:szCs w:val="24"/>
        </w:rPr>
        <w:t>empat</w:t>
      </w:r>
      <w:proofErr w:type="spellEnd"/>
      <w:r w:rsidRPr="00CF16A5">
        <w:rPr>
          <w:rFonts w:cs="Times New Roman"/>
          <w:szCs w:val="24"/>
        </w:rPr>
        <w:t> </w:t>
      </w:r>
      <w:proofErr w:type="spellStart"/>
      <w:r w:rsidRPr="00CF16A5">
        <w:rPr>
          <w:rFonts w:cs="Times New Roman"/>
          <w:szCs w:val="24"/>
        </w:rPr>
        <w:t>bagian</w:t>
      </w:r>
      <w:proofErr w:type="spellEnd"/>
      <w:r w:rsidRPr="00CF16A5">
        <w:rPr>
          <w:rFonts w:cs="Times New Roman"/>
          <w:szCs w:val="24"/>
        </w:rPr>
        <w:t xml:space="preserve">. Yang </w:t>
      </w:r>
      <w:proofErr w:type="spellStart"/>
      <w:r w:rsidRPr="00CF16A5">
        <w:rPr>
          <w:rFonts w:cs="Times New Roman"/>
          <w:szCs w:val="24"/>
        </w:rPr>
        <w:t>pertama</w:t>
      </w:r>
      <w:proofErr w:type="spellEnd"/>
      <w:r w:rsidRPr="00CF16A5">
        <w:rPr>
          <w:rFonts w:cs="Times New Roman"/>
          <w:szCs w:val="24"/>
        </w:rPr>
        <w:t xml:space="preserve"> s</w:t>
      </w:r>
      <w:r w:rsidRPr="00CF16A5">
        <w:rPr>
          <w:rFonts w:cs="Times New Roman"/>
          <w:i/>
          <w:iCs/>
          <w:szCs w:val="24"/>
        </w:rPr>
        <w:t>ufficient literate</w:t>
      </w:r>
      <w:r w:rsidRPr="00CF16A5">
        <w:rPr>
          <w:rFonts w:cs="Times New Roman"/>
          <w:szCs w:val="24"/>
        </w:rPr>
        <w:t xml:space="preserve"> (67,8 %),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penduduk</w:t>
      </w:r>
      <w:proofErr w:type="spellEnd"/>
      <w:r w:rsidRPr="00CF16A5">
        <w:rPr>
          <w:rFonts w:cs="Times New Roman"/>
          <w:szCs w:val="24"/>
        </w:rPr>
        <w:t xml:space="preserve"> yang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lembaga</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serta</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termasuk</w:t>
      </w:r>
      <w:proofErr w:type="spellEnd"/>
      <w:r w:rsidRPr="00CF16A5">
        <w:rPr>
          <w:rFonts w:cs="Times New Roman"/>
          <w:szCs w:val="24"/>
        </w:rPr>
        <w:t xml:space="preserve"> </w:t>
      </w:r>
      <w:proofErr w:type="spellStart"/>
      <w:r w:rsidRPr="00CF16A5">
        <w:rPr>
          <w:rFonts w:cs="Times New Roman"/>
          <w:szCs w:val="24"/>
        </w:rPr>
        <w:t>fitur</w:t>
      </w:r>
      <w:proofErr w:type="spellEnd"/>
      <w:r w:rsidRPr="00CF16A5">
        <w:rPr>
          <w:rFonts w:cs="Times New Roman"/>
          <w:szCs w:val="24"/>
        </w:rPr>
        <w:t xml:space="preserve">, </w:t>
      </w:r>
      <w:proofErr w:type="spellStart"/>
      <w:r w:rsidRPr="00CF16A5">
        <w:rPr>
          <w:rFonts w:cs="Times New Roman"/>
          <w:szCs w:val="24"/>
        </w:rPr>
        <w:t>manfaat</w:t>
      </w:r>
      <w:proofErr w:type="spellEnd"/>
      <w:r w:rsidRPr="00CF16A5">
        <w:rPr>
          <w:rFonts w:cs="Times New Roman"/>
          <w:szCs w:val="24"/>
        </w:rPr>
        <w:t xml:space="preserve"> dan </w:t>
      </w:r>
      <w:proofErr w:type="spellStart"/>
      <w:r w:rsidRPr="00CF16A5">
        <w:rPr>
          <w:rFonts w:cs="Times New Roman"/>
          <w:szCs w:val="24"/>
        </w:rPr>
        <w:t>risiko</w:t>
      </w:r>
      <w:proofErr w:type="spellEnd"/>
      <w:r w:rsidRPr="00CF16A5">
        <w:rPr>
          <w:rFonts w:cs="Times New Roman"/>
          <w:szCs w:val="24"/>
        </w:rPr>
        <w:t xml:space="preserve">, </w:t>
      </w:r>
      <w:proofErr w:type="spellStart"/>
      <w:r w:rsidRPr="00CF16A5">
        <w:rPr>
          <w:rFonts w:cs="Times New Roman"/>
          <w:szCs w:val="24"/>
        </w:rPr>
        <w:t>hak</w:t>
      </w:r>
      <w:proofErr w:type="spellEnd"/>
      <w:r w:rsidRPr="00CF16A5">
        <w:rPr>
          <w:rFonts w:cs="Times New Roman"/>
          <w:szCs w:val="24"/>
        </w:rPr>
        <w:t xml:space="preserve"> dan </w:t>
      </w:r>
      <w:proofErr w:type="spellStart"/>
      <w:r w:rsidRPr="00CF16A5">
        <w:rPr>
          <w:rFonts w:cs="Times New Roman"/>
          <w:szCs w:val="24"/>
        </w:rPr>
        <w:t>kewajiban</w:t>
      </w:r>
      <w:proofErr w:type="spellEnd"/>
      <w:r w:rsidRPr="00CF16A5">
        <w:rPr>
          <w:rFonts w:cs="Times New Roman"/>
          <w:szCs w:val="24"/>
        </w:rPr>
        <w:t xml:space="preserve"> </w:t>
      </w:r>
      <w:proofErr w:type="spellStart"/>
      <w:r w:rsidRPr="00CF16A5">
        <w:rPr>
          <w:rFonts w:cs="Times New Roman"/>
          <w:szCs w:val="24"/>
        </w:rPr>
        <w:t>terkait</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Kedua</w:t>
      </w:r>
      <w:proofErr w:type="spellEnd"/>
      <w:r w:rsidRPr="00CF16A5">
        <w:rPr>
          <w:rFonts w:cs="Times New Roman"/>
          <w:szCs w:val="24"/>
        </w:rPr>
        <w:t xml:space="preserve"> </w:t>
      </w:r>
      <w:r w:rsidRPr="00CF16A5">
        <w:rPr>
          <w:rFonts w:cs="Times New Roman"/>
          <w:i/>
          <w:iCs/>
          <w:szCs w:val="24"/>
        </w:rPr>
        <w:t>well literate</w:t>
      </w:r>
      <w:r w:rsidRPr="00CF16A5">
        <w:rPr>
          <w:rFonts w:cs="Times New Roman"/>
          <w:szCs w:val="24"/>
        </w:rPr>
        <w:t xml:space="preserve"> (29,7 %),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penduduk</w:t>
      </w:r>
      <w:proofErr w:type="spellEnd"/>
      <w:r w:rsidRPr="00CF16A5">
        <w:rPr>
          <w:rFonts w:cs="Times New Roman"/>
          <w:szCs w:val="24"/>
        </w:rPr>
        <w:t xml:space="preserve"> yang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lembaga</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serta</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termasuk</w:t>
      </w:r>
      <w:proofErr w:type="spellEnd"/>
      <w:r w:rsidRPr="00CF16A5">
        <w:rPr>
          <w:rFonts w:cs="Times New Roman"/>
          <w:szCs w:val="24"/>
        </w:rPr>
        <w:t xml:space="preserve"> </w:t>
      </w:r>
      <w:proofErr w:type="spellStart"/>
      <w:r w:rsidRPr="00CF16A5">
        <w:rPr>
          <w:rFonts w:cs="Times New Roman"/>
          <w:szCs w:val="24"/>
        </w:rPr>
        <w:t>fitur</w:t>
      </w:r>
      <w:proofErr w:type="spellEnd"/>
      <w:r w:rsidRPr="00CF16A5">
        <w:rPr>
          <w:rFonts w:cs="Times New Roman"/>
          <w:szCs w:val="24"/>
        </w:rPr>
        <w:t xml:space="preserve">, </w:t>
      </w:r>
      <w:proofErr w:type="spellStart"/>
      <w:r w:rsidRPr="00CF16A5">
        <w:rPr>
          <w:rFonts w:cs="Times New Roman"/>
          <w:szCs w:val="24"/>
        </w:rPr>
        <w:t>manfaat</w:t>
      </w:r>
      <w:proofErr w:type="spellEnd"/>
      <w:r w:rsidRPr="00CF16A5">
        <w:rPr>
          <w:rFonts w:cs="Times New Roman"/>
          <w:szCs w:val="24"/>
        </w:rPr>
        <w:t xml:space="preserve"> dan </w:t>
      </w:r>
      <w:proofErr w:type="spellStart"/>
      <w:r w:rsidRPr="00CF16A5">
        <w:rPr>
          <w:rFonts w:cs="Times New Roman"/>
          <w:szCs w:val="24"/>
        </w:rPr>
        <w:t>risiko</w:t>
      </w:r>
      <w:proofErr w:type="spellEnd"/>
      <w:r w:rsidRPr="00CF16A5">
        <w:rPr>
          <w:rFonts w:cs="Times New Roman"/>
          <w:szCs w:val="24"/>
        </w:rPr>
        <w:t xml:space="preserve">, </w:t>
      </w:r>
      <w:proofErr w:type="spellStart"/>
      <w:r w:rsidRPr="00CF16A5">
        <w:rPr>
          <w:rFonts w:cs="Times New Roman"/>
          <w:szCs w:val="24"/>
        </w:rPr>
        <w:t>hak</w:t>
      </w:r>
      <w:proofErr w:type="spellEnd"/>
      <w:r w:rsidRPr="00CF16A5">
        <w:rPr>
          <w:rFonts w:cs="Times New Roman"/>
          <w:szCs w:val="24"/>
        </w:rPr>
        <w:t xml:space="preserve"> dan </w:t>
      </w:r>
      <w:proofErr w:type="spellStart"/>
      <w:r w:rsidRPr="00CF16A5">
        <w:rPr>
          <w:rFonts w:cs="Times New Roman"/>
          <w:szCs w:val="24"/>
        </w:rPr>
        <w:t>kewajiban</w:t>
      </w:r>
      <w:proofErr w:type="spellEnd"/>
      <w:r w:rsidRPr="00CF16A5">
        <w:rPr>
          <w:rFonts w:cs="Times New Roman"/>
          <w:szCs w:val="24"/>
        </w:rPr>
        <w:t xml:space="preserve"> </w:t>
      </w:r>
      <w:proofErr w:type="spellStart"/>
      <w:r w:rsidRPr="00CF16A5">
        <w:rPr>
          <w:rFonts w:cs="Times New Roman"/>
          <w:szCs w:val="24"/>
        </w:rPr>
        <w:t>terkait</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serta</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keterampilan</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menggunakan</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Ketiga</w:t>
      </w:r>
      <w:proofErr w:type="spellEnd"/>
      <w:r w:rsidRPr="00CF16A5">
        <w:rPr>
          <w:rFonts w:cs="Times New Roman"/>
          <w:szCs w:val="24"/>
        </w:rPr>
        <w:t xml:space="preserve"> l</w:t>
      </w:r>
      <w:r w:rsidRPr="00CF16A5">
        <w:rPr>
          <w:rFonts w:cs="Times New Roman"/>
          <w:i/>
          <w:iCs/>
          <w:szCs w:val="24"/>
        </w:rPr>
        <w:t>ess literate</w:t>
      </w:r>
      <w:r w:rsidRPr="00CF16A5">
        <w:rPr>
          <w:rFonts w:cs="Times New Roman"/>
          <w:szCs w:val="24"/>
        </w:rPr>
        <w:t xml:space="preserve"> (2,09 %),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penduduk</w:t>
      </w:r>
      <w:proofErr w:type="spellEnd"/>
      <w:r w:rsidRPr="00CF16A5">
        <w:rPr>
          <w:rFonts w:cs="Times New Roman"/>
          <w:szCs w:val="24"/>
        </w:rPr>
        <w:t xml:space="preserve"> yang </w:t>
      </w:r>
      <w:proofErr w:type="spellStart"/>
      <w:r w:rsidRPr="00CF16A5">
        <w:rPr>
          <w:rFonts w:cs="Times New Roman"/>
          <w:szCs w:val="24"/>
        </w:rPr>
        <w:t>hanya</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lembaga</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Keempat</w:t>
      </w:r>
      <w:proofErr w:type="spellEnd"/>
      <w:r w:rsidRPr="00CF16A5">
        <w:rPr>
          <w:rFonts w:cs="Times New Roman"/>
          <w:szCs w:val="24"/>
        </w:rPr>
        <w:t xml:space="preserve"> n</w:t>
      </w:r>
      <w:r w:rsidRPr="00CF16A5">
        <w:rPr>
          <w:rFonts w:cs="Times New Roman"/>
          <w:i/>
          <w:iCs/>
          <w:szCs w:val="24"/>
        </w:rPr>
        <w:t>ot literate</w:t>
      </w:r>
      <w:r w:rsidRPr="00CF16A5">
        <w:rPr>
          <w:rFonts w:cs="Times New Roman"/>
          <w:szCs w:val="24"/>
        </w:rPr>
        <w:t xml:space="preserve"> (0,41%),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penduduk</w:t>
      </w:r>
      <w:proofErr w:type="spellEnd"/>
      <w:r w:rsidRPr="00CF16A5">
        <w:rPr>
          <w:rFonts w:cs="Times New Roman"/>
          <w:szCs w:val="24"/>
        </w:rPr>
        <w:t xml:space="preserve"> yang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dan </w:t>
      </w:r>
      <w:proofErr w:type="spellStart"/>
      <w:r w:rsidRPr="00CF16A5">
        <w:rPr>
          <w:rFonts w:cs="Times New Roman"/>
          <w:szCs w:val="24"/>
        </w:rPr>
        <w:t>keyakinan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lembaga</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serta</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serta</w:t>
      </w:r>
      <w:proofErr w:type="spellEnd"/>
      <w:r w:rsidRPr="00CF16A5">
        <w:rPr>
          <w:rFonts w:cs="Times New Roman"/>
          <w:szCs w:val="24"/>
        </w:rPr>
        <w:t xml:space="preserve">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keterampilan</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menggunakan</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w:t>
      </w:r>
    </w:p>
    <w:p w14:paraId="288F963E" w14:textId="77777777" w:rsidR="00D36D50" w:rsidRPr="00CF16A5" w:rsidRDefault="00D36D50" w:rsidP="00D36D50">
      <w:pPr>
        <w:spacing w:after="0"/>
        <w:ind w:firstLine="567"/>
        <w:rPr>
          <w:rFonts w:cs="Times New Roman"/>
          <w:szCs w:val="24"/>
        </w:rPr>
      </w:pP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diadopsi</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proofErr w:type="spellStart"/>
      <w:r w:rsidRPr="00CF16A5">
        <w:rPr>
          <w:rFonts w:cs="Times New Roman"/>
          <w:szCs w:val="24"/>
        </w:rPr>
        <w:t>beberapa</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yang </w:t>
      </w:r>
      <w:proofErr w:type="spellStart"/>
      <w:r w:rsidRPr="00CF16A5">
        <w:rPr>
          <w:rFonts w:cs="Times New Roman"/>
          <w:szCs w:val="24"/>
        </w:rPr>
        <w:t>menggabungkan</w:t>
      </w:r>
      <w:proofErr w:type="spellEnd"/>
      <w:r w:rsidRPr="00CF16A5">
        <w:rPr>
          <w:rFonts w:cs="Times New Roman"/>
          <w:szCs w:val="24"/>
        </w:rPr>
        <w:t xml:space="preserve"> </w:t>
      </w:r>
      <w:proofErr w:type="spellStart"/>
      <w:r w:rsidRPr="00CF16A5">
        <w:rPr>
          <w:rFonts w:cs="Times New Roman"/>
          <w:szCs w:val="24"/>
        </w:rPr>
        <w:t>dimensi</w:t>
      </w:r>
      <w:proofErr w:type="spellEnd"/>
      <w:r w:rsidRPr="00CF16A5">
        <w:rPr>
          <w:rFonts w:cs="Times New Roman"/>
          <w:szCs w:val="24"/>
        </w:rPr>
        <w:t xml:space="preserve"> </w:t>
      </w:r>
      <w:proofErr w:type="spellStart"/>
      <w:r w:rsidRPr="00CF16A5">
        <w:rPr>
          <w:rFonts w:cs="Times New Roman"/>
          <w:szCs w:val="24"/>
        </w:rPr>
        <w:t>keterampilan</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dan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membuat</w:t>
      </w:r>
      <w:proofErr w:type="spellEnd"/>
      <w:r w:rsidRPr="00CF16A5">
        <w:rPr>
          <w:rFonts w:cs="Times New Roman"/>
          <w:szCs w:val="24"/>
        </w:rPr>
        <w:t xml:space="preserve"> </w:t>
      </w:r>
      <w:proofErr w:type="spellStart"/>
      <w:r w:rsidRPr="00CF16A5">
        <w:rPr>
          <w:rFonts w:cs="Times New Roman"/>
          <w:szCs w:val="24"/>
        </w:rPr>
        <w:t>keputusan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sehingga</w:t>
      </w:r>
      <w:proofErr w:type="spellEnd"/>
      <w:r w:rsidRPr="00CF16A5">
        <w:rPr>
          <w:rFonts w:cs="Times New Roman"/>
          <w:szCs w:val="24"/>
        </w:rPr>
        <w:t xml:space="preserve"> pada </w:t>
      </w:r>
      <w:proofErr w:type="spellStart"/>
      <w:r w:rsidRPr="00CF16A5">
        <w:rPr>
          <w:rFonts w:cs="Times New Roman"/>
          <w:szCs w:val="24"/>
        </w:rPr>
        <w:t>akhirnya</w:t>
      </w:r>
      <w:proofErr w:type="spellEnd"/>
      <w:r w:rsidRPr="00CF16A5">
        <w:rPr>
          <w:rFonts w:cs="Times New Roman"/>
          <w:szCs w:val="24"/>
        </w:rPr>
        <w:t xml:space="preserve"> </w:t>
      </w:r>
      <w:proofErr w:type="spellStart"/>
      <w:r w:rsidRPr="00CF16A5">
        <w:rPr>
          <w:rFonts w:cs="Times New Roman"/>
          <w:szCs w:val="24"/>
        </w:rPr>
        <w:t>mencapai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pribadi</w:t>
      </w:r>
      <w:proofErr w:type="spellEnd"/>
      <w:r w:rsidRPr="00CF16A5">
        <w:rPr>
          <w:rFonts w:cs="Times New Roman"/>
          <w:szCs w:val="24"/>
        </w:rPr>
        <w:t xml:space="preserve"> yang </w:t>
      </w:r>
      <w:proofErr w:type="spellStart"/>
      <w:r w:rsidRPr="00CF16A5">
        <w:rPr>
          <w:rFonts w:cs="Times New Roman"/>
          <w:szCs w:val="24"/>
        </w:rPr>
        <w:t>benar</w:t>
      </w:r>
      <w:proofErr w:type="spellEnd"/>
      <w:r w:rsidRPr="00CF16A5">
        <w:rPr>
          <w:rFonts w:cs="Times New Roman"/>
          <w:szCs w:val="24"/>
        </w:rPr>
        <w:t xml:space="preserve">. </w:t>
      </w:r>
      <w:proofErr w:type="spellStart"/>
      <w:r w:rsidRPr="00CF16A5">
        <w:rPr>
          <w:rFonts w:cs="Times New Roman"/>
          <w:szCs w:val="24"/>
        </w:rPr>
        <w:t>Definisi</w:t>
      </w:r>
      <w:proofErr w:type="spellEnd"/>
      <w:r w:rsidRPr="00CF16A5">
        <w:rPr>
          <w:rFonts w:cs="Times New Roman"/>
          <w:szCs w:val="24"/>
        </w:rPr>
        <w:t xml:space="preserve"> </w:t>
      </w:r>
      <w:proofErr w:type="spellStart"/>
      <w:r w:rsidRPr="00CF16A5">
        <w:rPr>
          <w:rFonts w:cs="Times New Roman"/>
          <w:szCs w:val="24"/>
        </w:rPr>
        <w:t>tersebut</w:t>
      </w:r>
      <w:proofErr w:type="spellEnd"/>
      <w:r w:rsidRPr="00CF16A5">
        <w:rPr>
          <w:rFonts w:cs="Times New Roman"/>
          <w:szCs w:val="24"/>
        </w:rPr>
        <w:t xml:space="preserve"> </w:t>
      </w:r>
      <w:proofErr w:type="spellStart"/>
      <w:r w:rsidRPr="00CF16A5">
        <w:rPr>
          <w:rFonts w:cs="Times New Roman"/>
          <w:szCs w:val="24"/>
        </w:rPr>
        <w:t>menunjukkan</w:t>
      </w:r>
      <w:proofErr w:type="spellEnd"/>
      <w:r w:rsidRPr="00CF16A5">
        <w:rPr>
          <w:rFonts w:cs="Times New Roman"/>
          <w:szCs w:val="24"/>
        </w:rPr>
        <w:t xml:space="preserve"> </w:t>
      </w:r>
      <w:proofErr w:type="spellStart"/>
      <w:r w:rsidRPr="00CF16A5">
        <w:rPr>
          <w:rFonts w:cs="Times New Roman"/>
          <w:szCs w:val="24"/>
        </w:rPr>
        <w:t>berbagai</w:t>
      </w:r>
      <w:proofErr w:type="spellEnd"/>
      <w:r w:rsidRPr="00CF16A5">
        <w:rPr>
          <w:rFonts w:cs="Times New Roman"/>
          <w:szCs w:val="24"/>
        </w:rPr>
        <w:t xml:space="preserve"> </w:t>
      </w:r>
      <w:proofErr w:type="spellStart"/>
      <w:r w:rsidRPr="00CF16A5">
        <w:rPr>
          <w:rFonts w:cs="Times New Roman"/>
          <w:szCs w:val="24"/>
        </w:rPr>
        <w:t>dimensi</w:t>
      </w:r>
      <w:proofErr w:type="spellEnd"/>
      <w:r w:rsidRPr="00CF16A5">
        <w:rPr>
          <w:rFonts w:cs="Times New Roman"/>
          <w:szCs w:val="24"/>
        </w:rPr>
        <w:t xml:space="preserve"> dan </w:t>
      </w:r>
      <w:proofErr w:type="spellStart"/>
      <w:r w:rsidRPr="00CF16A5">
        <w:rPr>
          <w:rFonts w:cs="Times New Roman"/>
          <w:szCs w:val="24"/>
        </w:rPr>
        <w:t>kemungkinan</w:t>
      </w:r>
      <w:proofErr w:type="spellEnd"/>
      <w:r w:rsidRPr="00CF16A5">
        <w:rPr>
          <w:rFonts w:cs="Times New Roman"/>
          <w:szCs w:val="24"/>
        </w:rPr>
        <w:t xml:space="preserve"> </w:t>
      </w:r>
      <w:proofErr w:type="spellStart"/>
      <w:r w:rsidRPr="00CF16A5">
        <w:rPr>
          <w:rFonts w:cs="Times New Roman"/>
          <w:szCs w:val="24"/>
        </w:rPr>
        <w:t>pengukuran</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terkait</w:t>
      </w:r>
      <w:proofErr w:type="spellEnd"/>
      <w:r w:rsidRPr="00CF16A5">
        <w:rPr>
          <w:rFonts w:cs="Times New Roman"/>
          <w:szCs w:val="24"/>
        </w:rPr>
        <w:t xml:space="preserve"> </w:t>
      </w:r>
      <w:r w:rsidRPr="00CF16A5">
        <w:rPr>
          <w:rFonts w:cs="Times New Roman"/>
          <w:i/>
          <w:iCs/>
          <w:szCs w:val="24"/>
        </w:rPr>
        <w:t>financial knowledge</w:t>
      </w:r>
      <w:r w:rsidRPr="00CF16A5">
        <w:rPr>
          <w:rFonts w:cs="Times New Roman"/>
          <w:szCs w:val="24"/>
        </w:rPr>
        <w:t xml:space="preserve">, </w:t>
      </w:r>
      <w:r w:rsidRPr="00CF16A5">
        <w:rPr>
          <w:rFonts w:cs="Times New Roman"/>
          <w:i/>
          <w:iCs/>
          <w:szCs w:val="24"/>
        </w:rPr>
        <w:t>financial behavior</w:t>
      </w:r>
      <w:r w:rsidRPr="00CF16A5">
        <w:rPr>
          <w:rFonts w:cs="Times New Roman"/>
          <w:szCs w:val="24"/>
        </w:rPr>
        <w:t xml:space="preserve">, dan </w:t>
      </w:r>
      <w:r w:rsidRPr="00CF16A5">
        <w:rPr>
          <w:rFonts w:cs="Times New Roman"/>
          <w:i/>
          <w:iCs/>
          <w:szCs w:val="24"/>
        </w:rPr>
        <w:t xml:space="preserve">financial attitudes </w:t>
      </w:r>
      <w:r w:rsidRPr="00CF16A5">
        <w:rPr>
          <w:rFonts w:cs="Times New Roman"/>
          <w:i/>
          <w:iCs/>
          <w:szCs w:val="24"/>
        </w:rPr>
        <w:fldChar w:fldCharType="begin" w:fldLock="1"/>
      </w:r>
      <w:r>
        <w:rPr>
          <w:rFonts w:cs="Times New Roman"/>
          <w:i/>
          <w:iCs/>
          <w:szCs w:val="24"/>
        </w:rPr>
        <w:instrText>ADDIN CSL_CITATION {"citationItems":[{"id":"ITEM-1","itemData":{"abstract":"Some 30 countries and economies, drawn from Africa, Asia, Europe, Australasia, North America and South America, have collected data for this study measuring their levels of financial knowledge, behaviours and Overall levels of financial literacy - indicated by combining scores on knowledge, attitudes and behaviour - are relatively low. The average score across all participating countries and economies is just 13.2 (out of a possible 21), and 13.7 across OECD countries. attitudes. In total, 51,650 adults aged 18 to 79 have been interviewed for this study.","author":[{"dropping-particle":"","family":"OECD","given":"","non-dropping-particle":"","parse-names":false,"suffix":""}],"id":"ITEM-1","issued":{"date-parts":[["2016"]]},"page":"1-100","title":"OECD/INFE International Survey of Adult Financial Literacy Competencies","type":"article-journal"},"uris":["http://www.mendeley.com/documents/?uuid=cfbcf3f2-b047-4a61-be0c-952ed4c337f5"]}],"mendeley":{"formattedCitation":"(OECD, 2016)","plainTextFormattedCitation":"(OECD, 2016)","previouslyFormattedCitation":"(OECD, 2016)"},"properties":{"noteIndex":0},"schema":"https://github.com/citation-style-language/schema/raw/master/csl-citation.json"}</w:instrText>
      </w:r>
      <w:r w:rsidRPr="00CF16A5">
        <w:rPr>
          <w:rFonts w:cs="Times New Roman"/>
          <w:i/>
          <w:iCs/>
          <w:szCs w:val="24"/>
        </w:rPr>
        <w:fldChar w:fldCharType="separate"/>
      </w:r>
      <w:r w:rsidRPr="00CF16A5">
        <w:rPr>
          <w:rFonts w:cs="Times New Roman"/>
          <w:iCs/>
          <w:noProof/>
          <w:szCs w:val="24"/>
        </w:rPr>
        <w:t>(OECD, 2016)</w:t>
      </w:r>
      <w:r w:rsidRPr="00CF16A5">
        <w:rPr>
          <w:rFonts w:cs="Times New Roman"/>
          <w:i/>
          <w:iCs/>
          <w:szCs w:val="24"/>
        </w:rPr>
        <w:fldChar w:fldCharType="end"/>
      </w:r>
      <w:r w:rsidRPr="00CF16A5">
        <w:rPr>
          <w:rFonts w:cs="Times New Roman"/>
          <w:i/>
          <w:iCs/>
          <w:szCs w:val="24"/>
        </w:rPr>
        <w:t xml:space="preserve">. </w:t>
      </w:r>
      <w:proofErr w:type="spellStart"/>
      <w:r w:rsidRPr="00CF16A5">
        <w:rPr>
          <w:rFonts w:cs="Times New Roman"/>
          <w:szCs w:val="24"/>
        </w:rPr>
        <w:t>Menurut</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2018)","manualFormatting":"Wiharno (2018)","plainTextFormattedCitation":"(Wiharno, 2018)","previouslyFormattedCitation":"(Wiharno,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Wiharno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merupakan</w:t>
      </w:r>
      <w:proofErr w:type="spellEnd"/>
      <w:r w:rsidRPr="00CF16A5">
        <w:rPr>
          <w:rFonts w:cs="Times New Roman"/>
          <w:szCs w:val="24"/>
        </w:rPr>
        <w:t xml:space="preserve"> </w:t>
      </w:r>
      <w:proofErr w:type="spellStart"/>
      <w:r w:rsidRPr="00CF16A5">
        <w:rPr>
          <w:rFonts w:cs="Times New Roman"/>
          <w:szCs w:val="24"/>
        </w:rPr>
        <w:t>kombinasi</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i/>
          <w:iCs/>
          <w:szCs w:val="24"/>
        </w:rPr>
        <w:t>,</w:t>
      </w:r>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pengembangan</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ini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konsep</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dibagi</w:t>
      </w:r>
      <w:proofErr w:type="spellEnd"/>
      <w:r w:rsidRPr="00CF16A5">
        <w:rPr>
          <w:rFonts w:cs="Times New Roman"/>
          <w:szCs w:val="24"/>
        </w:rPr>
        <w:t xml:space="preserve"> </w:t>
      </w:r>
      <w:proofErr w:type="spellStart"/>
      <w:r w:rsidRPr="00CF16A5">
        <w:rPr>
          <w:rFonts w:cs="Times New Roman"/>
          <w:szCs w:val="24"/>
        </w:rPr>
        <w:t>ke</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tiga</w:t>
      </w:r>
      <w:proofErr w:type="spellEnd"/>
      <w:r w:rsidRPr="00CF16A5">
        <w:rPr>
          <w:rFonts w:cs="Times New Roman"/>
          <w:szCs w:val="24"/>
        </w:rPr>
        <w:t xml:space="preserve"> </w:t>
      </w:r>
      <w:proofErr w:type="spellStart"/>
      <w:r w:rsidRPr="00CF16A5">
        <w:rPr>
          <w:rFonts w:cs="Times New Roman"/>
          <w:szCs w:val="24"/>
        </w:rPr>
        <w:t>aspek</w:t>
      </w:r>
      <w:proofErr w:type="spellEnd"/>
      <w:r w:rsidRPr="00CF16A5">
        <w:rPr>
          <w:rFonts w:cs="Times New Roman"/>
          <w:szCs w:val="24"/>
        </w:rPr>
        <w:t xml:space="preserve">,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w:t>
      </w:r>
    </w:p>
    <w:p w14:paraId="2783A2E4"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proofErr w:type="spellStart"/>
      <w:r w:rsidRPr="00CF16A5">
        <w:rPr>
          <w:rFonts w:ascii="Times New Roman" w:hAnsi="Times New Roman" w:cs="Times New Roman"/>
          <w:b/>
          <w:bCs/>
          <w:color w:val="auto"/>
        </w:rPr>
        <w:t>Pengetahuan</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Keuangan</w:t>
      </w:r>
      <w:proofErr w:type="spellEnd"/>
      <w:r w:rsidRPr="00CF16A5">
        <w:rPr>
          <w:rFonts w:ascii="Times New Roman" w:hAnsi="Times New Roman" w:cs="Times New Roman"/>
          <w:b/>
          <w:bCs/>
          <w:color w:val="auto"/>
        </w:rPr>
        <w:t xml:space="preserve"> (</w:t>
      </w:r>
      <w:r w:rsidRPr="00CF16A5">
        <w:rPr>
          <w:rFonts w:ascii="Times New Roman" w:hAnsi="Times New Roman" w:cs="Times New Roman"/>
          <w:b/>
          <w:bCs/>
          <w:i/>
          <w:iCs/>
          <w:color w:val="auto"/>
        </w:rPr>
        <w:t>Financial Knowledge</w:t>
      </w:r>
      <w:r w:rsidRPr="00CF16A5">
        <w:rPr>
          <w:rFonts w:ascii="Times New Roman" w:hAnsi="Times New Roman" w:cs="Times New Roman"/>
          <w:b/>
          <w:bCs/>
          <w:color w:val="auto"/>
        </w:rPr>
        <w:t>)</w:t>
      </w:r>
    </w:p>
    <w:p w14:paraId="000CBA8E" w14:textId="77777777" w:rsidR="00D36D50" w:rsidRPr="00CF16A5" w:rsidRDefault="00D36D50" w:rsidP="00D36D50">
      <w:pPr>
        <w:spacing w:after="0"/>
        <w:ind w:left="567" w:firstLine="567"/>
        <w:rPr>
          <w:rFonts w:cs="Times New Roman"/>
          <w:szCs w:val="24"/>
        </w:rPr>
      </w:pP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(FK) </w:t>
      </w:r>
      <w:proofErr w:type="spellStart"/>
      <w:r w:rsidRPr="00CF16A5">
        <w:rPr>
          <w:rFonts w:cs="Times New Roman"/>
          <w:szCs w:val="24"/>
        </w:rPr>
        <w:t>adalah</w:t>
      </w:r>
      <w:proofErr w:type="spellEnd"/>
      <w:r w:rsidRPr="00CF16A5">
        <w:rPr>
          <w:rFonts w:cs="Times New Roman"/>
          <w:szCs w:val="24"/>
        </w:rPr>
        <w:t xml:space="preserve"> </w:t>
      </w:r>
      <w:proofErr w:type="spellStart"/>
      <w:r w:rsidRPr="00CF16A5">
        <w:rPr>
          <w:rFonts w:cs="Times New Roman"/>
          <w:szCs w:val="24"/>
        </w:rPr>
        <w:t>pemahaman</w:t>
      </w:r>
      <w:proofErr w:type="spellEnd"/>
      <w:r w:rsidRPr="00CF16A5">
        <w:rPr>
          <w:rFonts w:cs="Times New Roman"/>
          <w:szCs w:val="24"/>
        </w:rPr>
        <w:t xml:space="preserve"> </w:t>
      </w:r>
      <w:proofErr w:type="spellStart"/>
      <w:r w:rsidRPr="00CF16A5">
        <w:rPr>
          <w:rFonts w:cs="Times New Roman"/>
          <w:szCs w:val="24"/>
        </w:rPr>
        <w:t>istilah</w:t>
      </w:r>
      <w:proofErr w:type="spellEnd"/>
      <w:r w:rsidRPr="00CF16A5">
        <w:rPr>
          <w:rFonts w:cs="Times New Roman"/>
          <w:szCs w:val="24"/>
        </w:rPr>
        <w:t xml:space="preserve"> dan </w:t>
      </w:r>
      <w:proofErr w:type="spellStart"/>
      <w:r w:rsidRPr="00CF16A5">
        <w:rPr>
          <w:rFonts w:cs="Times New Roman"/>
          <w:szCs w:val="24"/>
        </w:rPr>
        <w:t>konsep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diperlukan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digunakan</w:t>
      </w:r>
      <w:proofErr w:type="spellEnd"/>
      <w:r w:rsidRPr="00CF16A5">
        <w:rPr>
          <w:rFonts w:cs="Times New Roman"/>
          <w:szCs w:val="24"/>
        </w:rPr>
        <w:t xml:space="preserve"> </w:t>
      </w:r>
      <w:proofErr w:type="spellStart"/>
      <w:r w:rsidRPr="00CF16A5">
        <w:rPr>
          <w:rFonts w:cs="Times New Roman"/>
          <w:szCs w:val="24"/>
        </w:rPr>
        <w:t>sehari</w:t>
      </w:r>
      <w:proofErr w:type="spellEnd"/>
      <w:r w:rsidRPr="00CF16A5">
        <w:rPr>
          <w:rFonts w:cs="Times New Roman"/>
          <w:szCs w:val="24"/>
        </w:rPr>
        <w:t xml:space="preserve">- </w:t>
      </w:r>
      <w:proofErr w:type="spellStart"/>
      <w:r w:rsidRPr="00CF16A5">
        <w:rPr>
          <w:rFonts w:cs="Times New Roman"/>
          <w:szCs w:val="24"/>
        </w:rPr>
        <w:t>hari</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kehidupan</w:t>
      </w:r>
      <w:proofErr w:type="spellEnd"/>
      <w:r w:rsidRPr="00CF16A5">
        <w:rPr>
          <w:rFonts w:cs="Times New Roman"/>
          <w:szCs w:val="24"/>
        </w:rPr>
        <w:t xml:space="preserve"> </w:t>
      </w:r>
      <w:proofErr w:type="spellStart"/>
      <w:r w:rsidRPr="00CF16A5">
        <w:rPr>
          <w:rFonts w:cs="Times New Roman"/>
          <w:szCs w:val="24"/>
        </w:rPr>
        <w:t>bermasyarakat</w:t>
      </w:r>
      <w:proofErr w:type="spellEnd"/>
      <w:r w:rsidRPr="00CF16A5">
        <w:rPr>
          <w:rFonts w:cs="Times New Roman"/>
          <w:szCs w:val="24"/>
        </w:rPr>
        <w:t xml:space="preserve"> </w:t>
      </w:r>
      <w:proofErr w:type="spellStart"/>
      <w:r w:rsidRPr="00CF16A5">
        <w:rPr>
          <w:rFonts w:cs="Times New Roman"/>
          <w:szCs w:val="24"/>
        </w:rPr>
        <w:t>seperti</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inflasi</w:t>
      </w:r>
      <w:proofErr w:type="spellEnd"/>
      <w:r w:rsidRPr="00CF16A5">
        <w:rPr>
          <w:rFonts w:cs="Times New Roman"/>
          <w:szCs w:val="24"/>
        </w:rPr>
        <w:t xml:space="preserve">, </w:t>
      </w:r>
      <w:proofErr w:type="spellStart"/>
      <w:r w:rsidRPr="00CF16A5">
        <w:rPr>
          <w:rFonts w:cs="Times New Roman"/>
          <w:szCs w:val="24"/>
        </w:rPr>
        <w:t>tingkat</w:t>
      </w:r>
      <w:proofErr w:type="spellEnd"/>
      <w:r w:rsidRPr="00CF16A5">
        <w:rPr>
          <w:rFonts w:cs="Times New Roman"/>
          <w:szCs w:val="24"/>
        </w:rPr>
        <w:t xml:space="preserve"> </w:t>
      </w:r>
      <w:proofErr w:type="spellStart"/>
      <w:r w:rsidRPr="00CF16A5">
        <w:rPr>
          <w:rFonts w:cs="Times New Roman"/>
          <w:szCs w:val="24"/>
        </w:rPr>
        <w:t>pengembalian</w:t>
      </w:r>
      <w:proofErr w:type="spellEnd"/>
      <w:r w:rsidRPr="00CF16A5">
        <w:rPr>
          <w:rFonts w:cs="Times New Roman"/>
          <w:szCs w:val="24"/>
        </w:rPr>
        <w:t xml:space="preserve">, </w:t>
      </w:r>
      <w:proofErr w:type="spellStart"/>
      <w:r w:rsidRPr="00CF16A5">
        <w:rPr>
          <w:rFonts w:cs="Times New Roman"/>
          <w:szCs w:val="24"/>
        </w:rPr>
        <w:t>sarana</w:t>
      </w:r>
      <w:proofErr w:type="spellEnd"/>
      <w:r w:rsidRPr="00CF16A5">
        <w:rPr>
          <w:rFonts w:cs="Times New Roman"/>
          <w:szCs w:val="24"/>
        </w:rPr>
        <w:t xml:space="preserve"> </w:t>
      </w:r>
      <w:proofErr w:type="spellStart"/>
      <w:r w:rsidRPr="00CF16A5">
        <w:rPr>
          <w:rFonts w:cs="Times New Roman"/>
          <w:szCs w:val="24"/>
        </w:rPr>
        <w:t>investasi</w:t>
      </w:r>
      <w:proofErr w:type="spellEnd"/>
      <w:r w:rsidRPr="00CF16A5">
        <w:rPr>
          <w:rFonts w:cs="Times New Roman"/>
          <w:szCs w:val="24"/>
        </w:rPr>
        <w:t xml:space="preserve">, dan </w:t>
      </w:r>
      <w:proofErr w:type="spellStart"/>
      <w:r w:rsidRPr="00CF16A5">
        <w:rPr>
          <w:rFonts w:cs="Times New Roman"/>
          <w:szCs w:val="24"/>
        </w:rPr>
        <w:t>manajemen</w:t>
      </w:r>
      <w:proofErr w:type="spellEnd"/>
      <w:r w:rsidRPr="00CF16A5">
        <w:rPr>
          <w:rFonts w:cs="Times New Roman"/>
          <w:szCs w:val="24"/>
        </w:rPr>
        <w:t xml:space="preserve"> </w:t>
      </w:r>
      <w:proofErr w:type="spellStart"/>
      <w:r w:rsidRPr="00CF16A5">
        <w:rPr>
          <w:rFonts w:cs="Times New Roman"/>
          <w:szCs w:val="24"/>
        </w:rPr>
        <w:t>resiko</w:t>
      </w:r>
      <w:proofErr w:type="spellEnd"/>
      <w:r>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2018)","plainTextFormattedCitation":"(Wiharno, 2018)","previouslyFormattedCitation":"(Wiharno,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(Wiharno, 2018)</w:t>
      </w:r>
      <w:r w:rsidRPr="00CF16A5">
        <w:rPr>
          <w:rFonts w:cs="Times New Roman"/>
          <w:szCs w:val="24"/>
        </w:rPr>
        <w:fldChar w:fldCharType="end"/>
      </w:r>
      <w:r w:rsidRPr="00CF16A5">
        <w:rPr>
          <w:rFonts w:cs="Times New Roman"/>
          <w:szCs w:val="24"/>
        </w:rPr>
        <w:t xml:space="preserve">. </w:t>
      </w:r>
    </w:p>
    <w:p w14:paraId="035D9622" w14:textId="77777777" w:rsidR="00D36D50" w:rsidRPr="00CF16A5" w:rsidRDefault="00D36D50" w:rsidP="00D36D50">
      <w:pPr>
        <w:spacing w:after="0"/>
        <w:ind w:left="567" w:firstLine="567"/>
        <w:rPr>
          <w:rFonts w:cs="Times New Roman"/>
          <w:szCs w:val="24"/>
        </w:rPr>
      </w:pPr>
      <w:r w:rsidRPr="00CF16A5">
        <w:rPr>
          <w:rFonts w:cs="Times New Roman"/>
          <w:szCs w:val="24"/>
        </w:rPr>
        <w:t>“</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mengacu</w:t>
      </w:r>
      <w:proofErr w:type="spellEnd"/>
      <w:r w:rsidRPr="00CF16A5">
        <w:rPr>
          <w:rFonts w:cs="Times New Roman"/>
          <w:szCs w:val="24"/>
        </w:rPr>
        <w:t xml:space="preserve"> pada </w:t>
      </w:r>
      <w:proofErr w:type="spellStart"/>
      <w:r w:rsidRPr="00CF16A5">
        <w:rPr>
          <w:rFonts w:cs="Times New Roman"/>
          <w:szCs w:val="24"/>
        </w:rPr>
        <w:t>apa</w:t>
      </w:r>
      <w:proofErr w:type="spellEnd"/>
      <w:r w:rsidRPr="00CF16A5">
        <w:rPr>
          <w:rFonts w:cs="Times New Roman"/>
          <w:szCs w:val="24"/>
        </w:rPr>
        <w:t xml:space="preserve"> yang </w:t>
      </w:r>
      <w:proofErr w:type="spellStart"/>
      <w:r w:rsidRPr="00CF16A5">
        <w:rPr>
          <w:rFonts w:cs="Times New Roman"/>
          <w:szCs w:val="24"/>
        </w:rPr>
        <w:t>diketahui</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masalah</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pribadi</w:t>
      </w:r>
      <w:proofErr w:type="spellEnd"/>
      <w:r w:rsidRPr="00CF16A5">
        <w:rPr>
          <w:rFonts w:cs="Times New Roman"/>
          <w:szCs w:val="24"/>
        </w:rPr>
        <w:t xml:space="preserve">, yang </w:t>
      </w:r>
      <w:proofErr w:type="spellStart"/>
      <w:r w:rsidRPr="00CF16A5">
        <w:rPr>
          <w:rFonts w:cs="Times New Roman"/>
          <w:szCs w:val="24"/>
        </w:rPr>
        <w:t>diukur</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tingkat</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mereka</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berbagai</w:t>
      </w:r>
      <w:proofErr w:type="spellEnd"/>
      <w:r w:rsidRPr="00CF16A5">
        <w:rPr>
          <w:rFonts w:cs="Times New Roman"/>
          <w:szCs w:val="24"/>
        </w:rPr>
        <w:t xml:space="preserve"> </w:t>
      </w:r>
      <w:proofErr w:type="spellStart"/>
      <w:r w:rsidRPr="00CF16A5">
        <w:rPr>
          <w:rFonts w:cs="Times New Roman"/>
          <w:szCs w:val="24"/>
        </w:rPr>
        <w:t>konsep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pribadi</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hanya</w:t>
      </w:r>
      <w:proofErr w:type="spellEnd"/>
      <w:r w:rsidRPr="00CF16A5">
        <w:rPr>
          <w:rFonts w:cs="Times New Roman"/>
          <w:szCs w:val="24"/>
        </w:rPr>
        <w:t xml:space="preserve"> </w:t>
      </w:r>
      <w:proofErr w:type="spellStart"/>
      <w:r w:rsidRPr="00CF16A5">
        <w:rPr>
          <w:rFonts w:cs="Times New Roman"/>
          <w:szCs w:val="24"/>
        </w:rPr>
        <w:t>membantu</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menggunakan</w:t>
      </w:r>
      <w:proofErr w:type="spellEnd"/>
      <w:r w:rsidRPr="00CF16A5">
        <w:rPr>
          <w:rFonts w:cs="Times New Roman"/>
          <w:szCs w:val="24"/>
        </w:rPr>
        <w:t xml:space="preserve"> </w:t>
      </w:r>
      <w:proofErr w:type="spellStart"/>
      <w:r w:rsidRPr="00CF16A5">
        <w:rPr>
          <w:rFonts w:cs="Times New Roman"/>
          <w:szCs w:val="24"/>
        </w:rPr>
        <w:t>uang</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bijak</w:t>
      </w:r>
      <w:proofErr w:type="spellEnd"/>
      <w:r w:rsidRPr="00CF16A5">
        <w:rPr>
          <w:rFonts w:cs="Times New Roman"/>
          <w:szCs w:val="24"/>
        </w:rPr>
        <w:t>,</w:t>
      </w:r>
      <w:r>
        <w:rPr>
          <w:rFonts w:cs="Times New Roman"/>
          <w:szCs w:val="24"/>
        </w:rPr>
        <w:t xml:space="preserve"> </w:t>
      </w:r>
      <w:proofErr w:type="spellStart"/>
      <w:r>
        <w:rPr>
          <w:rFonts w:cs="Times New Roman"/>
          <w:szCs w:val="24"/>
        </w:rPr>
        <w:t>tetapi</w:t>
      </w:r>
      <w:proofErr w:type="spellEnd"/>
      <w:r>
        <w:rPr>
          <w:rFonts w:cs="Times New Roman"/>
          <w:szCs w:val="24"/>
        </w:rPr>
        <w:t xml:space="preserve"> </w:t>
      </w:r>
      <w:proofErr w:type="spellStart"/>
      <w:r>
        <w:rPr>
          <w:rFonts w:cs="Times New Roman"/>
          <w:szCs w:val="24"/>
        </w:rPr>
        <w:t>membantu</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yang </w:t>
      </w:r>
      <w:proofErr w:type="spellStart"/>
      <w:r w:rsidRPr="00CF16A5">
        <w:rPr>
          <w:rFonts w:cs="Times New Roman"/>
          <w:szCs w:val="24"/>
        </w:rPr>
        <w:t>sering</w:t>
      </w:r>
      <w:proofErr w:type="spellEnd"/>
      <w:r w:rsidRPr="00CF16A5">
        <w:rPr>
          <w:rFonts w:cs="Times New Roman"/>
          <w:szCs w:val="24"/>
        </w:rPr>
        <w:t xml:space="preserve"> </w:t>
      </w:r>
      <w:proofErr w:type="spellStart"/>
      <w:r w:rsidRPr="00CF16A5">
        <w:rPr>
          <w:rFonts w:cs="Times New Roman"/>
          <w:szCs w:val="24"/>
        </w:rPr>
        <w:t>dihadapkan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situasi</w:t>
      </w:r>
      <w:proofErr w:type="spellEnd"/>
      <w:r w:rsidRPr="00CF16A5">
        <w:rPr>
          <w:rFonts w:cs="Times New Roman"/>
          <w:szCs w:val="24"/>
        </w:rPr>
        <w:t xml:space="preserve"> </w:t>
      </w:r>
      <w:r w:rsidRPr="00CF16A5">
        <w:rPr>
          <w:rFonts w:cs="Times New Roman"/>
          <w:i/>
          <w:iCs/>
          <w:szCs w:val="24"/>
        </w:rPr>
        <w:t>trade-off</w:t>
      </w:r>
      <w:r w:rsidRPr="00CF16A5">
        <w:rPr>
          <w:rFonts w:cs="Times New Roman"/>
          <w:szCs w:val="24"/>
        </w:rPr>
        <w:t xml:space="preserve"> </w:t>
      </w:r>
      <w:proofErr w:type="spellStart"/>
      <w:r w:rsidRPr="00CF16A5">
        <w:rPr>
          <w:rFonts w:cs="Times New Roman"/>
          <w:szCs w:val="24"/>
        </w:rPr>
        <w:t>dimana</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lastRenderedPageBreak/>
        <w:t>dipaksa</w:t>
      </w:r>
      <w:proofErr w:type="spellEnd"/>
      <w:r w:rsidRPr="00CF16A5">
        <w:rPr>
          <w:rFonts w:cs="Times New Roman"/>
          <w:szCs w:val="24"/>
        </w:rPr>
        <w:t xml:space="preserve"> </w:t>
      </w:r>
      <w:proofErr w:type="spellStart"/>
      <w:r w:rsidRPr="00CF16A5">
        <w:rPr>
          <w:rFonts w:cs="Times New Roman"/>
          <w:szCs w:val="24"/>
        </w:rPr>
        <w:t>keadaan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mengorbankan</w:t>
      </w:r>
      <w:proofErr w:type="spellEnd"/>
      <w:r w:rsidRPr="00CF16A5">
        <w:rPr>
          <w:rFonts w:cs="Times New Roman"/>
          <w:szCs w:val="24"/>
        </w:rPr>
        <w:t xml:space="preserve"> </w:t>
      </w:r>
      <w:proofErr w:type="spellStart"/>
      <w:r w:rsidRPr="00CF16A5">
        <w:rPr>
          <w:rFonts w:cs="Times New Roman"/>
          <w:szCs w:val="24"/>
        </w:rPr>
        <w:t>kepentingan</w:t>
      </w:r>
      <w:proofErr w:type="spellEnd"/>
      <w:r w:rsidRPr="00CF16A5">
        <w:rPr>
          <w:rFonts w:cs="Times New Roman"/>
          <w:szCs w:val="24"/>
        </w:rPr>
        <w:t xml:space="preserve"> </w:t>
      </w:r>
      <w:proofErr w:type="spellStart"/>
      <w:r w:rsidRPr="00CF16A5">
        <w:rPr>
          <w:rFonts w:cs="Times New Roman"/>
          <w:szCs w:val="24"/>
        </w:rPr>
        <w:t>seseorang</w:t>
      </w:r>
      <w:proofErr w:type="spellEnd"/>
      <w:r w:rsidRPr="00CF16A5">
        <w:rPr>
          <w:rFonts w:cs="Times New Roman"/>
          <w:szCs w:val="24"/>
        </w:rPr>
        <w:t xml:space="preserve"> demi </w:t>
      </w:r>
      <w:proofErr w:type="spellStart"/>
      <w:r w:rsidRPr="00CF16A5">
        <w:rPr>
          <w:rFonts w:cs="Times New Roman"/>
          <w:szCs w:val="24"/>
        </w:rPr>
        <w:t>kepentingan</w:t>
      </w:r>
      <w:proofErr w:type="spellEnd"/>
      <w:r w:rsidRPr="00CF16A5">
        <w:rPr>
          <w:rFonts w:cs="Times New Roman"/>
          <w:szCs w:val="24"/>
        </w:rPr>
        <w:t xml:space="preserve"> orang lain.” </w:t>
      </w:r>
      <w:r w:rsidRPr="00CF16A5">
        <w:rPr>
          <w:rFonts w:cs="Times New Roman"/>
          <w:szCs w:val="24"/>
        </w:rPr>
        <w:fldChar w:fldCharType="begin" w:fldLock="1"/>
      </w:r>
      <w:r w:rsidRPr="00CF16A5">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2019)","plainTextFormattedCitation":"(Pradiningtyas &amp; Lukiastuti, 2019)","previouslyFormattedCitation":"(Pradiningtyas &amp; Lukiastuti,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(Pradiningtyas &amp; Lukiastuti, 2019)</w:t>
      </w:r>
      <w:r w:rsidRPr="00CF16A5">
        <w:rPr>
          <w:rFonts w:cs="Times New Roman"/>
          <w:szCs w:val="24"/>
        </w:rPr>
        <w:fldChar w:fldCharType="end"/>
      </w:r>
      <w:r w:rsidRPr="00CF16A5">
        <w:rPr>
          <w:rFonts w:cs="Times New Roman"/>
          <w:szCs w:val="24"/>
        </w:rPr>
        <w:t>.</w:t>
      </w:r>
    </w:p>
    <w:p w14:paraId="385540D7" w14:textId="77777777" w:rsidR="00D36D50" w:rsidRPr="00CF16A5" w:rsidRDefault="00D36D50" w:rsidP="00D36D50">
      <w:pPr>
        <w:spacing w:after="0"/>
        <w:ind w:left="567" w:firstLine="567"/>
        <w:rPr>
          <w:rFonts w:cs="Times New Roman"/>
          <w:szCs w:val="24"/>
        </w:rPr>
      </w:pPr>
      <w:proofErr w:type="spellStart"/>
      <w:r w:rsidRPr="00CF16A5">
        <w:rPr>
          <w:rFonts w:cs="Times New Roman"/>
          <w:szCs w:val="24"/>
        </w:rPr>
        <w:t>Seorang</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tingkat</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tinggi</w:t>
      </w:r>
      <w:proofErr w:type="spellEnd"/>
      <w:r w:rsidRPr="00CF16A5">
        <w:rPr>
          <w:rFonts w:cs="Times New Roman"/>
          <w:szCs w:val="24"/>
        </w:rPr>
        <w:t xml:space="preserve"> </w:t>
      </w:r>
      <w:proofErr w:type="spellStart"/>
      <w:r w:rsidRPr="00CF16A5">
        <w:rPr>
          <w:rFonts w:cs="Times New Roman"/>
          <w:szCs w:val="24"/>
        </w:rPr>
        <w:t>mungkin</w:t>
      </w:r>
      <w:proofErr w:type="spellEnd"/>
      <w:r w:rsidRPr="00CF16A5">
        <w:rPr>
          <w:rFonts w:cs="Times New Roman"/>
          <w:szCs w:val="24"/>
        </w:rPr>
        <w:t xml:space="preserve">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selalu</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persepsi</w:t>
      </w:r>
      <w:proofErr w:type="spellEnd"/>
      <w:r w:rsidRPr="00CF16A5">
        <w:rPr>
          <w:rFonts w:cs="Times New Roman"/>
          <w:szCs w:val="24"/>
        </w:rPr>
        <w:t xml:space="preserve"> </w:t>
      </w:r>
      <w:proofErr w:type="spellStart"/>
      <w:r w:rsidRPr="00CF16A5">
        <w:rPr>
          <w:rFonts w:cs="Times New Roman"/>
          <w:szCs w:val="24"/>
        </w:rPr>
        <w:t>diri</w:t>
      </w:r>
      <w:proofErr w:type="spellEnd"/>
      <w:r w:rsidRPr="00CF16A5">
        <w:rPr>
          <w:rFonts w:cs="Times New Roman"/>
          <w:szCs w:val="24"/>
        </w:rPr>
        <w:t xml:space="preserve"> yang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tingkat</w:t>
      </w:r>
      <w:proofErr w:type="spellEnd"/>
      <w:r w:rsidRPr="00CF16A5">
        <w:rPr>
          <w:rFonts w:cs="Times New Roman"/>
          <w:szCs w:val="24"/>
        </w:rPr>
        <w:t xml:space="preserve"> </w:t>
      </w:r>
      <w:proofErr w:type="spellStart"/>
      <w:r w:rsidRPr="00CF16A5">
        <w:rPr>
          <w:rFonts w:cs="Times New Roman"/>
          <w:szCs w:val="24"/>
        </w:rPr>
        <w:t>pengetahuannya</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mereka</w:t>
      </w:r>
      <w:proofErr w:type="spellEnd"/>
      <w:r w:rsidRPr="00CF16A5">
        <w:rPr>
          <w:rFonts w:cs="Times New Roman"/>
          <w:szCs w:val="24"/>
        </w:rPr>
        <w:t xml:space="preserve">. </w:t>
      </w:r>
      <w:proofErr w:type="spellStart"/>
      <w:r w:rsidRPr="00CF16A5">
        <w:rPr>
          <w:rFonts w:cs="Times New Roman"/>
          <w:szCs w:val="24"/>
        </w:rPr>
        <w:t>Namun</w:t>
      </w:r>
      <w:proofErr w:type="spellEnd"/>
      <w:r w:rsidRPr="00CF16A5">
        <w:rPr>
          <w:rFonts w:cs="Times New Roman"/>
          <w:szCs w:val="24"/>
        </w:rPr>
        <w:t xml:space="preserve"> </w:t>
      </w:r>
      <w:proofErr w:type="spellStart"/>
      <w:r w:rsidRPr="00CF16A5">
        <w:rPr>
          <w:rFonts w:cs="Times New Roman"/>
          <w:szCs w:val="24"/>
        </w:rPr>
        <w:t>dilain</w:t>
      </w:r>
      <w:proofErr w:type="spellEnd"/>
      <w:r w:rsidRPr="00CF16A5">
        <w:rPr>
          <w:rFonts w:cs="Times New Roman"/>
          <w:szCs w:val="24"/>
        </w:rPr>
        <w:t xml:space="preserve"> </w:t>
      </w:r>
      <w:proofErr w:type="spellStart"/>
      <w:r w:rsidRPr="00CF16A5">
        <w:rPr>
          <w:rFonts w:cs="Times New Roman"/>
          <w:szCs w:val="24"/>
        </w:rPr>
        <w:t>sisi</w:t>
      </w:r>
      <w:proofErr w:type="spellEnd"/>
      <w:r>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adanya</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mempengaruhi</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seperti</w:t>
      </w:r>
      <w:proofErr w:type="spellEnd"/>
      <w:r w:rsidRPr="00CF16A5">
        <w:rPr>
          <w:rFonts w:cs="Times New Roman"/>
          <w:szCs w:val="24"/>
        </w:rPr>
        <w:t xml:space="preserve"> </w:t>
      </w:r>
      <w:proofErr w:type="spellStart"/>
      <w:r w:rsidRPr="00CF16A5">
        <w:rPr>
          <w:rFonts w:cs="Times New Roman"/>
          <w:szCs w:val="24"/>
        </w:rPr>
        <w:t>membayar</w:t>
      </w:r>
      <w:proofErr w:type="spellEnd"/>
      <w:r w:rsidRPr="00CF16A5">
        <w:rPr>
          <w:rFonts w:cs="Times New Roman"/>
          <w:szCs w:val="24"/>
        </w:rPr>
        <w:t xml:space="preserve"> </w:t>
      </w:r>
      <w:proofErr w:type="spellStart"/>
      <w:r w:rsidRPr="00CF16A5">
        <w:rPr>
          <w:rFonts w:cs="Times New Roman"/>
          <w:szCs w:val="24"/>
        </w:rPr>
        <w:t>tagihan</w:t>
      </w:r>
      <w:proofErr w:type="spellEnd"/>
      <w:r w:rsidRPr="00CF16A5">
        <w:rPr>
          <w:rFonts w:cs="Times New Roman"/>
          <w:szCs w:val="24"/>
        </w:rPr>
        <w:t xml:space="preserve"> </w:t>
      </w:r>
      <w:proofErr w:type="spellStart"/>
      <w:r w:rsidRPr="00CF16A5">
        <w:rPr>
          <w:rFonts w:cs="Times New Roman"/>
          <w:szCs w:val="24"/>
        </w:rPr>
        <w:t>tepat</w:t>
      </w:r>
      <w:proofErr w:type="spellEnd"/>
      <w:r w:rsidRPr="00CF16A5">
        <w:rPr>
          <w:rFonts w:cs="Times New Roman"/>
          <w:szCs w:val="24"/>
        </w:rPr>
        <w:t xml:space="preserve"> </w:t>
      </w:r>
      <w:proofErr w:type="spellStart"/>
      <w:r w:rsidRPr="00CF16A5">
        <w:rPr>
          <w:rFonts w:cs="Times New Roman"/>
          <w:szCs w:val="24"/>
        </w:rPr>
        <w:t>waktu</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tabungan</w:t>
      </w:r>
      <w:proofErr w:type="spellEnd"/>
      <w:r w:rsidRPr="00CF16A5">
        <w:rPr>
          <w:rFonts w:cs="Times New Roman"/>
          <w:szCs w:val="24"/>
        </w:rPr>
        <w:t xml:space="preserve"> dan </w:t>
      </w:r>
      <w:proofErr w:type="spellStart"/>
      <w:r w:rsidRPr="00CF16A5">
        <w:rPr>
          <w:rFonts w:cs="Times New Roman"/>
          <w:szCs w:val="24"/>
        </w:rPr>
        <w:t>investasi</w:t>
      </w:r>
      <w:proofErr w:type="spellEnd"/>
      <w:r w:rsidRPr="00CF16A5">
        <w:rPr>
          <w:rFonts w:cs="Times New Roman"/>
          <w:szCs w:val="24"/>
        </w:rPr>
        <w:t xml:space="preserve">, </w:t>
      </w:r>
      <w:proofErr w:type="spellStart"/>
      <w:r w:rsidRPr="00CF16A5">
        <w:rPr>
          <w:rFonts w:cs="Times New Roman"/>
          <w:szCs w:val="24"/>
        </w:rPr>
        <w:t>kemampuan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mengelola</w:t>
      </w:r>
      <w:proofErr w:type="spellEnd"/>
      <w:r w:rsidRPr="00CF16A5">
        <w:rPr>
          <w:rFonts w:cs="Times New Roman"/>
          <w:szCs w:val="24"/>
        </w:rPr>
        <w:t xml:space="preserve"> </w:t>
      </w:r>
      <w:proofErr w:type="spellStart"/>
      <w:r w:rsidRPr="00CF16A5">
        <w:rPr>
          <w:rFonts w:cs="Times New Roman"/>
          <w:szCs w:val="24"/>
        </w:rPr>
        <w:t>kartu</w:t>
      </w:r>
      <w:proofErr w:type="spellEnd"/>
      <w:r w:rsidRPr="00CF16A5">
        <w:rPr>
          <w:rFonts w:cs="Times New Roman"/>
          <w:szCs w:val="24"/>
        </w:rPr>
        <w:t xml:space="preserve"> </w:t>
      </w:r>
      <w:proofErr w:type="spellStart"/>
      <w:r w:rsidRPr="00CF16A5">
        <w:rPr>
          <w:rFonts w:cs="Times New Roman"/>
          <w:szCs w:val="24"/>
        </w:rPr>
        <w:t>kredit</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bijak</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rencana</w:t>
      </w:r>
      <w:proofErr w:type="spellEnd"/>
      <w:r w:rsidRPr="00CF16A5">
        <w:rPr>
          <w:rFonts w:cs="Times New Roman"/>
          <w:szCs w:val="24"/>
        </w:rPr>
        <w:t xml:space="preserve"> </w:t>
      </w:r>
      <w:proofErr w:type="spellStart"/>
      <w:r w:rsidRPr="00CF16A5">
        <w:rPr>
          <w:rFonts w:cs="Times New Roman"/>
          <w:szCs w:val="24"/>
        </w:rPr>
        <w:t>pensiun</w:t>
      </w:r>
      <w:proofErr w:type="spellEnd"/>
      <w:r w:rsidRPr="00CF16A5">
        <w:rPr>
          <w:rFonts w:cs="Times New Roman"/>
          <w:szCs w:val="24"/>
        </w:rPr>
        <w:t xml:space="preserve"> yang </w:t>
      </w:r>
      <w:proofErr w:type="spellStart"/>
      <w:r w:rsidRPr="00CF16A5">
        <w:rPr>
          <w:rFonts w:cs="Times New Roman"/>
          <w:szCs w:val="24"/>
        </w:rPr>
        <w:t>tepat</w:t>
      </w:r>
      <w:proofErr w:type="spellEnd"/>
      <w:r w:rsidRPr="00CF16A5">
        <w:rPr>
          <w:rFonts w:cs="Times New Roman"/>
          <w:szCs w:val="24"/>
        </w:rPr>
        <w:t xml:space="preserve">, </w:t>
      </w:r>
      <w:proofErr w:type="spellStart"/>
      <w:r w:rsidRPr="00CF16A5">
        <w:rPr>
          <w:rFonts w:cs="Times New Roman"/>
          <w:szCs w:val="24"/>
        </w:rPr>
        <w:t>partisipasi</w:t>
      </w:r>
      <w:proofErr w:type="spellEnd"/>
      <w:r w:rsidRPr="00CF16A5">
        <w:rPr>
          <w:rFonts w:cs="Times New Roman"/>
          <w:szCs w:val="24"/>
        </w:rPr>
        <w:t xml:space="preserve"> yang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besar</w:t>
      </w:r>
      <w:proofErr w:type="spellEnd"/>
      <w:r w:rsidRPr="00CF16A5">
        <w:rPr>
          <w:rFonts w:cs="Times New Roman"/>
          <w:szCs w:val="24"/>
        </w:rPr>
        <w:t xml:space="preserve"> di pasar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diversifikasi</w:t>
      </w:r>
      <w:proofErr w:type="spellEnd"/>
      <w:r w:rsidRPr="00CF16A5">
        <w:rPr>
          <w:rFonts w:cs="Times New Roman"/>
          <w:szCs w:val="24"/>
        </w:rPr>
        <w:t xml:space="preserve"> yang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baik</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2018)","plainTextFormattedCitation":"(Lajuni et al., 2018)","previouslyFormattedCitation":"(Lajuni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(Lajuni et al., 2018)</w:t>
      </w:r>
      <w:r w:rsidRPr="00CF16A5">
        <w:rPr>
          <w:rFonts w:cs="Times New Roman"/>
          <w:szCs w:val="24"/>
        </w:rPr>
        <w:fldChar w:fldCharType="end"/>
      </w:r>
      <w:r w:rsidRPr="00CF16A5">
        <w:rPr>
          <w:rFonts w:cs="Times New Roman"/>
          <w:szCs w:val="24"/>
        </w:rPr>
        <w:t>.</w:t>
      </w:r>
    </w:p>
    <w:p w14:paraId="39A538DD"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proofErr w:type="spellStart"/>
      <w:r w:rsidRPr="00CF16A5">
        <w:rPr>
          <w:rFonts w:ascii="Times New Roman" w:hAnsi="Times New Roman" w:cs="Times New Roman"/>
          <w:b/>
          <w:bCs/>
          <w:color w:val="auto"/>
        </w:rPr>
        <w:t>Perilaku</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Keuangan</w:t>
      </w:r>
      <w:proofErr w:type="spellEnd"/>
      <w:r w:rsidRPr="00CF16A5">
        <w:rPr>
          <w:rFonts w:ascii="Times New Roman" w:hAnsi="Times New Roman" w:cs="Times New Roman"/>
          <w:b/>
          <w:bCs/>
          <w:color w:val="auto"/>
        </w:rPr>
        <w:t xml:space="preserve"> (</w:t>
      </w:r>
      <w:r w:rsidRPr="00CF16A5">
        <w:rPr>
          <w:rFonts w:ascii="Times New Roman" w:hAnsi="Times New Roman" w:cs="Times New Roman"/>
          <w:b/>
          <w:bCs/>
          <w:i/>
          <w:iCs/>
          <w:color w:val="auto"/>
        </w:rPr>
        <w:t>Financial Behavior</w:t>
      </w:r>
      <w:r w:rsidRPr="00CF16A5">
        <w:rPr>
          <w:rFonts w:ascii="Times New Roman" w:hAnsi="Times New Roman" w:cs="Times New Roman"/>
          <w:b/>
          <w:bCs/>
          <w:color w:val="auto"/>
        </w:rPr>
        <w:t>)</w:t>
      </w:r>
    </w:p>
    <w:p w14:paraId="128345DD" w14:textId="77777777" w:rsidR="00D36D50" w:rsidRPr="00CF16A5" w:rsidRDefault="00D36D50" w:rsidP="00D36D50">
      <w:pPr>
        <w:spacing w:after="0"/>
        <w:ind w:left="567" w:firstLine="567"/>
        <w:rPr>
          <w:rFonts w:cs="Times New Roman"/>
          <w:szCs w:val="24"/>
        </w:rPr>
      </w:pPr>
      <w:proofErr w:type="spellStart"/>
      <w:r w:rsidRPr="00CF16A5">
        <w:rPr>
          <w:rFonts w:cs="Times New Roman"/>
          <w:szCs w:val="24"/>
        </w:rPr>
        <w:t>Menurut</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{"citationItems":[{"id":"ITEM-1","itemData":{"DOI":"10.1016/j.joep.2016.04.005","ISSN":"01674870","abstract":"Financial knowledge is an important but insufficient driver of responsible financial behavior. Having a positive evaluation of oneself may also be essential for individuals to initiate and persist with the daunting process of financial management. In this study, we distinguish subjective financial knowledge from objective financial knowledge, and we propose that self-esteem relates to financial behavior both directly as well as indirectly through subjective financial knowledge. Results based on a nationally representative dataset of U.S. adults suggest that self-esteem significantly relates to individual financial behavior after controlling for financial knowledge and other socioeconomic factors. The association between self-esteem and financial behavior could be both direct and indirect through subjective financial knowledge. These findings highlight the importance of psychological traits such as self-esteem in explaining financial behavior difference. Its implications are discussed.","author":[{"dropping-particle":"","family":"Tang","given":"Ning","non-dropping-particle":"","parse-names":false,"suffix":""},{"dropping-particle":"","family":"Baker","given":"Andrew","non-dropping-particle":"","parse-names":false,"suffix":""}],"container-title":"Journal of Economic Psychology","id":"ITEM-1","issued":{"date-parts":[["2016"]]},"page":"164-176","publisher":"Elsevier B.V.","title":"Self-esteem, Financial Knowledge and Financial Behavior","type":"article-journal","volume":"54"},"uris":["http://www.mendeley.com/documents/?uuid=0f175d9e-16c5-4f77-a6dd-b2d658a1450c"]}],"mendeley":{"formattedCitation":"(Tang &amp; Baker, 2016)","manualFormatting":"Tang &amp; Baker (2016)","plainTextFormattedCitation":"(Tang &amp; Baker, 2016)","previouslyFormattedCitation":"(Tang &amp; Baker, 2016)"},"properties":{"noteIndex":0},"schema":"https://github.com/citation-style-language/schema/raw/master/csl-citation.json"}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Tang &amp; Baker (2016)</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evaluasi</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diri</w:t>
      </w:r>
      <w:proofErr w:type="spellEnd"/>
      <w:r w:rsidRPr="00CF16A5">
        <w:rPr>
          <w:rFonts w:cs="Times New Roman"/>
          <w:szCs w:val="24"/>
        </w:rPr>
        <w:t xml:space="preserve"> </w:t>
      </w:r>
      <w:proofErr w:type="spellStart"/>
      <w:r w:rsidRPr="00CF16A5">
        <w:rPr>
          <w:rFonts w:cs="Times New Roman"/>
          <w:szCs w:val="24"/>
        </w:rPr>
        <w:t>sendiri</w:t>
      </w:r>
      <w:proofErr w:type="spellEnd"/>
      <w:r w:rsidRPr="00CF16A5">
        <w:rPr>
          <w:rFonts w:cs="Times New Roman"/>
          <w:szCs w:val="24"/>
        </w:rPr>
        <w:t xml:space="preserve"> </w:t>
      </w:r>
      <w:proofErr w:type="spellStart"/>
      <w:r w:rsidRPr="00CF16A5">
        <w:rPr>
          <w:rFonts w:cs="Times New Roman"/>
          <w:szCs w:val="24"/>
        </w:rPr>
        <w:t>mungkin</w:t>
      </w:r>
      <w:proofErr w:type="spellEnd"/>
      <w:r w:rsidRPr="00CF16A5">
        <w:rPr>
          <w:rFonts w:cs="Times New Roman"/>
          <w:szCs w:val="24"/>
        </w:rPr>
        <w:t xml:space="preserve"> juga </w:t>
      </w:r>
      <w:proofErr w:type="spellStart"/>
      <w:r w:rsidRPr="00CF16A5">
        <w:rPr>
          <w:rFonts w:cs="Times New Roman"/>
          <w:szCs w:val="24"/>
        </w:rPr>
        <w:t>penting</w:t>
      </w:r>
      <w:proofErr w:type="spellEnd"/>
      <w:r w:rsidRPr="00CF16A5">
        <w:rPr>
          <w:rFonts w:cs="Times New Roman"/>
          <w:szCs w:val="24"/>
        </w:rPr>
        <w:t xml:space="preserve"> </w:t>
      </w:r>
      <w:proofErr w:type="spellStart"/>
      <w:r w:rsidRPr="00CF16A5">
        <w:rPr>
          <w:rFonts w:cs="Times New Roman"/>
          <w:szCs w:val="24"/>
        </w:rPr>
        <w:t>bagi</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memulai</w:t>
      </w:r>
      <w:proofErr w:type="spellEnd"/>
      <w:r w:rsidRPr="00CF16A5">
        <w:rPr>
          <w:rFonts w:cs="Times New Roman"/>
          <w:szCs w:val="24"/>
        </w:rPr>
        <w:t xml:space="preserve"> dan </w:t>
      </w:r>
      <w:proofErr w:type="spellStart"/>
      <w:r w:rsidRPr="00CF16A5">
        <w:rPr>
          <w:rFonts w:cs="Times New Roman"/>
          <w:szCs w:val="24"/>
        </w:rPr>
        <w:t>bertahan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proses </w:t>
      </w:r>
      <w:proofErr w:type="spellStart"/>
      <w:r w:rsidRPr="00CF16A5">
        <w:rPr>
          <w:rFonts w:cs="Times New Roman"/>
          <w:szCs w:val="24"/>
        </w:rPr>
        <w:t>manajemen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menakutkan</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memang</w:t>
      </w:r>
      <w:proofErr w:type="spellEnd"/>
      <w:r w:rsidRPr="00CF16A5">
        <w:rPr>
          <w:rFonts w:cs="Times New Roman"/>
          <w:szCs w:val="24"/>
        </w:rPr>
        <w:t xml:space="preserve"> </w:t>
      </w:r>
      <w:proofErr w:type="spellStart"/>
      <w:r w:rsidRPr="00CF16A5">
        <w:rPr>
          <w:rFonts w:cs="Times New Roman"/>
          <w:szCs w:val="24"/>
        </w:rPr>
        <w:t>penting</w:t>
      </w:r>
      <w:proofErr w:type="spellEnd"/>
      <w:r w:rsidRPr="00CF16A5">
        <w:rPr>
          <w:rFonts w:cs="Times New Roman"/>
          <w:szCs w:val="24"/>
        </w:rPr>
        <w:t xml:space="preserve"> </w:t>
      </w:r>
      <w:proofErr w:type="spellStart"/>
      <w:r w:rsidRPr="00CF16A5">
        <w:rPr>
          <w:rFonts w:cs="Times New Roman"/>
          <w:szCs w:val="24"/>
        </w:rPr>
        <w:t>tapi</w:t>
      </w:r>
      <w:proofErr w:type="spellEnd"/>
      <w:r w:rsidRPr="00CF16A5">
        <w:rPr>
          <w:rFonts w:cs="Times New Roman"/>
          <w:szCs w:val="24"/>
        </w:rPr>
        <w:t xml:space="preserve">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mencukupi</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menghasilkan</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baik</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bukunya</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{"citationItems":[{"id":"ITEM-1","itemData":{"abstract":"“Financial Behavior: An Overview” is the introduction chapter for the book Financial Behavior: Players, Services, Products, and Markets edited by H. Kent Baker, Greg Filbeck, and Victor Ricciardi. The book provides a synthesis of the theoretical and empirical literature on the financial behavior of major stakeholders, financial services, investment products, and financial markets. The book offers a different way of looking at financial and emotional well-being and processing beliefs, emotions, and behaviors related to money. It presents important insights about cognitive and emotional biases that influence various financial decision-makers, services, products, and markets. The chapter also provides an overview of the emerging research topics covered in Financial Behavior and the abstract descriptions for the remaining 29 chapters of the book by 50 contributors.","author":[{"dropping-particle":"","family":"Baker","given":"H. Kent","non-dropping-particle":"","parse-names":false,"suffix":""},{"dropping-particle":"","family":"Filbeck","given":"Greg","non-dropping-particle":"","parse-names":false,"suffix":""},{"dropping-particle":"","family":"Ricciardi","given":"Victor","non-dropping-particle":"","parse-names":false,"suffix":""}],"chapter-number":"Chapter 1:","id":"ITEM-1","issued":{"date-parts":[["2017"]]},"publisher":"Oxford University Press","title":"Financial Behavior: Players, Services, Products, and Markets","type":"chapter"},"uris":["http://www.mendeley.com/documents/?uuid=b33e6a84-4348-4229-8520-bd40e2716344"]}],"mendeley":{"formattedCitation":"(Baker et al., 2017)","manualFormatting":"Baker et al. (2017)","plainTextFormattedCitation":"(Baker et al., 2017)","previouslyFormattedCitation":"(Baker et al., 2017)"},"properties":{"noteIndex":0},"schema":"https://github.com/citation-style-language/schema/raw/master/csl-citation.json"}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Baker et al. (2017)</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menuliskan</w:t>
      </w:r>
      <w:proofErr w:type="spellEnd"/>
      <w:r w:rsidRPr="00CF16A5">
        <w:rPr>
          <w:rFonts w:cs="Times New Roman"/>
          <w:szCs w:val="24"/>
        </w:rPr>
        <w:t xml:space="preserve"> </w:t>
      </w:r>
      <w:proofErr w:type="spellStart"/>
      <w:r w:rsidRPr="00CF16A5">
        <w:rPr>
          <w:rFonts w:cs="Times New Roman"/>
          <w:szCs w:val="24"/>
        </w:rPr>
        <w:t>adanya</w:t>
      </w:r>
      <w:proofErr w:type="spellEnd"/>
      <w:r w:rsidRPr="00CF16A5">
        <w:rPr>
          <w:rFonts w:cs="Times New Roman"/>
          <w:szCs w:val="24"/>
        </w:rPr>
        <w:t xml:space="preserve"> </w:t>
      </w:r>
      <w:proofErr w:type="spellStart"/>
      <w:r w:rsidRPr="00CF16A5">
        <w:rPr>
          <w:rFonts w:cs="Times New Roman"/>
          <w:szCs w:val="24"/>
        </w:rPr>
        <w:t>hubungan</w:t>
      </w:r>
      <w:proofErr w:type="spellEnd"/>
      <w:r w:rsidRPr="00CF16A5">
        <w:rPr>
          <w:rFonts w:cs="Times New Roman"/>
          <w:szCs w:val="24"/>
        </w:rPr>
        <w:t xml:space="preserve"> </w:t>
      </w:r>
      <w:proofErr w:type="spellStart"/>
      <w:r w:rsidRPr="00CF16A5">
        <w:rPr>
          <w:rFonts w:cs="Times New Roman"/>
          <w:szCs w:val="24"/>
        </w:rPr>
        <w:t>antara</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dan </w:t>
      </w:r>
      <w:proofErr w:type="spellStart"/>
      <w:r w:rsidRPr="00CF16A5">
        <w:rPr>
          <w:rFonts w:cs="Times New Roman"/>
          <w:szCs w:val="24"/>
        </w:rPr>
        <w:t>emosional</w:t>
      </w:r>
      <w:proofErr w:type="spellEnd"/>
      <w:r w:rsidRPr="00CF16A5">
        <w:rPr>
          <w:rFonts w:cs="Times New Roman"/>
          <w:szCs w:val="24"/>
        </w:rPr>
        <w:t xml:space="preserve"> yang </w:t>
      </w:r>
      <w:proofErr w:type="spellStart"/>
      <w:r w:rsidRPr="00CF16A5">
        <w:rPr>
          <w:rFonts w:cs="Times New Roman"/>
          <w:szCs w:val="24"/>
        </w:rPr>
        <w:t>mempengaruhi</w:t>
      </w:r>
      <w:proofErr w:type="spellEnd"/>
      <w:r w:rsidRPr="00CF16A5">
        <w:rPr>
          <w:rFonts w:cs="Times New Roman"/>
          <w:szCs w:val="24"/>
        </w:rPr>
        <w:t xml:space="preserve"> </w:t>
      </w:r>
      <w:proofErr w:type="spellStart"/>
      <w:r w:rsidRPr="00CF16A5">
        <w:rPr>
          <w:rFonts w:cs="Times New Roman"/>
          <w:szCs w:val="24"/>
        </w:rPr>
        <w:t>berbagai</w:t>
      </w:r>
      <w:proofErr w:type="spellEnd"/>
      <w:r w:rsidRPr="00CF16A5">
        <w:rPr>
          <w:rFonts w:cs="Times New Roman"/>
          <w:szCs w:val="24"/>
        </w:rPr>
        <w:t xml:space="preserve"> </w:t>
      </w:r>
      <w:proofErr w:type="spellStart"/>
      <w:r w:rsidRPr="00CF16A5">
        <w:rPr>
          <w:rFonts w:cs="Times New Roman"/>
          <w:szCs w:val="24"/>
        </w:rPr>
        <w:t>pengambilan</w:t>
      </w:r>
      <w:proofErr w:type="spellEnd"/>
      <w:r w:rsidRPr="00CF16A5">
        <w:rPr>
          <w:rFonts w:cs="Times New Roman"/>
          <w:szCs w:val="24"/>
        </w:rPr>
        <w:t xml:space="preserve"> </w:t>
      </w:r>
      <w:proofErr w:type="spellStart"/>
      <w:r w:rsidRPr="00CF16A5">
        <w:rPr>
          <w:rFonts w:cs="Times New Roman"/>
          <w:szCs w:val="24"/>
        </w:rPr>
        <w:t>keputusan</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dan pasar.</w:t>
      </w:r>
    </w:p>
    <w:p w14:paraId="511BDF04" w14:textId="77777777" w:rsidR="00D36D50" w:rsidRPr="00CF16A5" w:rsidRDefault="00D36D50" w:rsidP="00D36D50">
      <w:pPr>
        <w:spacing w:after="0"/>
        <w:ind w:left="567" w:firstLine="567"/>
        <w:rPr>
          <w:rFonts w:cs="Times New Roman"/>
          <w:szCs w:val="24"/>
        </w:rPr>
      </w:pPr>
      <w:r w:rsidRPr="00CF16A5">
        <w:rPr>
          <w:rFonts w:cs="Times New Roman"/>
          <w:szCs w:val="24"/>
        </w:rPr>
        <w:fldChar w:fldCharType="begin" w:fldLock="1"/>
      </w:r>
      <w:r w:rsidRPr="00CF16A5">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2018)","manualFormatting":"Lajuni et al. (2018)","plainTextFormattedCitation":"(Lajuni et al., 2018)","previouslyFormattedCitation":"(Lajuni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Lajuni et al.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telah</w:t>
      </w:r>
      <w:proofErr w:type="spellEnd"/>
      <w:r w:rsidRPr="00CF16A5">
        <w:rPr>
          <w:rFonts w:cs="Times New Roman"/>
          <w:szCs w:val="24"/>
        </w:rPr>
        <w:t xml:space="preserve"> </w:t>
      </w:r>
      <w:proofErr w:type="spellStart"/>
      <w:r w:rsidRPr="00CF16A5">
        <w:rPr>
          <w:rFonts w:cs="Times New Roman"/>
          <w:szCs w:val="24"/>
        </w:rPr>
        <w:t>mengakui</w:t>
      </w:r>
      <w:proofErr w:type="spellEnd"/>
      <w:r w:rsidRPr="00CF16A5">
        <w:rPr>
          <w:rFonts w:cs="Times New Roman"/>
          <w:szCs w:val="24"/>
        </w:rPr>
        <w:t xml:space="preserve"> </w:t>
      </w:r>
      <w:proofErr w:type="spellStart"/>
      <w:r w:rsidRPr="00CF16A5">
        <w:rPr>
          <w:rFonts w:cs="Times New Roman"/>
          <w:szCs w:val="24"/>
        </w:rPr>
        <w:t>seberapa</w:t>
      </w:r>
      <w:proofErr w:type="spellEnd"/>
      <w:r w:rsidRPr="00CF16A5">
        <w:rPr>
          <w:rFonts w:cs="Times New Roman"/>
          <w:szCs w:val="24"/>
        </w:rPr>
        <w:t xml:space="preserve"> </w:t>
      </w:r>
      <w:proofErr w:type="spellStart"/>
      <w:r w:rsidRPr="00CF16A5">
        <w:rPr>
          <w:rFonts w:cs="Times New Roman"/>
          <w:szCs w:val="24"/>
        </w:rPr>
        <w:t>baik</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efektif</w:t>
      </w:r>
      <w:proofErr w:type="spellEnd"/>
      <w:r w:rsidRPr="00CF16A5">
        <w:rPr>
          <w:rFonts w:cs="Times New Roman"/>
          <w:szCs w:val="24"/>
        </w:rPr>
        <w:t xml:space="preserve"> </w:t>
      </w:r>
      <w:proofErr w:type="spellStart"/>
      <w:r w:rsidRPr="00CF16A5">
        <w:rPr>
          <w:rFonts w:cs="Times New Roman"/>
          <w:szCs w:val="24"/>
        </w:rPr>
        <w:t>memprediksi</w:t>
      </w:r>
      <w:proofErr w:type="spellEnd"/>
      <w:r w:rsidRPr="00CF16A5">
        <w:rPr>
          <w:rFonts w:cs="Times New Roman"/>
          <w:szCs w:val="24"/>
        </w:rPr>
        <w:t xml:space="preserve"> proses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ekonomi</w:t>
      </w:r>
      <w:proofErr w:type="spellEnd"/>
      <w:r w:rsidRPr="00CF16A5">
        <w:rPr>
          <w:rFonts w:cs="Times New Roman"/>
          <w:szCs w:val="24"/>
        </w:rPr>
        <w:t xml:space="preserve"> </w:t>
      </w:r>
      <w:proofErr w:type="spellStart"/>
      <w:r w:rsidRPr="00CF16A5">
        <w:rPr>
          <w:rFonts w:cs="Times New Roman"/>
          <w:szCs w:val="24"/>
        </w:rPr>
        <w:t>tergantung</w:t>
      </w:r>
      <w:proofErr w:type="spellEnd"/>
      <w:r w:rsidRPr="00CF16A5">
        <w:rPr>
          <w:rFonts w:cs="Times New Roman"/>
          <w:szCs w:val="24"/>
        </w:rPr>
        <w:t xml:space="preserve"> pada </w:t>
      </w:r>
      <w:proofErr w:type="spellStart"/>
      <w:r w:rsidRPr="00CF16A5">
        <w:rPr>
          <w:rFonts w:cs="Times New Roman"/>
          <w:szCs w:val="24"/>
        </w:rPr>
        <w:t>bagaimana</w:t>
      </w:r>
      <w:proofErr w:type="spellEnd"/>
      <w:r w:rsidRPr="00CF16A5">
        <w:rPr>
          <w:rFonts w:cs="Times New Roman"/>
          <w:szCs w:val="24"/>
        </w:rPr>
        <w:t xml:space="preserve"> </w:t>
      </w:r>
      <w:proofErr w:type="spellStart"/>
      <w:r w:rsidRPr="00CF16A5">
        <w:rPr>
          <w:rFonts w:cs="Times New Roman"/>
          <w:szCs w:val="24"/>
        </w:rPr>
        <w:t>kita</w:t>
      </w:r>
      <w:proofErr w:type="spellEnd"/>
      <w:r w:rsidRPr="00CF16A5">
        <w:rPr>
          <w:rFonts w:cs="Times New Roman"/>
          <w:szCs w:val="24"/>
        </w:rPr>
        <w:t xml:space="preserve">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memahami</w:t>
      </w:r>
      <w:proofErr w:type="spellEnd"/>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dan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serta</w:t>
      </w:r>
      <w:proofErr w:type="spellEnd"/>
      <w:r w:rsidRPr="00CF16A5">
        <w:rPr>
          <w:rFonts w:cs="Times New Roman"/>
          <w:szCs w:val="24"/>
        </w:rPr>
        <w:t xml:space="preserve"> </w:t>
      </w:r>
      <w:proofErr w:type="spellStart"/>
      <w:r w:rsidRPr="00CF16A5">
        <w:rPr>
          <w:rFonts w:cs="Times New Roman"/>
          <w:szCs w:val="24"/>
        </w:rPr>
        <w:t>karakteristik</w:t>
      </w:r>
      <w:proofErr w:type="spellEnd"/>
      <w:r w:rsidRPr="00CF16A5">
        <w:rPr>
          <w:rFonts w:cs="Times New Roman"/>
          <w:szCs w:val="24"/>
        </w:rPr>
        <w:t xml:space="preserve"> </w:t>
      </w:r>
      <w:proofErr w:type="spellStart"/>
      <w:r w:rsidRPr="00CF16A5">
        <w:rPr>
          <w:rFonts w:cs="Times New Roman"/>
          <w:szCs w:val="24"/>
        </w:rPr>
        <w:t>berbagai</w:t>
      </w:r>
      <w:proofErr w:type="spellEnd"/>
      <w:r w:rsidRPr="00CF16A5">
        <w:rPr>
          <w:rFonts w:cs="Times New Roman"/>
          <w:szCs w:val="24"/>
        </w:rPr>
        <w:t xml:space="preserve"> </w:t>
      </w:r>
      <w:proofErr w:type="spellStart"/>
      <w:r w:rsidRPr="00CF16A5">
        <w:rPr>
          <w:rFonts w:cs="Times New Roman"/>
          <w:szCs w:val="24"/>
        </w:rPr>
        <w:t>kelompok</w:t>
      </w:r>
      <w:proofErr w:type="spellEnd"/>
      <w:r w:rsidRPr="00CF16A5">
        <w:rPr>
          <w:rFonts w:cs="Times New Roman"/>
          <w:szCs w:val="24"/>
        </w:rPr>
        <w:t xml:space="preserve"> </w:t>
      </w:r>
      <w:proofErr w:type="spellStart"/>
      <w:r w:rsidRPr="00CF16A5">
        <w:rPr>
          <w:rFonts w:cs="Times New Roman"/>
          <w:szCs w:val="24"/>
        </w:rPr>
        <w:t>sosial</w:t>
      </w:r>
      <w:proofErr w:type="spellEnd"/>
      <w:r w:rsidRPr="00CF16A5">
        <w:rPr>
          <w:rFonts w:cs="Times New Roman"/>
          <w:szCs w:val="24"/>
        </w:rPr>
        <w:t xml:space="preserve"> yang </w:t>
      </w:r>
      <w:proofErr w:type="spellStart"/>
      <w:r w:rsidRPr="00CF16A5">
        <w:rPr>
          <w:rFonts w:cs="Times New Roman"/>
          <w:szCs w:val="24"/>
        </w:rPr>
        <w:t>berbagi</w:t>
      </w:r>
      <w:proofErr w:type="spellEnd"/>
      <w:r w:rsidRPr="00CF16A5">
        <w:rPr>
          <w:rFonts w:cs="Times New Roman"/>
          <w:szCs w:val="24"/>
        </w:rPr>
        <w:t xml:space="preserve"> </w:t>
      </w:r>
      <w:proofErr w:type="spellStart"/>
      <w:r w:rsidRPr="00CF16A5">
        <w:rPr>
          <w:rFonts w:cs="Times New Roman"/>
          <w:szCs w:val="24"/>
        </w:rPr>
        <w:t>pandangan</w:t>
      </w:r>
      <w:proofErr w:type="spellEnd"/>
      <w:r w:rsidRPr="00CF16A5">
        <w:rPr>
          <w:rFonts w:cs="Times New Roman"/>
          <w:szCs w:val="24"/>
        </w:rPr>
        <w:t xml:space="preserve"> dan </w:t>
      </w:r>
      <w:proofErr w:type="spellStart"/>
      <w:r w:rsidRPr="00CF16A5">
        <w:rPr>
          <w:rFonts w:cs="Times New Roman"/>
          <w:szCs w:val="24"/>
        </w:rPr>
        <w:t>perilaku</w:t>
      </w:r>
      <w:proofErr w:type="spellEnd"/>
      <w:r w:rsidRPr="00CF16A5">
        <w:rPr>
          <w:rFonts w:cs="Times New Roman"/>
          <w:szCs w:val="24"/>
        </w:rPr>
        <w:t xml:space="preserve"> yang </w:t>
      </w:r>
      <w:proofErr w:type="spellStart"/>
      <w:r w:rsidRPr="00CF16A5">
        <w:rPr>
          <w:rFonts w:cs="Times New Roman"/>
          <w:szCs w:val="24"/>
        </w:rPr>
        <w:t>sama</w:t>
      </w:r>
      <w:proofErr w:type="spellEnd"/>
      <w:r w:rsidRPr="00CF16A5">
        <w:rPr>
          <w:rFonts w:cs="Times New Roman"/>
          <w:szCs w:val="24"/>
        </w:rPr>
        <w:t>.</w:t>
      </w:r>
    </w:p>
    <w:p w14:paraId="35476AFB"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proofErr w:type="spellStart"/>
      <w:r w:rsidRPr="00CF16A5">
        <w:rPr>
          <w:rFonts w:ascii="Times New Roman" w:hAnsi="Times New Roman" w:cs="Times New Roman"/>
          <w:b/>
          <w:bCs/>
          <w:color w:val="auto"/>
        </w:rPr>
        <w:t>Sikap</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Keuangan</w:t>
      </w:r>
      <w:proofErr w:type="spellEnd"/>
      <w:r w:rsidRPr="00CF16A5">
        <w:rPr>
          <w:rFonts w:ascii="Times New Roman" w:hAnsi="Times New Roman" w:cs="Times New Roman"/>
          <w:b/>
          <w:bCs/>
          <w:color w:val="auto"/>
        </w:rPr>
        <w:t xml:space="preserve"> (</w:t>
      </w:r>
      <w:r w:rsidRPr="00CF16A5">
        <w:rPr>
          <w:rFonts w:ascii="Times New Roman" w:hAnsi="Times New Roman" w:cs="Times New Roman"/>
          <w:b/>
          <w:bCs/>
          <w:i/>
          <w:iCs/>
          <w:color w:val="auto"/>
        </w:rPr>
        <w:t>Financial Attitude</w:t>
      </w:r>
      <w:r w:rsidRPr="00CF16A5">
        <w:rPr>
          <w:rFonts w:ascii="Times New Roman" w:hAnsi="Times New Roman" w:cs="Times New Roman"/>
          <w:b/>
          <w:bCs/>
          <w:color w:val="auto"/>
        </w:rPr>
        <w:t>)</w:t>
      </w:r>
    </w:p>
    <w:p w14:paraId="0FDFE073" w14:textId="77777777" w:rsidR="00D36D50" w:rsidRPr="00CF16A5" w:rsidRDefault="00D36D50" w:rsidP="00D36D50">
      <w:pPr>
        <w:spacing w:after="0"/>
        <w:ind w:left="576" w:firstLine="558"/>
        <w:rPr>
          <w:rFonts w:cs="Times New Roman"/>
          <w:szCs w:val="24"/>
        </w:rPr>
      </w:pP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(FA) </w:t>
      </w:r>
      <w:proofErr w:type="spellStart"/>
      <w:r w:rsidRPr="00CF16A5">
        <w:rPr>
          <w:rFonts w:cs="Times New Roman"/>
          <w:szCs w:val="24"/>
        </w:rPr>
        <w:t>didefinisikan</w:t>
      </w:r>
      <w:proofErr w:type="spellEnd"/>
      <w:r w:rsidRPr="00CF16A5">
        <w:rPr>
          <w:rFonts w:cs="Times New Roman"/>
          <w:szCs w:val="24"/>
        </w:rPr>
        <w:t xml:space="preserve"> </w:t>
      </w:r>
      <w:proofErr w:type="spellStart"/>
      <w:r w:rsidRPr="00CF16A5">
        <w:rPr>
          <w:rFonts w:cs="Times New Roman"/>
          <w:szCs w:val="24"/>
        </w:rPr>
        <w:t>sebagai</w:t>
      </w:r>
      <w:proofErr w:type="spellEnd"/>
      <w:r w:rsidRPr="00CF16A5">
        <w:rPr>
          <w:rFonts w:cs="Times New Roman"/>
          <w:szCs w:val="24"/>
        </w:rPr>
        <w:t xml:space="preserve"> </w:t>
      </w:r>
      <w:proofErr w:type="spellStart"/>
      <w:r w:rsidRPr="00CF16A5">
        <w:rPr>
          <w:rFonts w:cs="Times New Roman"/>
          <w:szCs w:val="24"/>
        </w:rPr>
        <w:t>aplikasi</w:t>
      </w:r>
      <w:proofErr w:type="spellEnd"/>
      <w:r w:rsidRPr="00CF16A5">
        <w:rPr>
          <w:rFonts w:cs="Times New Roman"/>
          <w:szCs w:val="24"/>
        </w:rPr>
        <w:t xml:space="preserve"> </w:t>
      </w:r>
      <w:proofErr w:type="spellStart"/>
      <w:r w:rsidRPr="00CF16A5">
        <w:rPr>
          <w:rFonts w:cs="Times New Roman"/>
          <w:szCs w:val="24"/>
        </w:rPr>
        <w:t>prinsip-prinsip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menciptakan</w:t>
      </w:r>
      <w:proofErr w:type="spellEnd"/>
      <w:r w:rsidRPr="00CF16A5">
        <w:rPr>
          <w:rFonts w:cs="Times New Roman"/>
          <w:szCs w:val="24"/>
        </w:rPr>
        <w:t xml:space="preserve"> dan </w:t>
      </w:r>
      <w:proofErr w:type="spellStart"/>
      <w:r w:rsidRPr="00CF16A5">
        <w:rPr>
          <w:rFonts w:cs="Times New Roman"/>
          <w:szCs w:val="24"/>
        </w:rPr>
        <w:t>memelihara</w:t>
      </w:r>
      <w:proofErr w:type="spellEnd"/>
      <w:r w:rsidRPr="00CF16A5">
        <w:rPr>
          <w:rFonts w:cs="Times New Roman"/>
          <w:szCs w:val="24"/>
        </w:rPr>
        <w:t xml:space="preserve"> </w:t>
      </w:r>
      <w:proofErr w:type="spellStart"/>
      <w:r w:rsidRPr="00CF16A5">
        <w:rPr>
          <w:rFonts w:cs="Times New Roman"/>
          <w:szCs w:val="24"/>
        </w:rPr>
        <w:t>nilai</w:t>
      </w:r>
      <w:proofErr w:type="spellEnd"/>
      <w:r w:rsidRPr="00CF16A5">
        <w:rPr>
          <w:rFonts w:cs="Times New Roman"/>
          <w:szCs w:val="24"/>
        </w:rPr>
        <w:t xml:space="preserve"> </w:t>
      </w:r>
      <w:proofErr w:type="spellStart"/>
      <w:r w:rsidRPr="00CF16A5">
        <w:rPr>
          <w:rFonts w:cs="Times New Roman"/>
          <w:szCs w:val="24"/>
        </w:rPr>
        <w:t>melalui</w:t>
      </w:r>
      <w:proofErr w:type="spellEnd"/>
      <w:r w:rsidRPr="00CF16A5">
        <w:rPr>
          <w:rFonts w:cs="Times New Roman"/>
          <w:szCs w:val="24"/>
        </w:rPr>
        <w:t xml:space="preserve"> </w:t>
      </w:r>
      <w:proofErr w:type="spellStart"/>
      <w:r w:rsidRPr="00CF16A5">
        <w:rPr>
          <w:rFonts w:cs="Times New Roman"/>
          <w:szCs w:val="24"/>
        </w:rPr>
        <w:t>pembuatan</w:t>
      </w:r>
      <w:proofErr w:type="spellEnd"/>
      <w:r w:rsidRPr="00CF16A5">
        <w:rPr>
          <w:rFonts w:cs="Times New Roman"/>
          <w:szCs w:val="24"/>
        </w:rPr>
        <w:t xml:space="preserve"> </w:t>
      </w:r>
      <w:proofErr w:type="spellStart"/>
      <w:r w:rsidRPr="00CF16A5">
        <w:rPr>
          <w:rFonts w:cs="Times New Roman"/>
          <w:szCs w:val="24"/>
        </w:rPr>
        <w:t>keputusan</w:t>
      </w:r>
      <w:proofErr w:type="spellEnd"/>
      <w:r w:rsidRPr="00CF16A5">
        <w:rPr>
          <w:rFonts w:cs="Times New Roman"/>
          <w:szCs w:val="24"/>
        </w:rPr>
        <w:t xml:space="preserve"> dan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sumber</w:t>
      </w:r>
      <w:proofErr w:type="spellEnd"/>
      <w:r w:rsidRPr="00CF16A5">
        <w:rPr>
          <w:rFonts w:cs="Times New Roman"/>
          <w:szCs w:val="24"/>
        </w:rPr>
        <w:t xml:space="preserve"> </w:t>
      </w:r>
      <w:proofErr w:type="spellStart"/>
      <w:r w:rsidRPr="00CF16A5">
        <w:rPr>
          <w:rFonts w:cs="Times New Roman"/>
          <w:szCs w:val="24"/>
        </w:rPr>
        <w:t>daya</w:t>
      </w:r>
      <w:proofErr w:type="spellEnd"/>
      <w:r w:rsidRPr="00CF16A5">
        <w:rPr>
          <w:rFonts w:cs="Times New Roman"/>
          <w:szCs w:val="24"/>
        </w:rPr>
        <w:t xml:space="preserve"> </w:t>
      </w:r>
      <w:proofErr w:type="spellStart"/>
      <w:r w:rsidRPr="00CF16A5">
        <w:rPr>
          <w:rFonts w:cs="Times New Roman"/>
          <w:szCs w:val="24"/>
        </w:rPr>
        <w:t>sebaik-baiknya</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2018)","plainTextFormattedCitation":"(Wiharno, 2018)","previouslyFormattedCitation":"(Wiharno,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(Wiharno,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adalah</w:t>
      </w:r>
      <w:proofErr w:type="spellEnd"/>
      <w:r w:rsidRPr="00CF16A5">
        <w:rPr>
          <w:rFonts w:cs="Times New Roman"/>
          <w:szCs w:val="24"/>
        </w:rPr>
        <w:t xml:space="preserve"> </w:t>
      </w:r>
      <w:proofErr w:type="spellStart"/>
      <w:r w:rsidRPr="00CF16A5">
        <w:rPr>
          <w:rFonts w:cs="Times New Roman"/>
          <w:szCs w:val="24"/>
        </w:rPr>
        <w:t>kecenderungan</w:t>
      </w:r>
      <w:proofErr w:type="spellEnd"/>
      <w:r w:rsidRPr="00CF16A5">
        <w:rPr>
          <w:rFonts w:cs="Times New Roman"/>
          <w:szCs w:val="24"/>
        </w:rPr>
        <w:t xml:space="preserve"> </w:t>
      </w:r>
      <w:proofErr w:type="spellStart"/>
      <w:r w:rsidRPr="00CF16A5">
        <w:rPr>
          <w:rFonts w:cs="Times New Roman"/>
          <w:szCs w:val="24"/>
        </w:rPr>
        <w:t>psikologis</w:t>
      </w:r>
      <w:proofErr w:type="spellEnd"/>
      <w:r w:rsidRPr="00CF16A5">
        <w:rPr>
          <w:rFonts w:cs="Times New Roman"/>
          <w:szCs w:val="24"/>
        </w:rPr>
        <w:t xml:space="preserve"> yang </w:t>
      </w:r>
      <w:proofErr w:type="spellStart"/>
      <w:r w:rsidRPr="00CF16A5">
        <w:rPr>
          <w:rFonts w:cs="Times New Roman"/>
          <w:szCs w:val="24"/>
        </w:rPr>
        <w:t>diekspresikan</w:t>
      </w:r>
      <w:proofErr w:type="spellEnd"/>
      <w:r w:rsidRPr="00CF16A5">
        <w:rPr>
          <w:rFonts w:cs="Times New Roman"/>
          <w:szCs w:val="24"/>
        </w:rPr>
        <w:t xml:space="preserve"> </w:t>
      </w:r>
      <w:proofErr w:type="spellStart"/>
      <w:r w:rsidRPr="00CF16A5">
        <w:rPr>
          <w:rFonts w:cs="Times New Roman"/>
          <w:szCs w:val="24"/>
        </w:rPr>
        <w:t>ketika</w:t>
      </w:r>
      <w:proofErr w:type="spellEnd"/>
      <w:r w:rsidRPr="00CF16A5">
        <w:rPr>
          <w:rFonts w:cs="Times New Roman"/>
          <w:szCs w:val="24"/>
        </w:rPr>
        <w:t xml:space="preserve"> </w:t>
      </w:r>
      <w:proofErr w:type="spellStart"/>
      <w:r w:rsidRPr="00CF16A5">
        <w:rPr>
          <w:rFonts w:cs="Times New Roman"/>
          <w:szCs w:val="24"/>
        </w:rPr>
        <w:t>mengevaluasi</w:t>
      </w:r>
      <w:proofErr w:type="spellEnd"/>
      <w:r w:rsidRPr="00CF16A5">
        <w:rPr>
          <w:rFonts w:cs="Times New Roman"/>
          <w:szCs w:val="24"/>
        </w:rPr>
        <w:t xml:space="preserve"> </w:t>
      </w:r>
      <w:proofErr w:type="spellStart"/>
      <w:r w:rsidRPr="00CF16A5">
        <w:rPr>
          <w:rFonts w:cs="Times New Roman"/>
          <w:szCs w:val="24"/>
        </w:rPr>
        <w:t>praktik</w:t>
      </w:r>
      <w:proofErr w:type="spellEnd"/>
      <w:r w:rsidRPr="00CF16A5">
        <w:rPr>
          <w:rFonts w:cs="Times New Roman"/>
          <w:szCs w:val="24"/>
        </w:rPr>
        <w:t xml:space="preserve"> </w:t>
      </w:r>
      <w:proofErr w:type="spellStart"/>
      <w:r w:rsidRPr="00CF16A5">
        <w:rPr>
          <w:rFonts w:cs="Times New Roman"/>
          <w:szCs w:val="24"/>
        </w:rPr>
        <w:t>manajemen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direkomendasikan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beberapa</w:t>
      </w:r>
      <w:proofErr w:type="spellEnd"/>
      <w:r w:rsidRPr="00CF16A5">
        <w:rPr>
          <w:rFonts w:cs="Times New Roman"/>
          <w:szCs w:val="24"/>
        </w:rPr>
        <w:t xml:space="preserve"> </w:t>
      </w:r>
      <w:proofErr w:type="spellStart"/>
      <w:r w:rsidRPr="00CF16A5">
        <w:rPr>
          <w:rFonts w:cs="Times New Roman"/>
          <w:szCs w:val="24"/>
        </w:rPr>
        <w:t>tingkatan</w:t>
      </w:r>
      <w:proofErr w:type="spellEnd"/>
      <w:r w:rsidRPr="00CF16A5">
        <w:rPr>
          <w:rFonts w:cs="Times New Roman"/>
          <w:szCs w:val="24"/>
        </w:rPr>
        <w:t xml:space="preserve"> </w:t>
      </w:r>
      <w:proofErr w:type="spellStart"/>
      <w:r w:rsidRPr="00CF16A5">
        <w:rPr>
          <w:rFonts w:cs="Times New Roman"/>
          <w:szCs w:val="24"/>
        </w:rPr>
        <w:t>kesepakatan</w:t>
      </w:r>
      <w:proofErr w:type="spellEnd"/>
      <w:r w:rsidRPr="00CF16A5">
        <w:rPr>
          <w:rFonts w:cs="Times New Roman"/>
          <w:szCs w:val="24"/>
        </w:rPr>
        <w:t xml:space="preserve"> dan </w:t>
      </w:r>
      <w:proofErr w:type="spellStart"/>
      <w:r w:rsidRPr="00CF16A5">
        <w:rPr>
          <w:rFonts w:cs="Times New Roman"/>
          <w:szCs w:val="24"/>
        </w:rPr>
        <w:t>ketidaksepakatan</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2019)","plainTextFormattedCitation":"(Pradiningtyas &amp; Lukiastuti, 2019)","previouslyFormattedCitation":"(Pradiningtyas &amp; Lukiastuti,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(Pradiningtyas &amp; Lukiastuti, 2019)</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uang</w:t>
      </w:r>
      <w:proofErr w:type="spellEnd"/>
      <w:r w:rsidRPr="00CF16A5">
        <w:rPr>
          <w:rFonts w:cs="Times New Roman"/>
          <w:szCs w:val="24"/>
        </w:rPr>
        <w:t xml:space="preserve"> </w:t>
      </w:r>
      <w:proofErr w:type="spellStart"/>
      <w:r w:rsidRPr="00CF16A5">
        <w:rPr>
          <w:rFonts w:cs="Times New Roman"/>
          <w:szCs w:val="24"/>
        </w:rPr>
        <w:t>merupakan</w:t>
      </w:r>
      <w:proofErr w:type="spellEnd"/>
      <w:r w:rsidRPr="00CF16A5">
        <w:rPr>
          <w:rFonts w:cs="Times New Roman"/>
          <w:szCs w:val="24"/>
        </w:rPr>
        <w:t xml:space="preserve"> </w:t>
      </w:r>
      <w:proofErr w:type="spellStart"/>
      <w:r w:rsidRPr="00CF16A5">
        <w:rPr>
          <w:rFonts w:cs="Times New Roman"/>
          <w:szCs w:val="24"/>
        </w:rPr>
        <w:t>bentuk</w:t>
      </w:r>
      <w:proofErr w:type="spellEnd"/>
      <w:r w:rsidRPr="00CF16A5">
        <w:rPr>
          <w:rFonts w:cs="Times New Roman"/>
          <w:szCs w:val="24"/>
        </w:rPr>
        <w:t xml:space="preserve"> </w:t>
      </w:r>
      <w:proofErr w:type="spellStart"/>
      <w:r w:rsidRPr="00CF16A5">
        <w:rPr>
          <w:rFonts w:cs="Times New Roman"/>
          <w:szCs w:val="24"/>
        </w:rPr>
        <w:t>persepsi</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uang</w:t>
      </w:r>
      <w:proofErr w:type="spellEnd"/>
      <w:r w:rsidRPr="00CF16A5">
        <w:rPr>
          <w:rFonts w:cs="Times New Roman"/>
          <w:szCs w:val="24"/>
        </w:rPr>
        <w:t xml:space="preserve"> </w:t>
      </w:r>
      <w:proofErr w:type="spellStart"/>
      <w:r w:rsidRPr="00CF16A5">
        <w:rPr>
          <w:rFonts w:cs="Times New Roman"/>
          <w:szCs w:val="24"/>
        </w:rPr>
        <w:t>berdasarkan</w:t>
      </w:r>
      <w:proofErr w:type="spellEnd"/>
      <w:r w:rsidRPr="00CF16A5">
        <w:rPr>
          <w:rFonts w:cs="Times New Roman"/>
          <w:szCs w:val="24"/>
        </w:rPr>
        <w:t xml:space="preserve"> </w:t>
      </w:r>
      <w:proofErr w:type="spellStart"/>
      <w:r w:rsidRPr="00CF16A5">
        <w:rPr>
          <w:rFonts w:cs="Times New Roman"/>
          <w:szCs w:val="24"/>
        </w:rPr>
        <w:t>pengalaman</w:t>
      </w:r>
      <w:proofErr w:type="spellEnd"/>
      <w:r w:rsidRPr="00CF16A5">
        <w:rPr>
          <w:rFonts w:cs="Times New Roman"/>
          <w:szCs w:val="24"/>
        </w:rPr>
        <w:t xml:space="preserve"> dan </w:t>
      </w:r>
      <w:proofErr w:type="spellStart"/>
      <w:r w:rsidRPr="00CF16A5">
        <w:rPr>
          <w:rFonts w:cs="Times New Roman"/>
          <w:szCs w:val="24"/>
        </w:rPr>
        <w:t>keadaan</w:t>
      </w:r>
      <w:proofErr w:type="spellEnd"/>
      <w:r w:rsidRPr="00CF16A5">
        <w:rPr>
          <w:rFonts w:cs="Times New Roman"/>
          <w:szCs w:val="24"/>
        </w:rPr>
        <w:t xml:space="preserve"> yang </w:t>
      </w:r>
      <w:proofErr w:type="spellStart"/>
      <w:r w:rsidRPr="00CF16A5">
        <w:rPr>
          <w:rFonts w:cs="Times New Roman"/>
          <w:szCs w:val="24"/>
        </w:rPr>
        <w:t>pernah</w:t>
      </w:r>
      <w:proofErr w:type="spellEnd"/>
      <w:r w:rsidRPr="00CF16A5">
        <w:rPr>
          <w:rFonts w:cs="Times New Roman"/>
          <w:szCs w:val="24"/>
        </w:rPr>
        <w:t xml:space="preserve"> </w:t>
      </w:r>
      <w:proofErr w:type="spellStart"/>
      <w:r w:rsidRPr="00CF16A5">
        <w:rPr>
          <w:rFonts w:cs="Times New Roman"/>
          <w:szCs w:val="24"/>
        </w:rPr>
        <w:t>dialami</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hidupnya</w:t>
      </w:r>
      <w:proofErr w:type="spellEnd"/>
      <w:r w:rsidRPr="00CF16A5">
        <w:rPr>
          <w:rFonts w:cs="Times New Roman"/>
          <w:szCs w:val="24"/>
        </w:rPr>
        <w:t>.</w:t>
      </w:r>
    </w:p>
    <w:p w14:paraId="1AB25746" w14:textId="77777777" w:rsidR="00D36D50" w:rsidRPr="00CF16A5" w:rsidRDefault="00D36D50" w:rsidP="00D36D50">
      <w:pPr>
        <w:spacing w:after="0"/>
        <w:ind w:left="576" w:firstLine="558"/>
        <w:rPr>
          <w:rFonts w:cs="Times New Roman"/>
          <w:szCs w:val="24"/>
        </w:rPr>
      </w:pPr>
      <w:r w:rsidRPr="00CF16A5">
        <w:rPr>
          <w:rFonts w:cs="Times New Roman"/>
          <w:szCs w:val="24"/>
        </w:rPr>
        <w:lastRenderedPageBreak/>
        <w:fldChar w:fldCharType="begin" w:fldLock="1"/>
      </w:r>
      <w:r>
        <w:rPr>
          <w:rFonts w:cs="Times New Roman"/>
          <w:szCs w:val="24"/>
        </w:rPr>
        <w:instrText>ADDIN CSL_CITATION {"citationItems":[{"id":"ITEM-1","itemData":{"author":[{"dropping-particle":"","family":"Anugrah","given":"Rizky","non-dropping-particle":"","parse-names":false,"suffix":""}],"id":"ITEM-1","issued":{"date-parts":[["2018"]]},"title":"Pengaruh Literasi Keuangan dan Sikap Keuangan Terhadap Perilaku Pengelolaan Keuangan Masyarakat Dengan Niat Sebagai Variabel Intervening Skripsi","type":"article-journal"},"uris":["http://www.mendeley.com/documents/?uuid=641ddbee-5da1-4877-a169-57f34dc4f7d2"]}],"mendeley":{"formattedCitation":"(Anugrah, 2018)","manualFormatting":"Anugrah (2018)","plainTextFormattedCitation":"(Anugrah, 2018)","previouslyFormattedCitation":"(Anugrah,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Anugrah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mengatakan</w:t>
      </w:r>
      <w:proofErr w:type="spellEnd"/>
      <w:r w:rsidRPr="00CF16A5">
        <w:rPr>
          <w:rFonts w:cs="Times New Roman"/>
          <w:szCs w:val="24"/>
        </w:rPr>
        <w:t xml:space="preserve"> </w:t>
      </w:r>
      <w:proofErr w:type="spellStart"/>
      <w:r w:rsidRPr="00CF16A5">
        <w:rPr>
          <w:rFonts w:cs="Times New Roman"/>
          <w:szCs w:val="24"/>
        </w:rPr>
        <w:t>seseorang</w:t>
      </w:r>
      <w:proofErr w:type="spellEnd"/>
      <w:r w:rsidRPr="00CF16A5">
        <w:rPr>
          <w:rFonts w:cs="Times New Roman"/>
          <w:szCs w:val="24"/>
        </w:rPr>
        <w:t xml:space="preserve"> yang </w:t>
      </w:r>
      <w:proofErr w:type="spellStart"/>
      <w:r w:rsidRPr="00CF16A5">
        <w:rPr>
          <w:rFonts w:cs="Times New Roman"/>
          <w:szCs w:val="24"/>
        </w:rPr>
        <w:t>paham</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kondisi</w:t>
      </w:r>
      <w:proofErr w:type="spellEnd"/>
      <w:r w:rsidRPr="00CF16A5">
        <w:rPr>
          <w:rFonts w:cs="Times New Roman"/>
          <w:szCs w:val="24"/>
        </w:rPr>
        <w:t xml:space="preserve"> </w:t>
      </w:r>
      <w:proofErr w:type="spellStart"/>
      <w:r w:rsidRPr="00CF16A5">
        <w:rPr>
          <w:rFonts w:cs="Times New Roman"/>
          <w:szCs w:val="24"/>
        </w:rPr>
        <w:t>keuangannya</w:t>
      </w:r>
      <w:proofErr w:type="spellEnd"/>
      <w:r w:rsidRPr="00CF16A5">
        <w:rPr>
          <w:rFonts w:cs="Times New Roman"/>
          <w:szCs w:val="24"/>
        </w:rPr>
        <w:t xml:space="preserve"> dan </w:t>
      </w:r>
      <w:proofErr w:type="spellStart"/>
      <w:r w:rsidRPr="00CF16A5">
        <w:rPr>
          <w:rFonts w:cs="Times New Roman"/>
          <w:szCs w:val="24"/>
        </w:rPr>
        <w:t>mampu</w:t>
      </w:r>
      <w:proofErr w:type="spellEnd"/>
      <w:r w:rsidRPr="00CF16A5">
        <w:rPr>
          <w:rFonts w:cs="Times New Roman"/>
          <w:szCs w:val="24"/>
        </w:rPr>
        <w:t xml:space="preserve"> </w:t>
      </w:r>
      <w:proofErr w:type="spellStart"/>
      <w:r w:rsidRPr="00CF16A5">
        <w:rPr>
          <w:rFonts w:cs="Times New Roman"/>
          <w:szCs w:val="24"/>
        </w:rPr>
        <w:t>menyikapi</w:t>
      </w:r>
      <w:proofErr w:type="spellEnd"/>
      <w:r w:rsidRPr="00CF16A5">
        <w:rPr>
          <w:rFonts w:cs="Times New Roman"/>
          <w:szCs w:val="24"/>
        </w:rPr>
        <w:t xml:space="preserve"> </w:t>
      </w:r>
      <w:proofErr w:type="spellStart"/>
      <w:r w:rsidRPr="00CF16A5">
        <w:rPr>
          <w:rFonts w:cs="Times New Roman"/>
          <w:szCs w:val="24"/>
        </w:rPr>
        <w:t>uang</w:t>
      </w:r>
      <w:proofErr w:type="spellEnd"/>
      <w:r w:rsidRPr="00CF16A5">
        <w:rPr>
          <w:rFonts w:cs="Times New Roman"/>
          <w:szCs w:val="24"/>
        </w:rPr>
        <w:t xml:space="preserve"> yang </w:t>
      </w:r>
      <w:proofErr w:type="spellStart"/>
      <w:r w:rsidRPr="00CF16A5">
        <w:rPr>
          <w:rFonts w:cs="Times New Roman"/>
          <w:szCs w:val="24"/>
        </w:rPr>
        <w:t>dimilikinya</w:t>
      </w:r>
      <w:proofErr w:type="spellEnd"/>
      <w:r w:rsidRPr="00CF16A5">
        <w:rPr>
          <w:rFonts w:cs="Times New Roman"/>
          <w:szCs w:val="24"/>
        </w:rPr>
        <w:t xml:space="preserve"> </w:t>
      </w:r>
      <w:proofErr w:type="spellStart"/>
      <w:r w:rsidRPr="00CF16A5">
        <w:rPr>
          <w:rFonts w:cs="Times New Roman"/>
          <w:szCs w:val="24"/>
        </w:rPr>
        <w:t>menunjukan</w:t>
      </w:r>
      <w:proofErr w:type="spellEnd"/>
      <w:r w:rsidRPr="00CF16A5">
        <w:rPr>
          <w:rFonts w:cs="Times New Roman"/>
          <w:szCs w:val="24"/>
        </w:rPr>
        <w:t xml:space="preserve"> </w:t>
      </w:r>
      <w:proofErr w:type="spellStart"/>
      <w:r w:rsidRPr="00CF16A5">
        <w:rPr>
          <w:rFonts w:cs="Times New Roman"/>
          <w:szCs w:val="24"/>
        </w:rPr>
        <w:t>bahwa</w:t>
      </w:r>
      <w:proofErr w:type="spellEnd"/>
      <w:r w:rsidRPr="00CF16A5">
        <w:rPr>
          <w:rFonts w:cs="Times New Roman"/>
          <w:szCs w:val="24"/>
        </w:rPr>
        <w:t xml:space="preserve"> </w:t>
      </w:r>
      <w:proofErr w:type="spellStart"/>
      <w:r w:rsidRPr="00CF16A5">
        <w:rPr>
          <w:rFonts w:cs="Times New Roman"/>
          <w:szCs w:val="24"/>
        </w:rPr>
        <w:t>seseorang</w:t>
      </w:r>
      <w:proofErr w:type="spellEnd"/>
      <w:r w:rsidRPr="00CF16A5">
        <w:rPr>
          <w:rFonts w:cs="Times New Roman"/>
          <w:szCs w:val="24"/>
        </w:rPr>
        <w:t xml:space="preserve"> </w:t>
      </w:r>
      <w:proofErr w:type="spellStart"/>
      <w:r w:rsidRPr="00CF16A5">
        <w:rPr>
          <w:rFonts w:cs="Times New Roman"/>
          <w:szCs w:val="24"/>
        </w:rPr>
        <w:t>tersebut</w:t>
      </w:r>
      <w:proofErr w:type="spellEnd"/>
      <w:r w:rsidRPr="00CF16A5">
        <w:rPr>
          <w:rFonts w:cs="Times New Roman"/>
          <w:szCs w:val="24"/>
        </w:rPr>
        <w:t xml:space="preserve"> </w:t>
      </w:r>
      <w:proofErr w:type="spellStart"/>
      <w:r w:rsidRPr="00CF16A5">
        <w:rPr>
          <w:rFonts w:cs="Times New Roman"/>
          <w:szCs w:val="24"/>
        </w:rPr>
        <w:t>mempunyai</w:t>
      </w:r>
      <w:proofErr w:type="spellEnd"/>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baik</w:t>
      </w:r>
      <w:proofErr w:type="spellEnd"/>
      <w:r w:rsidRPr="00CF16A5">
        <w:rPr>
          <w:rFonts w:cs="Times New Roman"/>
          <w:szCs w:val="24"/>
        </w:rPr>
        <w:t xml:space="preserve">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baik</w:t>
      </w:r>
      <w:proofErr w:type="spellEnd"/>
      <w:r w:rsidRPr="00CF16A5">
        <w:rPr>
          <w:rFonts w:cs="Times New Roman"/>
          <w:szCs w:val="24"/>
        </w:rPr>
        <w:t xml:space="preserve"> </w:t>
      </w:r>
      <w:proofErr w:type="spellStart"/>
      <w:r w:rsidRPr="00CF16A5">
        <w:rPr>
          <w:rFonts w:cs="Times New Roman"/>
          <w:szCs w:val="24"/>
        </w:rPr>
        <w:t>nantinya</w:t>
      </w:r>
      <w:proofErr w:type="spellEnd"/>
      <w:r w:rsidRPr="00CF16A5">
        <w:rPr>
          <w:rFonts w:cs="Times New Roman"/>
          <w:szCs w:val="24"/>
        </w:rPr>
        <w:t xml:space="preserve">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terjebak</w:t>
      </w:r>
      <w:proofErr w:type="spellEnd"/>
      <w:r w:rsidRPr="00CF16A5">
        <w:rPr>
          <w:rFonts w:cs="Times New Roman"/>
          <w:szCs w:val="24"/>
        </w:rPr>
        <w:t xml:space="preserve"> pada </w:t>
      </w:r>
      <w:proofErr w:type="spellStart"/>
      <w:r w:rsidRPr="00CF16A5">
        <w:rPr>
          <w:rFonts w:cs="Times New Roman"/>
          <w:szCs w:val="24"/>
        </w:rPr>
        <w:t>sikap</w:t>
      </w:r>
      <w:proofErr w:type="spellEnd"/>
      <w:r w:rsidRPr="00CF16A5">
        <w:rPr>
          <w:rFonts w:cs="Times New Roman"/>
          <w:szCs w:val="24"/>
        </w:rPr>
        <w:t xml:space="preserve"> yang </w:t>
      </w:r>
      <w:proofErr w:type="spellStart"/>
      <w:r w:rsidRPr="00CF16A5">
        <w:rPr>
          <w:rFonts w:cs="Times New Roman"/>
          <w:szCs w:val="24"/>
        </w:rPr>
        <w:t>berlebihan</w:t>
      </w:r>
      <w:proofErr w:type="spellEnd"/>
      <w:r w:rsidRPr="00CF16A5">
        <w:rPr>
          <w:rFonts w:cs="Times New Roman"/>
          <w:szCs w:val="24"/>
        </w:rPr>
        <w:t xml:space="preserve">. </w:t>
      </w:r>
      <w:proofErr w:type="spellStart"/>
      <w:r w:rsidRPr="00CF16A5">
        <w:rPr>
          <w:rFonts w:cs="Times New Roman"/>
          <w:szCs w:val="24"/>
        </w:rPr>
        <w:t>Memahami</w:t>
      </w:r>
      <w:proofErr w:type="spellEnd"/>
      <w:r w:rsidRPr="00CF16A5">
        <w:rPr>
          <w:rFonts w:cs="Times New Roman"/>
          <w:szCs w:val="24"/>
        </w:rPr>
        <w:t xml:space="preserve"> </w:t>
      </w:r>
      <w:proofErr w:type="spellStart"/>
      <w:r w:rsidRPr="00CF16A5">
        <w:rPr>
          <w:rFonts w:cs="Times New Roman"/>
          <w:szCs w:val="24"/>
        </w:rPr>
        <w:t>aspek</w:t>
      </w:r>
      <w:proofErr w:type="spellEnd"/>
      <w:r w:rsidRPr="00CF16A5">
        <w:rPr>
          <w:rFonts w:cs="Times New Roman"/>
          <w:szCs w:val="24"/>
        </w:rPr>
        <w:t xml:space="preserve"> </w:t>
      </w:r>
      <w:proofErr w:type="spellStart"/>
      <w:r w:rsidRPr="00CF16A5">
        <w:rPr>
          <w:rFonts w:cs="Times New Roman"/>
          <w:szCs w:val="24"/>
        </w:rPr>
        <w:t>kepribadian</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mengelola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dibutuhkan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sukses</w:t>
      </w:r>
      <w:proofErr w:type="spellEnd"/>
      <w:r w:rsidRPr="00CF16A5">
        <w:rPr>
          <w:rFonts w:cs="Times New Roman"/>
          <w:szCs w:val="24"/>
        </w:rPr>
        <w:t xml:space="preserve"> </w:t>
      </w:r>
      <w:proofErr w:type="spellStart"/>
      <w:r w:rsidRPr="00CF16A5">
        <w:rPr>
          <w:rFonts w:cs="Times New Roman"/>
          <w:szCs w:val="24"/>
        </w:rPr>
        <w:t>mengelola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karena</w:t>
      </w:r>
      <w:proofErr w:type="spellEnd"/>
      <w:r w:rsidRPr="00CF16A5">
        <w:rPr>
          <w:rFonts w:cs="Times New Roman"/>
          <w:szCs w:val="24"/>
        </w:rPr>
        <w:t xml:space="preserve"> </w:t>
      </w:r>
      <w:proofErr w:type="spellStart"/>
      <w:r w:rsidRPr="00CF16A5">
        <w:rPr>
          <w:rFonts w:cs="Times New Roman"/>
          <w:szCs w:val="24"/>
        </w:rPr>
        <w:t>setiap</w:t>
      </w:r>
      <w:proofErr w:type="spellEnd"/>
      <w:r w:rsidRPr="00CF16A5">
        <w:rPr>
          <w:rFonts w:cs="Times New Roman"/>
          <w:szCs w:val="24"/>
        </w:rPr>
        <w:t xml:space="preserve"> </w:t>
      </w:r>
      <w:proofErr w:type="spellStart"/>
      <w:r w:rsidRPr="00CF16A5">
        <w:rPr>
          <w:rFonts w:cs="Times New Roman"/>
          <w:szCs w:val="24"/>
        </w:rPr>
        <w:t>tipe</w:t>
      </w:r>
      <w:proofErr w:type="spellEnd"/>
      <w:r w:rsidRPr="00CF16A5">
        <w:rPr>
          <w:rFonts w:cs="Times New Roman"/>
          <w:szCs w:val="24"/>
        </w:rPr>
        <w:t xml:space="preserve"> </w:t>
      </w:r>
      <w:proofErr w:type="spellStart"/>
      <w:r w:rsidRPr="00CF16A5">
        <w:rPr>
          <w:rFonts w:cs="Times New Roman"/>
          <w:szCs w:val="24"/>
        </w:rPr>
        <w:t>kepribadian</w:t>
      </w:r>
      <w:proofErr w:type="spellEnd"/>
      <w:r w:rsidRPr="00CF16A5">
        <w:rPr>
          <w:rFonts w:cs="Times New Roman"/>
          <w:szCs w:val="24"/>
        </w:rPr>
        <w:t xml:space="preserve"> </w:t>
      </w:r>
      <w:proofErr w:type="spellStart"/>
      <w:r w:rsidRPr="00CF16A5">
        <w:rPr>
          <w:rFonts w:cs="Times New Roman"/>
          <w:szCs w:val="24"/>
        </w:rPr>
        <w:t>berbeda</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cara</w:t>
      </w:r>
      <w:proofErr w:type="spellEnd"/>
      <w:r w:rsidRPr="00CF16A5">
        <w:rPr>
          <w:rFonts w:cs="Times New Roman"/>
          <w:szCs w:val="24"/>
        </w:rPr>
        <w:t xml:space="preserve"> </w:t>
      </w:r>
      <w:proofErr w:type="spellStart"/>
      <w:r w:rsidRPr="00CF16A5">
        <w:rPr>
          <w:rFonts w:cs="Times New Roman"/>
          <w:szCs w:val="24"/>
        </w:rPr>
        <w:t>mengelola</w:t>
      </w:r>
      <w:proofErr w:type="spellEnd"/>
      <w:r w:rsidRPr="00CF16A5">
        <w:rPr>
          <w:rFonts w:cs="Times New Roman"/>
          <w:szCs w:val="24"/>
        </w:rPr>
        <w:t xml:space="preserve"> </w:t>
      </w:r>
      <w:proofErr w:type="spellStart"/>
      <w:r w:rsidRPr="00CF16A5">
        <w:rPr>
          <w:rFonts w:cs="Times New Roman"/>
          <w:szCs w:val="24"/>
        </w:rPr>
        <w:t>keuangannya</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{"citationItems":[{"id":"ITEM-1","itemData":{"DOI":"10.21831/nominal.v7i1.19363","ISSN":"2303-2065","abstract":"Penelitian ini bertujuan untuk mengetahui (1) pengaruh Pengetahuan Keuangan terhadap Perilaku Manajemen Keuangan pada pelaku UMKM Sentra Kerajinan Batik Kab.Bantul, (2) pengaruh Sikap Keuangan terhadap Perilaku Manajemen Keuangan pada Pelaku UMKM Sentra Kerajinan Batik Kab.Bantul, (3) pengaruh Kepribadian terhadap Perilaku Manajemen Keuangan pada Pelaku UMKM Sentra Kerajinan Batik Kab.Bantul, (4) dan pengaruh Pengetahuan Keuangan, Sikap Keuangan, dan Kepribadian terhadap Perilaku Manajemen Keuangan pada Pelaku UMKM Sentra Kerajinan Batik Kab.Bantul. Subjek penelitian ini adalah seluruh pemilik UMKM Sentra Kerajinan Batik Kab.Bantul Sebanyak 37 UMKM. Uji prasyarat analisis meliputi uji linearitas, uji multikolinearitas dan uji heteroskedastisitas. Teknik analisis data yang digunakan adalah analisis regresi linier sederhana dan analisis regresi linier berganda. Hasil penelitian menunjukkan bahwa (1) terdapat pengaruh positif Pengetahuan Keuangan terhadap Perilaku Manajemen Keuangan pada pelaku UMKM Sentra Kerajinan Batik Kab.Bantul, (2) terdapat pengaruh positif Sikap Keuangan terhadap Perilaku Manajemen Keuangan pada pelaku UMKM Sentra Kerajinan Batik Kab.Bantul, (3) terdapat pengaruh positif Kepribadian terhadap Perilaku Manajemen Keuangan pada pelaku UMKM Sentra Kerajinan Batik Kab.Bantul, (4) terdapat pengaruh positif Pengetahuan Keuangan, Sikap Keuangan, dan Kepribadian terhadap Perilaku Manajemen Keuangan pada pelaku UMKM Sentra Kerajinan Batik Kab.Bantul. Kata Kunci: Pengetahuan Keuangan, Sikap Keuangan, Kepribadian, Perilaku Manajemen Keuangan","author":[{"dropping-particle":"","family":"Humaira","given":"Iklima","non-dropping-particle":"","parse-names":false,"suffix":""},{"dropping-particle":"","family":"Sagoro","given":"Endra Murti","non-dropping-particle":"","parse-names":false,"suffix":""}],"container-title":"Nominal, Barometer Riset Akuntansi dan Manajemen","id":"ITEM-1","issue":"1","issued":{"date-parts":[["2018"]]},"title":"Pengaruh Pengetahuan Keuangan, Sikap Keuangan, Dan Kepribadian Terhadap Perilaku Manajemen Keuangan Pada Pelaku Umkm Sentra Kerajinan Batik Kabupaten Bantul","type":"article-journal","volume":"7"},"uris":["http://www.mendeley.com/documents/?uuid=951ba34d-9ed0-4354-b543-6af9bf798b6a"]}],"mendeley":{"formattedCitation":"(Humaira &amp; Sagoro, 2018)","plainTextFormattedCitation":"(Humaira &amp; Sagoro, 2018)","previouslyFormattedCitation":"(Humaira &amp; Sagoro,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(Humaira &amp; Sagoro, 2018)</w:t>
      </w:r>
      <w:r w:rsidRPr="00CF16A5">
        <w:rPr>
          <w:rFonts w:cs="Times New Roman"/>
          <w:szCs w:val="24"/>
        </w:rPr>
        <w:fldChar w:fldCharType="end"/>
      </w:r>
      <w:r w:rsidRPr="00CF16A5">
        <w:rPr>
          <w:rFonts w:cs="Times New Roman"/>
          <w:szCs w:val="24"/>
        </w:rPr>
        <w:t>.</w:t>
      </w:r>
    </w:p>
    <w:p w14:paraId="46CAD472" w14:textId="77777777" w:rsidR="00D36D50" w:rsidRPr="00CF16A5" w:rsidRDefault="00D36D50" w:rsidP="00D36D50">
      <w:pPr>
        <w:spacing w:after="0"/>
        <w:ind w:left="567" w:firstLine="567"/>
        <w:rPr>
          <w:rFonts w:cs="Times New Roman"/>
          <w:szCs w:val="24"/>
        </w:rPr>
      </w:pPr>
    </w:p>
    <w:p w14:paraId="6E450635" w14:textId="77777777" w:rsidR="00D36D50" w:rsidRPr="00CF16A5" w:rsidRDefault="00D36D50" w:rsidP="00D36D50">
      <w:pPr>
        <w:pStyle w:val="Heading2"/>
        <w:numPr>
          <w:ilvl w:val="1"/>
          <w:numId w:val="6"/>
        </w:numPr>
        <w:spacing w:before="0"/>
        <w:jc w:val="both"/>
        <w:rPr>
          <w:rFonts w:cs="Times New Roman"/>
          <w:szCs w:val="24"/>
        </w:rPr>
      </w:pP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r w:rsidRPr="00CF16A5">
        <w:rPr>
          <w:rFonts w:cs="Times New Roman"/>
          <w:i/>
          <w:iCs/>
          <w:szCs w:val="24"/>
        </w:rPr>
        <w:t>Financial Inclusion)</w:t>
      </w:r>
    </w:p>
    <w:p w14:paraId="690C1590" w14:textId="77777777" w:rsidR="00D36D50" w:rsidRPr="00CF16A5" w:rsidRDefault="00D36D50" w:rsidP="00D36D50">
      <w:pPr>
        <w:spacing w:after="0"/>
        <w:ind w:firstLine="567"/>
        <w:rPr>
          <w:rFonts w:cs="Times New Roman"/>
          <w:szCs w:val="24"/>
          <w:shd w:val="clear" w:color="auto" w:fill="FFFFFF"/>
        </w:rPr>
      </w:pPr>
      <w:proofErr w:type="spellStart"/>
      <w:r w:rsidRPr="00CF16A5">
        <w:rPr>
          <w:rFonts w:cs="Times New Roman"/>
          <w:szCs w:val="24"/>
          <w:shd w:val="clear" w:color="auto" w:fill="FFFFFF"/>
        </w:rPr>
        <w:t>Inklusi</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keuangan</w:t>
      </w:r>
      <w:proofErr w:type="spellEnd"/>
      <w:r w:rsidRPr="00CF16A5">
        <w:rPr>
          <w:rFonts w:cs="Times New Roman"/>
          <w:szCs w:val="24"/>
          <w:shd w:val="clear" w:color="auto" w:fill="FFFFFF"/>
        </w:rPr>
        <w:t xml:space="preserve"> (FI) </w:t>
      </w:r>
      <w:proofErr w:type="spellStart"/>
      <w:r w:rsidRPr="00CF16A5">
        <w:rPr>
          <w:rFonts w:cs="Times New Roman"/>
          <w:szCs w:val="24"/>
          <w:shd w:val="clear" w:color="auto" w:fill="FFFFFF"/>
        </w:rPr>
        <w:t>adalah</w:t>
      </w:r>
      <w:proofErr w:type="spellEnd"/>
      <w:r w:rsidRPr="00CF16A5">
        <w:rPr>
          <w:rFonts w:cs="Times New Roman"/>
          <w:szCs w:val="24"/>
          <w:shd w:val="clear" w:color="auto" w:fill="FFFFFF"/>
        </w:rPr>
        <w:t xml:space="preserve"> </w:t>
      </w:r>
      <w:proofErr w:type="spellStart"/>
      <w:r w:rsidRPr="00CF16A5">
        <w:rPr>
          <w:rFonts w:cs="Times New Roman"/>
          <w:szCs w:val="24"/>
        </w:rPr>
        <w:t>kondisi</w:t>
      </w:r>
      <w:proofErr w:type="spellEnd"/>
      <w:r w:rsidRPr="00CF16A5">
        <w:rPr>
          <w:rFonts w:cs="Times New Roman"/>
          <w:szCs w:val="24"/>
        </w:rPr>
        <w:t xml:space="preserve"> </w:t>
      </w:r>
      <w:proofErr w:type="spellStart"/>
      <w:r w:rsidRPr="00CF16A5">
        <w:rPr>
          <w:rFonts w:cs="Times New Roman"/>
          <w:szCs w:val="24"/>
        </w:rPr>
        <w:t>ketika</w:t>
      </w:r>
      <w:proofErr w:type="spellEnd"/>
      <w:r w:rsidRPr="00CF16A5">
        <w:rPr>
          <w:rFonts w:cs="Times New Roman"/>
          <w:szCs w:val="24"/>
        </w:rPr>
        <w:t xml:space="preserve"> </w:t>
      </w:r>
      <w:proofErr w:type="spellStart"/>
      <w:r w:rsidRPr="00CF16A5">
        <w:rPr>
          <w:rFonts w:cs="Times New Roman"/>
          <w:szCs w:val="24"/>
        </w:rPr>
        <w:t>setiap</w:t>
      </w:r>
      <w:proofErr w:type="spellEnd"/>
      <w:r w:rsidRPr="00CF16A5">
        <w:rPr>
          <w:rFonts w:cs="Times New Roman"/>
          <w:szCs w:val="24"/>
        </w:rPr>
        <w:t xml:space="preserve"> </w:t>
      </w:r>
      <w:proofErr w:type="spellStart"/>
      <w:r w:rsidRPr="00CF16A5">
        <w:rPr>
          <w:rFonts w:cs="Times New Roman"/>
          <w:szCs w:val="24"/>
        </w:rPr>
        <w:t>anggota</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mempunyai</w:t>
      </w:r>
      <w:proofErr w:type="spellEnd"/>
      <w:r w:rsidRPr="00CF16A5">
        <w:rPr>
          <w:rFonts w:cs="Times New Roman"/>
          <w:szCs w:val="24"/>
        </w:rPr>
        <w:t xml:space="preserve"> </w:t>
      </w:r>
      <w:proofErr w:type="spellStart"/>
      <w:r w:rsidRPr="00CF16A5">
        <w:rPr>
          <w:rFonts w:cs="Times New Roman"/>
          <w:szCs w:val="24"/>
        </w:rPr>
        <w:t>akses</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berbagai</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formal yang </w:t>
      </w:r>
      <w:proofErr w:type="spellStart"/>
      <w:r w:rsidRPr="00CF16A5">
        <w:rPr>
          <w:rFonts w:cs="Times New Roman"/>
          <w:szCs w:val="24"/>
        </w:rPr>
        <w:t>berkualitas</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tepat</w:t>
      </w:r>
      <w:proofErr w:type="spellEnd"/>
      <w:r w:rsidRPr="00CF16A5">
        <w:rPr>
          <w:rFonts w:cs="Times New Roman"/>
          <w:szCs w:val="24"/>
        </w:rPr>
        <w:t xml:space="preserve"> </w:t>
      </w:r>
      <w:proofErr w:type="spellStart"/>
      <w:r w:rsidRPr="00CF16A5">
        <w:rPr>
          <w:rFonts w:cs="Times New Roman"/>
          <w:szCs w:val="24"/>
        </w:rPr>
        <w:t>waktu</w:t>
      </w:r>
      <w:proofErr w:type="spellEnd"/>
      <w:r w:rsidRPr="00CF16A5">
        <w:rPr>
          <w:rFonts w:cs="Times New Roman"/>
          <w:szCs w:val="24"/>
        </w:rPr>
        <w:t xml:space="preserve">, </w:t>
      </w:r>
      <w:proofErr w:type="spellStart"/>
      <w:r w:rsidRPr="00CF16A5">
        <w:rPr>
          <w:rFonts w:cs="Times New Roman"/>
          <w:szCs w:val="24"/>
        </w:rPr>
        <w:t>lancar</w:t>
      </w:r>
      <w:proofErr w:type="spellEnd"/>
      <w:r w:rsidRPr="00CF16A5">
        <w:rPr>
          <w:rFonts w:cs="Times New Roman"/>
          <w:szCs w:val="24"/>
        </w:rPr>
        <w:t xml:space="preserve">, dan </w:t>
      </w:r>
      <w:proofErr w:type="spellStart"/>
      <w:r w:rsidRPr="00CF16A5">
        <w:rPr>
          <w:rFonts w:cs="Times New Roman"/>
          <w:szCs w:val="24"/>
        </w:rPr>
        <w:t>aman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biaya</w:t>
      </w:r>
      <w:proofErr w:type="spellEnd"/>
      <w:r w:rsidRPr="00CF16A5">
        <w:rPr>
          <w:rFonts w:cs="Times New Roman"/>
          <w:szCs w:val="24"/>
        </w:rPr>
        <w:t xml:space="preserve"> </w:t>
      </w:r>
      <w:proofErr w:type="spellStart"/>
      <w:r w:rsidRPr="00CF16A5">
        <w:rPr>
          <w:rFonts w:cs="Times New Roman"/>
          <w:szCs w:val="24"/>
        </w:rPr>
        <w:t>terjangkau</w:t>
      </w:r>
      <w:proofErr w:type="spellEnd"/>
      <w:r w:rsidRPr="00CF16A5">
        <w:rPr>
          <w:rFonts w:cs="Times New Roman"/>
          <w:szCs w:val="24"/>
        </w:rPr>
        <w:t xml:space="preserve"> </w:t>
      </w:r>
      <w:proofErr w:type="spellStart"/>
      <w:r w:rsidRPr="00CF16A5">
        <w:rPr>
          <w:rFonts w:cs="Times New Roman"/>
          <w:szCs w:val="24"/>
        </w:rPr>
        <w:t>sesuai</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kebutuhan</w:t>
      </w:r>
      <w:proofErr w:type="spellEnd"/>
      <w:r w:rsidRPr="00CF16A5">
        <w:rPr>
          <w:rFonts w:cs="Times New Roman"/>
          <w:szCs w:val="24"/>
        </w:rPr>
        <w:t xml:space="preserve"> dan </w:t>
      </w:r>
      <w:proofErr w:type="spellStart"/>
      <w:r w:rsidRPr="00CF16A5">
        <w:rPr>
          <w:rFonts w:cs="Times New Roman"/>
          <w:szCs w:val="24"/>
        </w:rPr>
        <w:t>kemampuan</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rangka</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kesejahteraan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{"citationItems":[{"id":"ITEM-1","itemData":{"author":[{"dropping-particle":"","family":"Kemenkeu","given":"","non-dropping-particle":"","parse-names":false,"suffix":""}],"id":"ITEM-1","issued":{"date-parts":[["2016"]]},"title":"Keuangan Inklusif","type":"article-journal"},"uris":["http://www.mendeley.com/documents/?uuid=487df993-ab2f-43a8-94f3-e2b67f3df3cf"]}],"mendeley":{"formattedCitation":"(Kemenkeu, 2016a)","plainTextFormattedCitation":"(Kemenkeu, 2016a)","previouslyFormattedCitation":"(Kemenkeu, 2016a)"},"properties":{"noteIndex":0},"schema":"https://github.com/citation-style-language/schema/raw/master/csl-citation.json"}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(Kemenkeu, 2016a)</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adanya</w:t>
      </w:r>
      <w:proofErr w:type="spellEnd"/>
      <w:r w:rsidRPr="00CF16A5">
        <w:rPr>
          <w:rFonts w:cs="Times New Roman"/>
          <w:szCs w:val="24"/>
        </w:rPr>
        <w:t xml:space="preserve"> </w:t>
      </w:r>
      <w:proofErr w:type="spellStart"/>
      <w:r w:rsidRPr="00CF16A5">
        <w:rPr>
          <w:rFonts w:cs="Times New Roman"/>
          <w:szCs w:val="24"/>
        </w:rPr>
        <w:t>peningkatan</w:t>
      </w:r>
      <w:proofErr w:type="spellEnd"/>
      <w:r w:rsidRPr="00CF16A5">
        <w:rPr>
          <w:rFonts w:cs="Times New Roman"/>
          <w:szCs w:val="24"/>
        </w:rPr>
        <w:t xml:space="preserve"> pada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{"citationItems":[{"id":"ITEM-1","itemData":{"author":[{"dropping-particle":"","family":"Kitakogelu","given":"Peterson","non-dropping-particle":"","parse-names":false,"suffix":""}],"id":"ITEM-1","issue":"85614","issued":{"date-parts":[["2018"]]},"title":"Munich Personal RePEc Archive Impact of Digital Finance on Financial Inclusion and Stability Impact of Digital Finance on Financial Inclusion and Stability Peterson K Ozili","type":"article-journal"},"uris":["http://www.mendeley.com/documents/?uuid=1a2f472e-0132-4a9d-88a7-86e1c0c86388"]}],"mendeley":{"formattedCitation":"(Kitakogelu, 2018)","manualFormatting":"Kitakogelu (2018)","plainTextFormattedCitation":"(Kitakogelu, 2018)","previouslyFormattedCitation":"(Kitakogelu,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Kitakogelu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mengatakan</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yang </w:t>
      </w:r>
      <w:proofErr w:type="spellStart"/>
      <w:r w:rsidRPr="00CF16A5">
        <w:rPr>
          <w:rFonts w:cs="Times New Roman"/>
          <w:szCs w:val="24"/>
        </w:rPr>
        <w:t>sebelumnya</w:t>
      </w:r>
      <w:proofErr w:type="spellEnd"/>
      <w:r w:rsidRPr="00CF16A5">
        <w:rPr>
          <w:rFonts w:cs="Times New Roman"/>
          <w:szCs w:val="24"/>
        </w:rPr>
        <w:t xml:space="preserve"> </w:t>
      </w:r>
      <w:proofErr w:type="spellStart"/>
      <w:r w:rsidRPr="00CF16A5">
        <w:rPr>
          <w:rFonts w:cs="Times New Roman"/>
          <w:szCs w:val="24"/>
        </w:rPr>
        <w:t>dikecualikan</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finansial</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berinvestasi</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pendidikan</w:t>
      </w:r>
      <w:proofErr w:type="spellEnd"/>
      <w:r w:rsidRPr="00CF16A5">
        <w:rPr>
          <w:rFonts w:cs="Times New Roman"/>
          <w:szCs w:val="24"/>
        </w:rPr>
        <w:t xml:space="preserve">, </w:t>
      </w:r>
      <w:proofErr w:type="spellStart"/>
      <w:r w:rsidRPr="00CF16A5">
        <w:rPr>
          <w:rFonts w:cs="Times New Roman"/>
          <w:szCs w:val="24"/>
        </w:rPr>
        <w:t>menabung</w:t>
      </w:r>
      <w:proofErr w:type="spellEnd"/>
      <w:r w:rsidRPr="00CF16A5">
        <w:rPr>
          <w:rFonts w:cs="Times New Roman"/>
          <w:szCs w:val="24"/>
        </w:rPr>
        <w:t xml:space="preserve">, dan </w:t>
      </w:r>
      <w:proofErr w:type="spellStart"/>
      <w:r w:rsidRPr="00CF16A5">
        <w:rPr>
          <w:rFonts w:cs="Times New Roman"/>
          <w:szCs w:val="24"/>
        </w:rPr>
        <w:t>meluncurkan</w:t>
      </w:r>
      <w:proofErr w:type="spellEnd"/>
      <w:r w:rsidRPr="00CF16A5">
        <w:rPr>
          <w:rFonts w:cs="Times New Roman"/>
          <w:szCs w:val="24"/>
        </w:rPr>
        <w:t xml:space="preserve"> </w:t>
      </w:r>
      <w:proofErr w:type="spellStart"/>
      <w:r w:rsidRPr="00CF16A5">
        <w:rPr>
          <w:rFonts w:cs="Times New Roman"/>
          <w:szCs w:val="24"/>
        </w:rPr>
        <w:t>bisnis</w:t>
      </w:r>
      <w:proofErr w:type="spellEnd"/>
      <w:r w:rsidRPr="00CF16A5">
        <w:rPr>
          <w:rFonts w:cs="Times New Roman"/>
          <w:szCs w:val="24"/>
        </w:rPr>
        <w:t xml:space="preserve">, dan </w:t>
      </w:r>
      <w:proofErr w:type="spellStart"/>
      <w:r w:rsidRPr="00CF16A5">
        <w:rPr>
          <w:rFonts w:cs="Times New Roman"/>
          <w:szCs w:val="24"/>
        </w:rPr>
        <w:t>hal</w:t>
      </w:r>
      <w:proofErr w:type="spellEnd"/>
      <w:r w:rsidRPr="00CF16A5">
        <w:rPr>
          <w:rFonts w:cs="Times New Roman"/>
          <w:szCs w:val="24"/>
        </w:rPr>
        <w:t xml:space="preserve"> ini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berpengaruh</w:t>
      </w:r>
      <w:proofErr w:type="spellEnd"/>
      <w:r w:rsidRPr="00CF16A5">
        <w:rPr>
          <w:rFonts w:cs="Times New Roman"/>
          <w:szCs w:val="24"/>
        </w:rPr>
        <w:t xml:space="preserve"> pada </w:t>
      </w:r>
      <w:proofErr w:type="spellStart"/>
      <w:r w:rsidRPr="00CF16A5">
        <w:rPr>
          <w:rFonts w:cs="Times New Roman"/>
          <w:szCs w:val="24"/>
        </w:rPr>
        <w:t>pengurangan</w:t>
      </w:r>
      <w:proofErr w:type="spellEnd"/>
      <w:r w:rsidRPr="00CF16A5">
        <w:rPr>
          <w:rFonts w:cs="Times New Roman"/>
          <w:szCs w:val="24"/>
        </w:rPr>
        <w:t xml:space="preserve"> </w:t>
      </w:r>
      <w:proofErr w:type="spellStart"/>
      <w:r w:rsidRPr="00CF16A5">
        <w:rPr>
          <w:rFonts w:cs="Times New Roman"/>
          <w:szCs w:val="24"/>
        </w:rPr>
        <w:t>kemiskinan</w:t>
      </w:r>
      <w:proofErr w:type="spellEnd"/>
      <w:r w:rsidRPr="00CF16A5">
        <w:rPr>
          <w:rFonts w:cs="Times New Roman"/>
          <w:szCs w:val="24"/>
        </w:rPr>
        <w:t xml:space="preserve"> dan </w:t>
      </w:r>
      <w:proofErr w:type="spellStart"/>
      <w:r w:rsidRPr="00CF16A5">
        <w:rPr>
          <w:rFonts w:cs="Times New Roman"/>
          <w:szCs w:val="24"/>
        </w:rPr>
        <w:t>pertumbuhan</w:t>
      </w:r>
      <w:proofErr w:type="spellEnd"/>
      <w:r w:rsidRPr="00CF16A5">
        <w:rPr>
          <w:rFonts w:cs="Times New Roman"/>
          <w:szCs w:val="24"/>
        </w:rPr>
        <w:t xml:space="preserve"> </w:t>
      </w:r>
      <w:proofErr w:type="spellStart"/>
      <w:r w:rsidRPr="00CF16A5">
        <w:rPr>
          <w:rFonts w:cs="Times New Roman"/>
          <w:szCs w:val="24"/>
        </w:rPr>
        <w:t>ekonomi</w:t>
      </w:r>
      <w:proofErr w:type="spellEnd"/>
      <w:r w:rsidRPr="00CF16A5">
        <w:rPr>
          <w:rFonts w:cs="Times New Roman"/>
          <w:szCs w:val="24"/>
        </w:rPr>
        <w:t>.</w:t>
      </w:r>
    </w:p>
    <w:p w14:paraId="0FA42E53" w14:textId="77777777" w:rsidR="00D36D50" w:rsidRPr="00CF16A5" w:rsidRDefault="00D36D50" w:rsidP="00D36D50">
      <w:pPr>
        <w:spacing w:after="0"/>
        <w:ind w:firstLine="567"/>
        <w:rPr>
          <w:rFonts w:cs="Times New Roman"/>
          <w:szCs w:val="24"/>
        </w:rPr>
      </w:pPr>
      <w:r w:rsidRPr="00CF16A5">
        <w:rPr>
          <w:rFonts w:cs="Times New Roman"/>
          <w:szCs w:val="24"/>
          <w:shd w:val="clear" w:color="auto" w:fill="FFFFFF"/>
        </w:rPr>
        <w:fldChar w:fldCharType="begin" w:fldLock="1"/>
      </w:r>
      <w:r w:rsidRPr="00CF16A5">
        <w:rPr>
          <w:rFonts w:cs="Times New Roman"/>
          <w:szCs w:val="24"/>
          <w:shd w:val="clear" w:color="auto" w:fill="FFFFFF"/>
        </w:rPr>
        <w:instrText>ADDIN CSL_CITATION {"citationItems":[{"id":"ITEM-1","itemData":{"abstract":"Institusi keuangan memainkan peran penting melalui fungsi intermediasinya untuk mendorong pertumbuhan ekonomi, pemerataan pendapatan, pengentasan kemiskinan serta pencapaian stabilitas sistem keuangan. Meski demikian, industri keuangan yang berkembang sangat pesat belum tentu disertai dengan akses keuangan yang memadai. Padahal, akses layanan jasa keuangan merupakan syarat penting keterlibatan masyarakat luas dalam sistem perekonomian. Oleh karena itu, keuangan inklusif menjadi strategi nasional untuk mendorong pertumbuhan ekonomi melalui distribusi pendapatan yang merata, penurunan tingkat kemiskinan, dan stabilitas sistem keuangan. Hak setiap individu dijamin untuk dapat mengakses seluruh cakupan kualitas jasa keuangan dengan biaya yang terjangkau. Target dari kebijakan ini sangat memperhatikan masyarakat miskin berpendapatan rendah, masyarakat miskin produktif, pekerja migran, dan masyarakat yang hidup di pelosok.","author":[{"dropping-particle":"","family":"Hartati","given":"Ita","non-dropping-particle":"","parse-names":false,"suffix":""},{"dropping-particle":"","family":"Azwar","given":"","non-dropping-particle":"","parse-names":false,"suffix":""}],"id":"ITEM-1","issued":{"date-parts":[["2017"]]},"title":"Seberapa Penting Inklusi Keuangan Syariah Bagi Indonesia?","type":"article-journal"},"uris":["http://www.mendeley.com/documents/?uuid=d703b6ed-7211-4cd4-b139-24970569b4f5"]}],"mendeley":{"formattedCitation":"(Hartati &amp; Azwar, 2017)","manualFormatting":"Hartati &amp; Azwar (2017)","plainTextFormattedCitation":"(Hartati &amp; Azwar, 2017)","previouslyFormattedCitation":"(Hartati &amp; Azwar, 2017)"},"properties":{"noteIndex":0},"schema":"https://github.com/citation-style-language/schema/raw/master/csl-citation.json"}</w:instrText>
      </w:r>
      <w:r w:rsidRPr="00CF16A5">
        <w:rPr>
          <w:rFonts w:cs="Times New Roman"/>
          <w:szCs w:val="24"/>
          <w:shd w:val="clear" w:color="auto" w:fill="FFFFFF"/>
        </w:rPr>
        <w:fldChar w:fldCharType="separate"/>
      </w:r>
      <w:r w:rsidRPr="00CF16A5">
        <w:rPr>
          <w:rFonts w:cs="Times New Roman"/>
          <w:noProof/>
          <w:szCs w:val="24"/>
          <w:shd w:val="clear" w:color="auto" w:fill="FFFFFF"/>
        </w:rPr>
        <w:t>Hartati &amp; Azwar (2017)</w:t>
      </w:r>
      <w:r w:rsidRPr="00CF16A5">
        <w:rPr>
          <w:rFonts w:cs="Times New Roman"/>
          <w:szCs w:val="24"/>
          <w:shd w:val="clear" w:color="auto" w:fill="FFFFFF"/>
        </w:rPr>
        <w:fldChar w:fldCharType="end"/>
      </w:r>
      <w:r w:rsidRPr="00CF16A5">
        <w:rPr>
          <w:rFonts w:cs="Times New Roman"/>
          <w:szCs w:val="24"/>
          <w:shd w:val="clear" w:color="auto" w:fill="FFFFFF"/>
        </w:rPr>
        <w:t xml:space="preserve"> </w:t>
      </w:r>
      <w:proofErr w:type="spellStart"/>
      <w:r w:rsidRPr="00CF16A5">
        <w:rPr>
          <w:rFonts w:cs="Times New Roman"/>
          <w:szCs w:val="24"/>
          <w:shd w:val="clear" w:color="auto" w:fill="FFFFFF"/>
        </w:rPr>
        <w:t>mengatakan</w:t>
      </w:r>
      <w:proofErr w:type="spellEnd"/>
      <w:r w:rsidRPr="00CF16A5">
        <w:rPr>
          <w:rFonts w:cs="Times New Roman"/>
          <w:szCs w:val="24"/>
          <w:shd w:val="clear" w:color="auto" w:fill="FFFFFF"/>
        </w:rPr>
        <w:t xml:space="preserve"> </w:t>
      </w:r>
      <w:proofErr w:type="spellStart"/>
      <w:r w:rsidRPr="00CF16A5">
        <w:rPr>
          <w:rFonts w:cs="Times New Roman"/>
          <w:szCs w:val="24"/>
        </w:rPr>
        <w:t>seberapa</w:t>
      </w:r>
      <w:proofErr w:type="spellEnd"/>
      <w:r w:rsidRPr="00CF16A5">
        <w:rPr>
          <w:rFonts w:cs="Times New Roman"/>
          <w:szCs w:val="24"/>
        </w:rPr>
        <w:t xml:space="preserve"> </w:t>
      </w:r>
      <w:proofErr w:type="spellStart"/>
      <w:r w:rsidRPr="00CF16A5">
        <w:rPr>
          <w:rFonts w:cs="Times New Roman"/>
          <w:szCs w:val="24"/>
        </w:rPr>
        <w:t>besar</w:t>
      </w:r>
      <w:proofErr w:type="spellEnd"/>
      <w:r w:rsidRPr="00CF16A5">
        <w:rPr>
          <w:rFonts w:cs="Times New Roman"/>
          <w:szCs w:val="24"/>
        </w:rPr>
        <w:t xml:space="preserve"> </w:t>
      </w:r>
      <w:proofErr w:type="spellStart"/>
      <w:r w:rsidRPr="00CF16A5">
        <w:rPr>
          <w:rFonts w:cs="Times New Roman"/>
          <w:szCs w:val="24"/>
        </w:rPr>
        <w:t>kesempatan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mengakses</w:t>
      </w:r>
      <w:proofErr w:type="spellEnd"/>
      <w:r w:rsidRPr="00CF16A5">
        <w:rPr>
          <w:rFonts w:cs="Times New Roman"/>
          <w:szCs w:val="24"/>
        </w:rPr>
        <w:t xml:space="preserve"> dan </w:t>
      </w:r>
      <w:proofErr w:type="spellStart"/>
      <w:r w:rsidRPr="00CF16A5">
        <w:rPr>
          <w:rFonts w:cs="Times New Roman"/>
          <w:szCs w:val="24"/>
        </w:rPr>
        <w:t>menggunakan</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mencerminkan</w:t>
      </w:r>
      <w:proofErr w:type="spellEnd"/>
      <w:r w:rsidRPr="00CF16A5">
        <w:rPr>
          <w:rFonts w:cs="Times New Roman"/>
          <w:szCs w:val="24"/>
        </w:rPr>
        <w:t xml:space="preserve"> </w:t>
      </w:r>
      <w:proofErr w:type="spellStart"/>
      <w:r w:rsidRPr="00CF16A5">
        <w:rPr>
          <w:rFonts w:cs="Times New Roman"/>
          <w:szCs w:val="24"/>
        </w:rPr>
        <w:t>tingkat</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inklusif</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ekonomi</w:t>
      </w:r>
      <w:proofErr w:type="spellEnd"/>
      <w:r w:rsidRPr="00CF16A5">
        <w:rPr>
          <w:rFonts w:cs="Times New Roman"/>
          <w:szCs w:val="24"/>
        </w:rPr>
        <w:t xml:space="preserve"> </w:t>
      </w:r>
      <w:proofErr w:type="spellStart"/>
      <w:r w:rsidRPr="00CF16A5">
        <w:rPr>
          <w:rFonts w:cs="Times New Roman"/>
          <w:szCs w:val="24"/>
        </w:rPr>
        <w:t>tersebut</w:t>
      </w:r>
      <w:proofErr w:type="spellEnd"/>
      <w:r w:rsidRPr="00CF16A5">
        <w:rPr>
          <w:rFonts w:cs="Times New Roman"/>
          <w:szCs w:val="24"/>
        </w:rPr>
        <w:t xml:space="preserve">. </w:t>
      </w:r>
      <w:proofErr w:type="spellStart"/>
      <w:r w:rsidRPr="00CF16A5">
        <w:rPr>
          <w:rFonts w:cs="Times New Roman"/>
          <w:szCs w:val="24"/>
          <w:shd w:val="clear" w:color="auto" w:fill="FFFFFF"/>
        </w:rPr>
        <w:t>Indeks</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Keuangan</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Inklusif</w:t>
      </w:r>
      <w:proofErr w:type="spellEnd"/>
      <w:r w:rsidRPr="00CF16A5">
        <w:rPr>
          <w:rFonts w:cs="Times New Roman"/>
          <w:szCs w:val="24"/>
          <w:shd w:val="clear" w:color="auto" w:fill="FFFFFF"/>
        </w:rPr>
        <w:t xml:space="preserve"> (IKI) </w:t>
      </w:r>
      <w:proofErr w:type="spellStart"/>
      <w:r w:rsidRPr="00CF16A5">
        <w:rPr>
          <w:rFonts w:cs="Times New Roman"/>
          <w:szCs w:val="24"/>
          <w:shd w:val="clear" w:color="auto" w:fill="FFFFFF"/>
        </w:rPr>
        <w:t>adalah</w:t>
      </w:r>
      <w:proofErr w:type="spellEnd"/>
      <w:r w:rsidRPr="00CF16A5">
        <w:rPr>
          <w:rFonts w:cs="Times New Roman"/>
          <w:szCs w:val="24"/>
          <w:shd w:val="clear" w:color="auto" w:fill="FFFFFF"/>
        </w:rPr>
        <w:t xml:space="preserve"> salah </w:t>
      </w:r>
      <w:proofErr w:type="spellStart"/>
      <w:r w:rsidRPr="00CF16A5">
        <w:rPr>
          <w:rFonts w:cs="Times New Roman"/>
          <w:szCs w:val="24"/>
          <w:shd w:val="clear" w:color="auto" w:fill="FFFFFF"/>
        </w:rPr>
        <w:t>satu</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cara</w:t>
      </w:r>
      <w:proofErr w:type="spellEnd"/>
      <w:r w:rsidRPr="00CF16A5">
        <w:rPr>
          <w:rFonts w:cs="Times New Roman"/>
          <w:szCs w:val="24"/>
          <w:shd w:val="clear" w:color="auto" w:fill="FFFFFF"/>
        </w:rPr>
        <w:t> </w:t>
      </w:r>
      <w:proofErr w:type="spellStart"/>
      <w:r w:rsidRPr="00CF16A5">
        <w:rPr>
          <w:rFonts w:cs="Times New Roman"/>
          <w:szCs w:val="24"/>
          <w:shd w:val="clear" w:color="auto" w:fill="FFFFFF"/>
        </w:rPr>
        <w:t>alternatif</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untuk</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pengukuran</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keuangan</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inklusif</w:t>
      </w:r>
      <w:proofErr w:type="spellEnd"/>
      <w:r w:rsidRPr="00CF16A5">
        <w:rPr>
          <w:rFonts w:cs="Times New Roman"/>
          <w:szCs w:val="24"/>
          <w:shd w:val="clear" w:color="auto" w:fill="FFFFFF"/>
        </w:rPr>
        <w:t xml:space="preserve"> yang </w:t>
      </w:r>
      <w:proofErr w:type="spellStart"/>
      <w:r w:rsidRPr="00CF16A5">
        <w:rPr>
          <w:rFonts w:cs="Times New Roman"/>
          <w:szCs w:val="24"/>
          <w:shd w:val="clear" w:color="auto" w:fill="FFFFFF"/>
        </w:rPr>
        <w:t>menggunakan</w:t>
      </w:r>
      <w:proofErr w:type="spellEnd"/>
      <w:r w:rsidRPr="00CF16A5">
        <w:rPr>
          <w:rFonts w:cs="Times New Roman"/>
          <w:szCs w:val="24"/>
          <w:shd w:val="clear" w:color="auto" w:fill="FFFFFF"/>
        </w:rPr>
        <w:t xml:space="preserve"> data </w:t>
      </w:r>
      <w:proofErr w:type="spellStart"/>
      <w:r w:rsidRPr="00CF16A5">
        <w:rPr>
          <w:rFonts w:cs="Times New Roman"/>
          <w:szCs w:val="24"/>
          <w:shd w:val="clear" w:color="auto" w:fill="FFFFFF"/>
        </w:rPr>
        <w:t>makro</w:t>
      </w:r>
      <w:proofErr w:type="spellEnd"/>
      <w:r>
        <w:rPr>
          <w:rFonts w:cs="Times New Roman"/>
          <w:szCs w:val="24"/>
          <w:shd w:val="clear" w:color="auto" w:fill="FFFFFF"/>
        </w:rPr>
        <w:t xml:space="preserve"> </w:t>
      </w:r>
      <w:proofErr w:type="spellStart"/>
      <w:r w:rsidRPr="00CF16A5">
        <w:rPr>
          <w:rFonts w:cs="Times New Roman"/>
          <w:szCs w:val="24"/>
          <w:shd w:val="clear" w:color="auto" w:fill="FFFFFF"/>
        </w:rPr>
        <w:t>ekonomi</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terutama</w:t>
      </w:r>
      <w:proofErr w:type="spellEnd"/>
      <w:r w:rsidRPr="00CF16A5">
        <w:rPr>
          <w:rFonts w:cs="Times New Roman"/>
          <w:szCs w:val="24"/>
          <w:shd w:val="clear" w:color="auto" w:fill="FFFFFF"/>
        </w:rPr>
        <w:t xml:space="preserve"> pada </w:t>
      </w:r>
      <w:proofErr w:type="spellStart"/>
      <w:r w:rsidRPr="00CF16A5">
        <w:rPr>
          <w:rFonts w:cs="Times New Roman"/>
          <w:szCs w:val="24"/>
          <w:shd w:val="clear" w:color="auto" w:fill="FFFFFF"/>
        </w:rPr>
        <w:t>jangkauan</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layanan</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sektor</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perbankan</w:t>
      </w:r>
      <w:proofErr w:type="spellEnd"/>
      <w:r w:rsidRPr="00CF16A5">
        <w:rPr>
          <w:rFonts w:cs="Times New Roman"/>
          <w:szCs w:val="24"/>
          <w:shd w:val="clear" w:color="auto" w:fill="FFFFFF"/>
        </w:rPr>
        <w:t xml:space="preserve">. </w:t>
      </w:r>
      <w:commentRangeStart w:id="19"/>
      <w:r w:rsidRPr="00CF16A5">
        <w:rPr>
          <w:rFonts w:cs="Times New Roman"/>
          <w:szCs w:val="24"/>
          <w:shd w:val="clear" w:color="auto" w:fill="FFFFFF"/>
        </w:rPr>
        <w:t xml:space="preserve">IKI </w:t>
      </w:r>
      <w:proofErr w:type="spellStart"/>
      <w:r w:rsidRPr="00CF16A5">
        <w:rPr>
          <w:rFonts w:cs="Times New Roman"/>
          <w:szCs w:val="24"/>
          <w:shd w:val="clear" w:color="auto" w:fill="FFFFFF"/>
        </w:rPr>
        <w:t>terdiri</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dari</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tiga</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variabel</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utama</w:t>
      </w:r>
      <w:proofErr w:type="spellEnd"/>
      <w:r>
        <w:rPr>
          <w:rFonts w:cs="Times New Roman"/>
          <w:szCs w:val="24"/>
          <w:shd w:val="clear" w:color="auto" w:fill="FFFFFF"/>
        </w:rPr>
        <w:t>,</w:t>
      </w:r>
      <w:r w:rsidRPr="00CF16A5">
        <w:rPr>
          <w:rFonts w:cs="Times New Roman"/>
          <w:szCs w:val="24"/>
          <w:shd w:val="clear" w:color="auto" w:fill="FFFFFF"/>
        </w:rPr>
        <w:t xml:space="preserve"> </w:t>
      </w:r>
      <w:proofErr w:type="spellStart"/>
      <w:r w:rsidRPr="00CF16A5">
        <w:rPr>
          <w:rFonts w:cs="Times New Roman"/>
          <w:szCs w:val="24"/>
          <w:shd w:val="clear" w:color="auto" w:fill="FFFFFF"/>
        </w:rPr>
        <w:t>yaitu</w:t>
      </w:r>
      <w:proofErr w:type="spellEnd"/>
      <w:r w:rsidRPr="00CF16A5">
        <w:rPr>
          <w:rFonts w:cs="Times New Roman"/>
          <w:szCs w:val="24"/>
          <w:shd w:val="clear" w:color="auto" w:fill="FFFFFF"/>
        </w:rPr>
        <w:t xml:space="preserve"> </w:t>
      </w:r>
      <w:proofErr w:type="spellStart"/>
      <w:r w:rsidRPr="00CF16A5">
        <w:rPr>
          <w:rFonts w:cs="Times New Roman"/>
          <w:szCs w:val="24"/>
          <w:shd w:val="clear" w:color="auto" w:fill="FFFFFF"/>
        </w:rPr>
        <w:t>akses</w:t>
      </w:r>
      <w:proofErr w:type="spellEnd"/>
      <w:r w:rsidRPr="00CF16A5">
        <w:rPr>
          <w:rFonts w:cs="Times New Roman"/>
          <w:szCs w:val="24"/>
          <w:shd w:val="clear" w:color="auto" w:fill="FFFFFF"/>
        </w:rPr>
        <w:t xml:space="preserve"> (</w:t>
      </w:r>
      <w:r w:rsidRPr="00CF16A5">
        <w:rPr>
          <w:rFonts w:cs="Times New Roman"/>
          <w:i/>
          <w:iCs/>
          <w:szCs w:val="24"/>
          <w:shd w:val="clear" w:color="auto" w:fill="FFFFFF"/>
        </w:rPr>
        <w:t>access</w:t>
      </w:r>
      <w:r w:rsidRPr="00CF16A5">
        <w:rPr>
          <w:rFonts w:cs="Times New Roman"/>
          <w:szCs w:val="24"/>
          <w:shd w:val="clear" w:color="auto" w:fill="FFFFFF"/>
        </w:rPr>
        <w:t xml:space="preserve">), </w:t>
      </w:r>
      <w:proofErr w:type="spellStart"/>
      <w:r w:rsidRPr="00CF16A5">
        <w:rPr>
          <w:rFonts w:cs="Times New Roman"/>
          <w:szCs w:val="24"/>
          <w:shd w:val="clear" w:color="auto" w:fill="FFFFFF"/>
        </w:rPr>
        <w:t>penggunaan</w:t>
      </w:r>
      <w:proofErr w:type="spellEnd"/>
      <w:r w:rsidRPr="00CF16A5">
        <w:rPr>
          <w:rFonts w:cs="Times New Roman"/>
          <w:szCs w:val="24"/>
          <w:shd w:val="clear" w:color="auto" w:fill="FFFFFF"/>
        </w:rPr>
        <w:t xml:space="preserve"> (</w:t>
      </w:r>
      <w:r w:rsidRPr="00CF16A5">
        <w:rPr>
          <w:rFonts w:cs="Times New Roman"/>
          <w:i/>
          <w:iCs/>
          <w:szCs w:val="24"/>
          <w:shd w:val="clear" w:color="auto" w:fill="FFFFFF"/>
        </w:rPr>
        <w:t>usage</w:t>
      </w:r>
      <w:r w:rsidRPr="00CF16A5">
        <w:rPr>
          <w:rFonts w:cs="Times New Roman"/>
          <w:szCs w:val="24"/>
          <w:shd w:val="clear" w:color="auto" w:fill="FFFFFF"/>
        </w:rPr>
        <w:t xml:space="preserve">) dan </w:t>
      </w:r>
      <w:proofErr w:type="spellStart"/>
      <w:r w:rsidRPr="00CF16A5">
        <w:rPr>
          <w:rFonts w:cs="Times New Roman"/>
          <w:szCs w:val="24"/>
          <w:shd w:val="clear" w:color="auto" w:fill="FFFFFF"/>
        </w:rPr>
        <w:t>kualitas</w:t>
      </w:r>
      <w:proofErr w:type="spellEnd"/>
      <w:r w:rsidRPr="00CF16A5">
        <w:rPr>
          <w:rFonts w:cs="Times New Roman"/>
          <w:szCs w:val="24"/>
          <w:shd w:val="clear" w:color="auto" w:fill="FFFFFF"/>
        </w:rPr>
        <w:t xml:space="preserve"> (</w:t>
      </w:r>
      <w:r w:rsidRPr="00CF16A5">
        <w:rPr>
          <w:rFonts w:cs="Times New Roman"/>
          <w:i/>
          <w:iCs/>
          <w:szCs w:val="24"/>
          <w:shd w:val="clear" w:color="auto" w:fill="FFFFFF"/>
        </w:rPr>
        <w:t>quality</w:t>
      </w:r>
      <w:commentRangeEnd w:id="19"/>
      <w:r w:rsidRPr="00CF16A5">
        <w:rPr>
          <w:rFonts w:cs="Times New Roman"/>
          <w:szCs w:val="24"/>
          <w:shd w:val="clear" w:color="auto" w:fill="FFFFFF"/>
        </w:rPr>
        <w:t xml:space="preserve">) </w:t>
      </w:r>
      <w:r w:rsidRPr="00CF16A5">
        <w:rPr>
          <w:rStyle w:val="CommentReference"/>
          <w:rFonts w:cs="Times New Roman"/>
          <w:szCs w:val="24"/>
        </w:rPr>
        <w:commentReference w:id="19"/>
      </w:r>
      <w:r w:rsidRPr="00CF16A5">
        <w:rPr>
          <w:rFonts w:cs="Times New Roman"/>
          <w:szCs w:val="24"/>
          <w:shd w:val="clear" w:color="auto" w:fill="FFFFFF"/>
        </w:rPr>
        <w:fldChar w:fldCharType="begin" w:fldLock="1"/>
      </w:r>
      <w:r w:rsidRPr="00CF16A5">
        <w:rPr>
          <w:rFonts w:cs="Times New Roman"/>
          <w:szCs w:val="24"/>
          <w:shd w:val="clear" w:color="auto" w:fill="FFFFFF"/>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2013)","plainTextFormattedCitation":"(Bank Indonesia, 2013)","previouslyFormattedCitation":"(Bank Indonesia, 2013)"},"properties":{"noteIndex":0},"schema":"https://github.com/citation-style-language/schema/raw/master/csl-citation.json"}</w:instrText>
      </w:r>
      <w:r w:rsidRPr="00CF16A5">
        <w:rPr>
          <w:rFonts w:cs="Times New Roman"/>
          <w:szCs w:val="24"/>
          <w:shd w:val="clear" w:color="auto" w:fill="FFFFFF"/>
        </w:rPr>
        <w:fldChar w:fldCharType="separate"/>
      </w:r>
      <w:r w:rsidRPr="00CF16A5">
        <w:rPr>
          <w:rFonts w:cs="Times New Roman"/>
          <w:noProof/>
          <w:szCs w:val="24"/>
          <w:shd w:val="clear" w:color="auto" w:fill="FFFFFF"/>
        </w:rPr>
        <w:t>(Bank Indonesia, 2013)</w:t>
      </w:r>
      <w:r w:rsidRPr="00CF16A5">
        <w:rPr>
          <w:rFonts w:cs="Times New Roman"/>
          <w:szCs w:val="24"/>
          <w:shd w:val="clear" w:color="auto" w:fill="FFFFFF"/>
        </w:rPr>
        <w:fldChar w:fldCharType="end"/>
      </w:r>
      <w:r w:rsidRPr="00CF16A5">
        <w:rPr>
          <w:rFonts w:cs="Times New Roman"/>
          <w:szCs w:val="24"/>
          <w:shd w:val="clear" w:color="auto" w:fill="FFFFFF"/>
        </w:rPr>
        <w:t>.</w:t>
      </w:r>
    </w:p>
    <w:p w14:paraId="2891E70B"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proofErr w:type="spellStart"/>
      <w:r w:rsidRPr="00CF16A5">
        <w:rPr>
          <w:rFonts w:ascii="Times New Roman" w:hAnsi="Times New Roman" w:cs="Times New Roman"/>
          <w:b/>
          <w:bCs/>
          <w:color w:val="auto"/>
        </w:rPr>
        <w:t>Manfaat</w:t>
      </w:r>
      <w:proofErr w:type="spellEnd"/>
      <w:r w:rsidRPr="00CF16A5">
        <w:rPr>
          <w:rFonts w:ascii="Times New Roman" w:hAnsi="Times New Roman" w:cs="Times New Roman"/>
          <w:b/>
          <w:bCs/>
          <w:color w:val="auto"/>
        </w:rPr>
        <w:t xml:space="preserve"> dan </w:t>
      </w:r>
      <w:proofErr w:type="spellStart"/>
      <w:r w:rsidRPr="00CF16A5">
        <w:rPr>
          <w:rFonts w:ascii="Times New Roman" w:hAnsi="Times New Roman" w:cs="Times New Roman"/>
          <w:b/>
          <w:bCs/>
          <w:color w:val="auto"/>
        </w:rPr>
        <w:t>Indikator</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Inklusi</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Keuangan</w:t>
      </w:r>
      <w:proofErr w:type="spellEnd"/>
    </w:p>
    <w:p w14:paraId="00595004" w14:textId="77777777" w:rsidR="00D36D50" w:rsidRPr="00CF16A5" w:rsidRDefault="00D36D50" w:rsidP="00D36D50">
      <w:pPr>
        <w:spacing w:after="0"/>
        <w:ind w:left="567" w:firstLine="567"/>
        <w:rPr>
          <w:rFonts w:cs="Times New Roman"/>
          <w:szCs w:val="24"/>
        </w:rPr>
      </w:pPr>
      <w:proofErr w:type="spellStart"/>
      <w:r w:rsidRPr="00CF16A5">
        <w:rPr>
          <w:rFonts w:cs="Times New Roman"/>
          <w:szCs w:val="24"/>
        </w:rPr>
        <w:t>Beberapa</w:t>
      </w:r>
      <w:proofErr w:type="spellEnd"/>
      <w:r w:rsidRPr="00CF16A5">
        <w:rPr>
          <w:rFonts w:cs="Times New Roman"/>
          <w:szCs w:val="24"/>
        </w:rPr>
        <w:t xml:space="preserve"> </w:t>
      </w:r>
      <w:proofErr w:type="spellStart"/>
      <w:r w:rsidRPr="00CF16A5">
        <w:rPr>
          <w:rFonts w:cs="Times New Roman"/>
          <w:szCs w:val="24"/>
        </w:rPr>
        <w:t>alasan</w:t>
      </w:r>
      <w:proofErr w:type="spellEnd"/>
      <w:r w:rsidRPr="00CF16A5">
        <w:rPr>
          <w:rFonts w:cs="Times New Roman"/>
          <w:szCs w:val="24"/>
        </w:rPr>
        <w:t xml:space="preserve"> </w:t>
      </w:r>
      <w:proofErr w:type="spellStart"/>
      <w:r w:rsidRPr="00CF16A5">
        <w:rPr>
          <w:rFonts w:cs="Times New Roman"/>
          <w:szCs w:val="24"/>
        </w:rPr>
        <w:t>seperti</w:t>
      </w:r>
      <w:proofErr w:type="spellEnd"/>
      <w:r w:rsidRPr="00CF16A5">
        <w:rPr>
          <w:rFonts w:cs="Times New Roman"/>
          <w:szCs w:val="24"/>
        </w:rPr>
        <w:t xml:space="preserve"> </w:t>
      </w:r>
      <w:r w:rsidRPr="00CF16A5">
        <w:rPr>
          <w:rFonts w:cs="Times New Roman"/>
          <w:i/>
          <w:iCs/>
          <w:szCs w:val="24"/>
        </w:rPr>
        <w:t xml:space="preserve">price barrier, information barrier, </w:t>
      </w:r>
      <w:r w:rsidRPr="00CF16A5">
        <w:rPr>
          <w:rFonts w:cs="Times New Roman"/>
          <w:szCs w:val="24"/>
        </w:rPr>
        <w:t xml:space="preserve">dan </w:t>
      </w:r>
      <w:r w:rsidRPr="00CF16A5">
        <w:rPr>
          <w:rFonts w:cs="Times New Roman"/>
          <w:i/>
          <w:iCs/>
          <w:szCs w:val="24"/>
        </w:rPr>
        <w:t xml:space="preserve">channel barrier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menyebabkan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masuk</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kategori</w:t>
      </w:r>
      <w:proofErr w:type="spellEnd"/>
      <w:r w:rsidRPr="00CF16A5">
        <w:rPr>
          <w:rFonts w:cs="Times New Roman"/>
          <w:szCs w:val="24"/>
        </w:rPr>
        <w:t xml:space="preserve"> </w:t>
      </w:r>
      <w:r w:rsidRPr="00CF16A5">
        <w:rPr>
          <w:rFonts w:cs="Times New Roman"/>
          <w:i/>
          <w:iCs/>
          <w:szCs w:val="24"/>
        </w:rPr>
        <w:t xml:space="preserve">unbanked,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dibutuhkan</w:t>
      </w:r>
      <w:proofErr w:type="spellEnd"/>
      <w:r w:rsidRPr="00CF16A5">
        <w:rPr>
          <w:rFonts w:cs="Times New Roman"/>
          <w:szCs w:val="24"/>
        </w:rPr>
        <w:t xml:space="preserve"> </w:t>
      </w:r>
      <w:proofErr w:type="spellStart"/>
      <w:r w:rsidRPr="00CF16A5">
        <w:rPr>
          <w:rFonts w:cs="Times New Roman"/>
          <w:szCs w:val="24"/>
        </w:rPr>
        <w:t>manfaat</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Adapun </w:t>
      </w:r>
      <w:proofErr w:type="spellStart"/>
      <w:r w:rsidRPr="00CF16A5">
        <w:rPr>
          <w:rFonts w:cs="Times New Roman"/>
          <w:szCs w:val="24"/>
        </w:rPr>
        <w:t>manfaat</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mengurangi</w:t>
      </w:r>
      <w:proofErr w:type="spellEnd"/>
      <w:r w:rsidRPr="00CF16A5">
        <w:rPr>
          <w:rFonts w:cs="Times New Roman"/>
          <w:szCs w:val="24"/>
        </w:rPr>
        <w:t xml:space="preserve"> </w:t>
      </w:r>
      <w:proofErr w:type="spellStart"/>
      <w:r w:rsidRPr="00CF16A5">
        <w:rPr>
          <w:rFonts w:cs="Times New Roman"/>
          <w:szCs w:val="24"/>
        </w:rPr>
        <w:t>kesenjangan</w:t>
      </w:r>
      <w:proofErr w:type="spellEnd"/>
      <w:r w:rsidRPr="00CF16A5">
        <w:rPr>
          <w:rFonts w:cs="Times New Roman"/>
          <w:szCs w:val="24"/>
        </w:rPr>
        <w:t xml:space="preserve"> </w:t>
      </w:r>
      <w:proofErr w:type="spellStart"/>
      <w:r w:rsidRPr="00CF16A5">
        <w:rPr>
          <w:rFonts w:cs="Times New Roman"/>
          <w:szCs w:val="24"/>
        </w:rPr>
        <w:t>sehingga</w:t>
      </w:r>
      <w:proofErr w:type="spellEnd"/>
      <w:r w:rsidRPr="00CF16A5">
        <w:rPr>
          <w:rFonts w:cs="Times New Roman"/>
          <w:szCs w:val="24"/>
        </w:rPr>
        <w:t xml:space="preserve">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kesejahteraan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yang pada </w:t>
      </w:r>
      <w:proofErr w:type="spellStart"/>
      <w:r w:rsidRPr="00CF16A5">
        <w:rPr>
          <w:rFonts w:cs="Times New Roman"/>
          <w:szCs w:val="24"/>
        </w:rPr>
        <w:t>akhirnya</w:t>
      </w:r>
      <w:proofErr w:type="spellEnd"/>
      <w:r w:rsidRPr="00CF16A5">
        <w:rPr>
          <w:rFonts w:cs="Times New Roman"/>
          <w:szCs w:val="24"/>
        </w:rPr>
        <w:t xml:space="preserve"> </w:t>
      </w:r>
      <w:proofErr w:type="spellStart"/>
      <w:r w:rsidRPr="00CF16A5">
        <w:rPr>
          <w:rFonts w:cs="Times New Roman"/>
          <w:szCs w:val="24"/>
        </w:rPr>
        <w:t>berujung</w:t>
      </w:r>
      <w:proofErr w:type="spellEnd"/>
      <w:r w:rsidRPr="00CF16A5">
        <w:rPr>
          <w:rFonts w:cs="Times New Roman"/>
          <w:szCs w:val="24"/>
        </w:rPr>
        <w:t xml:space="preserve"> pada </w:t>
      </w:r>
      <w:proofErr w:type="spellStart"/>
      <w:r w:rsidRPr="00CF16A5">
        <w:rPr>
          <w:rFonts w:cs="Times New Roman"/>
          <w:szCs w:val="24"/>
        </w:rPr>
        <w:t>penurunan</w:t>
      </w:r>
      <w:proofErr w:type="spellEnd"/>
      <w:r w:rsidRPr="00CF16A5">
        <w:rPr>
          <w:rFonts w:cs="Times New Roman"/>
          <w:szCs w:val="24"/>
        </w:rPr>
        <w:t xml:space="preserve"> </w:t>
      </w:r>
      <w:proofErr w:type="spellStart"/>
      <w:r w:rsidRPr="00CF16A5">
        <w:rPr>
          <w:rFonts w:cs="Times New Roman"/>
          <w:szCs w:val="24"/>
        </w:rPr>
        <w:t>tingkat</w:t>
      </w:r>
      <w:proofErr w:type="spellEnd"/>
      <w:r w:rsidRPr="00CF16A5">
        <w:rPr>
          <w:rFonts w:cs="Times New Roman"/>
          <w:szCs w:val="24"/>
        </w:rPr>
        <w:t xml:space="preserve"> </w:t>
      </w:r>
      <w:proofErr w:type="spellStart"/>
      <w:r w:rsidRPr="00CF16A5">
        <w:rPr>
          <w:rFonts w:cs="Times New Roman"/>
          <w:szCs w:val="24"/>
        </w:rPr>
        <w:t>kemiskinan</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efisiensi</w:t>
      </w:r>
      <w:proofErr w:type="spellEnd"/>
      <w:r w:rsidRPr="00CF16A5">
        <w:rPr>
          <w:rFonts w:cs="Times New Roman"/>
          <w:szCs w:val="24"/>
        </w:rPr>
        <w:t xml:space="preserve"> </w:t>
      </w:r>
      <w:proofErr w:type="spellStart"/>
      <w:r w:rsidRPr="00CF16A5">
        <w:rPr>
          <w:rFonts w:cs="Times New Roman"/>
          <w:szCs w:val="24"/>
        </w:rPr>
        <w:t>ekonomi</w:t>
      </w:r>
      <w:proofErr w:type="spellEnd"/>
      <w:r w:rsidRPr="00CF16A5">
        <w:rPr>
          <w:rFonts w:cs="Times New Roman"/>
          <w:szCs w:val="24"/>
        </w:rPr>
        <w:t xml:space="preserve">, </w:t>
      </w:r>
      <w:proofErr w:type="spellStart"/>
      <w:r w:rsidRPr="00CF16A5">
        <w:rPr>
          <w:rFonts w:cs="Times New Roman"/>
          <w:szCs w:val="24"/>
        </w:rPr>
        <w:t>mendukung</w:t>
      </w:r>
      <w:proofErr w:type="spellEnd"/>
      <w:r w:rsidRPr="00CF16A5">
        <w:rPr>
          <w:rFonts w:cs="Times New Roman"/>
          <w:szCs w:val="24"/>
        </w:rPr>
        <w:t xml:space="preserve"> </w:t>
      </w:r>
      <w:proofErr w:type="spellStart"/>
      <w:r w:rsidRPr="00CF16A5">
        <w:rPr>
          <w:rFonts w:cs="Times New Roman"/>
          <w:szCs w:val="24"/>
        </w:rPr>
        <w:t>stabilitas</w:t>
      </w:r>
      <w:proofErr w:type="spellEnd"/>
      <w:r w:rsidRPr="00CF16A5">
        <w:rPr>
          <w:rFonts w:cs="Times New Roman"/>
          <w:szCs w:val="24"/>
        </w:rPr>
        <w:t xml:space="preserve"> </w:t>
      </w:r>
      <w:proofErr w:type="spellStart"/>
      <w:r w:rsidRPr="00CF16A5">
        <w:rPr>
          <w:rFonts w:cs="Times New Roman"/>
          <w:szCs w:val="24"/>
        </w:rPr>
        <w:t>sistem</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memberikan</w:t>
      </w:r>
      <w:proofErr w:type="spellEnd"/>
      <w:r w:rsidRPr="00CF16A5">
        <w:rPr>
          <w:rFonts w:cs="Times New Roman"/>
          <w:szCs w:val="24"/>
        </w:rPr>
        <w:t xml:space="preserve"> </w:t>
      </w:r>
      <w:proofErr w:type="spellStart"/>
      <w:r w:rsidRPr="00CF16A5">
        <w:rPr>
          <w:rFonts w:cs="Times New Roman"/>
          <w:szCs w:val="24"/>
        </w:rPr>
        <w:t>potensi</w:t>
      </w:r>
      <w:proofErr w:type="spellEnd"/>
      <w:r w:rsidRPr="00CF16A5">
        <w:rPr>
          <w:rFonts w:cs="Times New Roman"/>
          <w:szCs w:val="24"/>
        </w:rPr>
        <w:t xml:space="preserve"> pasar </w:t>
      </w:r>
      <w:proofErr w:type="spellStart"/>
      <w:r w:rsidRPr="00CF16A5">
        <w:rPr>
          <w:rFonts w:cs="Times New Roman"/>
          <w:szCs w:val="24"/>
        </w:rPr>
        <w:t>baru</w:t>
      </w:r>
      <w:proofErr w:type="spellEnd"/>
      <w:r w:rsidRPr="00CF16A5">
        <w:rPr>
          <w:rFonts w:cs="Times New Roman"/>
          <w:szCs w:val="24"/>
        </w:rPr>
        <w:t xml:space="preserve"> </w:t>
      </w:r>
      <w:proofErr w:type="spellStart"/>
      <w:r w:rsidRPr="00CF16A5">
        <w:rPr>
          <w:rFonts w:cs="Times New Roman"/>
          <w:szCs w:val="24"/>
        </w:rPr>
        <w:t>bagi</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2013)","plainTextFormattedCitation":"(Bank Indonesia, 2013)","previouslyFormattedCitation":"(Bank Indonesia, 2013)"},"properties":{"noteIndex":0},"schema":"https://github.com/citation-style-language/schema/raw/master/csl-citation.json"}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(Bank Indonesia, 2013)</w:t>
      </w:r>
      <w:r w:rsidRPr="00CF16A5">
        <w:rPr>
          <w:rFonts w:cs="Times New Roman"/>
          <w:szCs w:val="24"/>
        </w:rPr>
        <w:fldChar w:fldCharType="end"/>
      </w:r>
      <w:r w:rsidRPr="00CF16A5">
        <w:rPr>
          <w:rFonts w:cs="Times New Roman"/>
          <w:szCs w:val="24"/>
        </w:rPr>
        <w:t>.</w:t>
      </w:r>
    </w:p>
    <w:p w14:paraId="7D5F53B6" w14:textId="77777777" w:rsidR="00D36D50" w:rsidRPr="00CF16A5" w:rsidRDefault="00D36D50" w:rsidP="00D36D50">
      <w:pPr>
        <w:spacing w:after="0"/>
        <w:ind w:left="567" w:firstLine="567"/>
        <w:rPr>
          <w:rFonts w:eastAsia="Times New Roman" w:cs="Times New Roman"/>
          <w:szCs w:val="24"/>
        </w:rPr>
      </w:pPr>
      <w:proofErr w:type="spellStart"/>
      <w:r w:rsidRPr="00CF16A5">
        <w:rPr>
          <w:rFonts w:eastAsia="Times New Roman" w:cs="Times New Roman"/>
          <w:szCs w:val="24"/>
        </w:rPr>
        <w:t>Menurut</w:t>
      </w:r>
      <w:proofErr w:type="spellEnd"/>
      <w:r w:rsidRPr="00CF16A5">
        <w:rPr>
          <w:rFonts w:eastAsia="Times New Roman" w:cs="Times New Roman"/>
          <w:szCs w:val="24"/>
        </w:rPr>
        <w:t xml:space="preserve"> </w:t>
      </w:r>
      <w:r w:rsidRPr="00CF16A5">
        <w:rPr>
          <w:rFonts w:eastAsia="Times New Roman" w:cs="Times New Roman"/>
          <w:szCs w:val="24"/>
        </w:rPr>
        <w:fldChar w:fldCharType="begin" w:fldLock="1"/>
      </w:r>
      <w:r w:rsidRPr="00CF16A5">
        <w:rPr>
          <w:rFonts w:eastAsia="Times New Roman" w:cs="Times New Roman"/>
          <w:szCs w:val="24"/>
        </w:rPr>
        <w:instrText>ADDIN CSL_CITATION {"citationItems":[{"id":"ITEM-1","itemData":{"author":[{"dropping-particle":"","family":"Kemenkeu","given":"","non-dropping-particle":"","parse-names":false,"suffix":""}],"id":"ITEM-1","issued":{"date-parts":[["2016"]]},"title":"Keuangan Inklusif","type":"article-journal"},"uris":["http://www.mendeley.com/documents/?uuid=487df993-ab2f-43a8-94f3-e2b67f3df3cf"]}],"mendeley":{"formattedCitation":"(Kemenkeu, 2016a)","manualFormatting":"Kemenkeu (2016)","plainTextFormattedCitation":"(Kemenkeu, 2016a)","previouslyFormattedCitation":"(Kemenkeu, 2016a)"},"properties":{"noteIndex":0},"schema":"https://github.com/citation-style-language/schema/raw/master/csl-citation.json"}</w:instrText>
      </w:r>
      <w:r w:rsidRPr="00CF16A5">
        <w:rPr>
          <w:rFonts w:eastAsia="Times New Roman" w:cs="Times New Roman"/>
          <w:szCs w:val="24"/>
        </w:rPr>
        <w:fldChar w:fldCharType="separate"/>
      </w:r>
      <w:r w:rsidRPr="00CF16A5">
        <w:rPr>
          <w:rFonts w:eastAsia="Times New Roman" w:cs="Times New Roman"/>
          <w:noProof/>
          <w:szCs w:val="24"/>
        </w:rPr>
        <w:t>Kemenkeu (2016)</w:t>
      </w:r>
      <w:r w:rsidRPr="00CF16A5">
        <w:rPr>
          <w:rFonts w:eastAsia="Times New Roman" w:cs="Times New Roman"/>
          <w:szCs w:val="24"/>
        </w:rPr>
        <w:fldChar w:fldCharType="end"/>
      </w:r>
      <w:r>
        <w:rPr>
          <w:rFonts w:eastAsia="Times New Roman" w:cs="Times New Roman"/>
          <w:szCs w:val="24"/>
        </w:rPr>
        <w:t>,</w:t>
      </w:r>
      <w:r w:rsidRPr="00CF16A5">
        <w:rPr>
          <w:rFonts w:eastAsia="Times New Roman" w:cs="Times New Roman"/>
          <w:szCs w:val="24"/>
        </w:rPr>
        <w:t xml:space="preserve"> </w:t>
      </w:r>
      <w:proofErr w:type="spellStart"/>
      <w:r w:rsidRPr="00CF16A5">
        <w:rPr>
          <w:rFonts w:eastAsia="Times New Roman" w:cs="Times New Roman"/>
          <w:szCs w:val="24"/>
        </w:rPr>
        <w:t>indikator</w:t>
      </w:r>
      <w:proofErr w:type="spellEnd"/>
      <w:r w:rsidRPr="00CF16A5">
        <w:rPr>
          <w:rFonts w:eastAsia="Times New Roman" w:cs="Times New Roman"/>
          <w:szCs w:val="24"/>
        </w:rPr>
        <w:t xml:space="preserve"> </w:t>
      </w:r>
      <w:proofErr w:type="spellStart"/>
      <w:r w:rsidRPr="00CF16A5">
        <w:rPr>
          <w:rFonts w:eastAsia="Times New Roman" w:cs="Times New Roman"/>
          <w:szCs w:val="24"/>
        </w:rPr>
        <w:t>keuangan</w:t>
      </w:r>
      <w:proofErr w:type="spellEnd"/>
      <w:r w:rsidRPr="00CF16A5">
        <w:rPr>
          <w:rFonts w:eastAsia="Times New Roman" w:cs="Times New Roman"/>
          <w:szCs w:val="24"/>
        </w:rPr>
        <w:t xml:space="preserve"> </w:t>
      </w:r>
      <w:proofErr w:type="spellStart"/>
      <w:r w:rsidRPr="00CF16A5">
        <w:rPr>
          <w:rFonts w:eastAsia="Times New Roman" w:cs="Times New Roman"/>
          <w:szCs w:val="24"/>
        </w:rPr>
        <w:t>inklusif</w:t>
      </w:r>
      <w:proofErr w:type="spellEnd"/>
      <w:r w:rsidRPr="00CF16A5">
        <w:rPr>
          <w:rFonts w:eastAsia="Times New Roman" w:cs="Times New Roman"/>
          <w:szCs w:val="24"/>
        </w:rPr>
        <w:t xml:space="preserve"> </w:t>
      </w:r>
      <w:proofErr w:type="spellStart"/>
      <w:r w:rsidRPr="00CF16A5">
        <w:rPr>
          <w:rFonts w:eastAsia="Times New Roman" w:cs="Times New Roman"/>
          <w:szCs w:val="24"/>
        </w:rPr>
        <w:t>dikelompokkan</w:t>
      </w:r>
      <w:proofErr w:type="spellEnd"/>
      <w:r w:rsidRPr="00CF16A5">
        <w:rPr>
          <w:rFonts w:eastAsia="Times New Roman" w:cs="Times New Roman"/>
          <w:szCs w:val="24"/>
        </w:rPr>
        <w:t xml:space="preserve"> </w:t>
      </w:r>
      <w:proofErr w:type="spellStart"/>
      <w:r w:rsidRPr="00CF16A5">
        <w:rPr>
          <w:rFonts w:eastAsia="Times New Roman" w:cs="Times New Roman"/>
          <w:szCs w:val="24"/>
        </w:rPr>
        <w:t>menjadi</w:t>
      </w:r>
      <w:proofErr w:type="spellEnd"/>
      <w:r w:rsidRPr="00CF16A5">
        <w:rPr>
          <w:rFonts w:eastAsia="Times New Roman" w:cs="Times New Roman"/>
          <w:szCs w:val="24"/>
        </w:rPr>
        <w:t xml:space="preserve"> </w:t>
      </w:r>
      <w:proofErr w:type="spellStart"/>
      <w:r w:rsidRPr="00CF16A5">
        <w:rPr>
          <w:rFonts w:eastAsia="Times New Roman" w:cs="Times New Roman"/>
          <w:szCs w:val="24"/>
        </w:rPr>
        <w:t>tiga</w:t>
      </w:r>
      <w:proofErr w:type="spellEnd"/>
      <w:r w:rsidRPr="00CF16A5">
        <w:rPr>
          <w:rFonts w:eastAsia="Times New Roman" w:cs="Times New Roman"/>
          <w:szCs w:val="24"/>
        </w:rPr>
        <w:t xml:space="preserve"> </w:t>
      </w:r>
      <w:proofErr w:type="spellStart"/>
      <w:r w:rsidRPr="00CF16A5">
        <w:rPr>
          <w:rFonts w:eastAsia="Times New Roman" w:cs="Times New Roman"/>
          <w:szCs w:val="24"/>
        </w:rPr>
        <w:t>jenis</w:t>
      </w:r>
      <w:proofErr w:type="spellEnd"/>
      <w:r w:rsidRPr="00CF16A5">
        <w:rPr>
          <w:rFonts w:eastAsia="Times New Roman" w:cs="Times New Roman"/>
          <w:szCs w:val="24"/>
        </w:rPr>
        <w:t xml:space="preserve"> </w:t>
      </w:r>
      <w:proofErr w:type="spellStart"/>
      <w:r w:rsidRPr="00CF16A5">
        <w:rPr>
          <w:rFonts w:eastAsia="Times New Roman" w:cs="Times New Roman"/>
          <w:szCs w:val="24"/>
        </w:rPr>
        <w:t>dimensi</w:t>
      </w:r>
      <w:proofErr w:type="spellEnd"/>
      <w:r w:rsidRPr="00CF16A5">
        <w:rPr>
          <w:rFonts w:eastAsia="Times New Roman" w:cs="Times New Roman"/>
          <w:szCs w:val="24"/>
        </w:rPr>
        <w:t xml:space="preserve">, </w:t>
      </w:r>
      <w:proofErr w:type="spellStart"/>
      <w:r w:rsidRPr="00CF16A5">
        <w:rPr>
          <w:rFonts w:eastAsia="Times New Roman" w:cs="Times New Roman"/>
          <w:szCs w:val="24"/>
        </w:rPr>
        <w:t>yaitu</w:t>
      </w:r>
      <w:proofErr w:type="spellEnd"/>
      <w:r w:rsidRPr="00CF16A5">
        <w:rPr>
          <w:rFonts w:eastAsia="Times New Roman" w:cs="Times New Roman"/>
          <w:szCs w:val="24"/>
        </w:rPr>
        <w:t xml:space="preserve"> </w:t>
      </w:r>
      <w:proofErr w:type="spellStart"/>
      <w:r w:rsidRPr="00CF16A5">
        <w:rPr>
          <w:rFonts w:eastAsia="Times New Roman" w:cs="Times New Roman"/>
          <w:szCs w:val="24"/>
        </w:rPr>
        <w:t>pertama</w:t>
      </w:r>
      <w:proofErr w:type="spellEnd"/>
      <w:r w:rsidRPr="00CF16A5">
        <w:rPr>
          <w:rFonts w:eastAsia="Times New Roman" w:cs="Times New Roman"/>
          <w:szCs w:val="24"/>
        </w:rPr>
        <w:t xml:space="preserve"> </w:t>
      </w:r>
      <w:proofErr w:type="spellStart"/>
      <w:r w:rsidRPr="00CF16A5">
        <w:rPr>
          <w:rFonts w:eastAsia="Times New Roman" w:cs="Times New Roman"/>
          <w:szCs w:val="24"/>
        </w:rPr>
        <w:t>akses</w:t>
      </w:r>
      <w:proofErr w:type="spellEnd"/>
      <w:r w:rsidRPr="00CF16A5">
        <w:rPr>
          <w:rFonts w:eastAsia="Times New Roman" w:cs="Times New Roman"/>
          <w:szCs w:val="24"/>
        </w:rPr>
        <w:t xml:space="preserve"> yang </w:t>
      </w:r>
      <w:proofErr w:type="spellStart"/>
      <w:r w:rsidRPr="00CF16A5">
        <w:rPr>
          <w:rFonts w:eastAsia="Times New Roman" w:cs="Times New Roman"/>
          <w:szCs w:val="24"/>
        </w:rPr>
        <w:t>merupakan</w:t>
      </w:r>
      <w:proofErr w:type="spellEnd"/>
      <w:r w:rsidRPr="00CF16A5">
        <w:rPr>
          <w:rFonts w:eastAsia="Times New Roman" w:cs="Times New Roman"/>
          <w:szCs w:val="24"/>
        </w:rPr>
        <w:t xml:space="preserve"> </w:t>
      </w:r>
      <w:proofErr w:type="spellStart"/>
      <w:r w:rsidRPr="00CF16A5">
        <w:rPr>
          <w:rFonts w:eastAsia="Times New Roman" w:cs="Times New Roman"/>
          <w:szCs w:val="24"/>
        </w:rPr>
        <w:t>kemampuan</w:t>
      </w:r>
      <w:proofErr w:type="spellEnd"/>
      <w:r w:rsidRPr="00CF16A5">
        <w:rPr>
          <w:rFonts w:eastAsia="Times New Roman" w:cs="Times New Roman"/>
          <w:szCs w:val="24"/>
        </w:rPr>
        <w:t xml:space="preserve"> </w:t>
      </w:r>
      <w:proofErr w:type="spellStart"/>
      <w:r w:rsidRPr="00CF16A5">
        <w:rPr>
          <w:rFonts w:eastAsia="Times New Roman" w:cs="Times New Roman"/>
          <w:szCs w:val="24"/>
        </w:rPr>
        <w:lastRenderedPageBreak/>
        <w:t>untuk</w:t>
      </w:r>
      <w:proofErr w:type="spellEnd"/>
      <w:r w:rsidRPr="00CF16A5">
        <w:rPr>
          <w:rFonts w:eastAsia="Times New Roman" w:cs="Times New Roman"/>
          <w:szCs w:val="24"/>
        </w:rPr>
        <w:t xml:space="preserve"> </w:t>
      </w:r>
      <w:proofErr w:type="spellStart"/>
      <w:r w:rsidRPr="00CF16A5">
        <w:rPr>
          <w:rFonts w:eastAsia="Times New Roman" w:cs="Times New Roman"/>
          <w:szCs w:val="24"/>
        </w:rPr>
        <w:t>menggunakan</w:t>
      </w:r>
      <w:proofErr w:type="spellEnd"/>
      <w:r w:rsidRPr="00CF16A5">
        <w:rPr>
          <w:rFonts w:eastAsia="Times New Roman" w:cs="Times New Roman"/>
          <w:szCs w:val="24"/>
        </w:rPr>
        <w:t xml:space="preserve"> </w:t>
      </w:r>
      <w:proofErr w:type="spellStart"/>
      <w:r w:rsidRPr="00CF16A5">
        <w:rPr>
          <w:rFonts w:eastAsia="Times New Roman" w:cs="Times New Roman"/>
          <w:szCs w:val="24"/>
        </w:rPr>
        <w:t>layanan</w:t>
      </w:r>
      <w:proofErr w:type="spellEnd"/>
      <w:r w:rsidRPr="00CF16A5">
        <w:rPr>
          <w:rFonts w:eastAsia="Times New Roman" w:cs="Times New Roman"/>
          <w:szCs w:val="24"/>
        </w:rPr>
        <w:t xml:space="preserve"> </w:t>
      </w:r>
      <w:proofErr w:type="spellStart"/>
      <w:r w:rsidRPr="00CF16A5">
        <w:rPr>
          <w:rFonts w:eastAsia="Times New Roman" w:cs="Times New Roman"/>
          <w:szCs w:val="24"/>
        </w:rPr>
        <w:t>keuangan</w:t>
      </w:r>
      <w:proofErr w:type="spellEnd"/>
      <w:r w:rsidRPr="00CF16A5">
        <w:rPr>
          <w:rFonts w:eastAsia="Times New Roman" w:cs="Times New Roman"/>
          <w:szCs w:val="24"/>
        </w:rPr>
        <w:t xml:space="preserve"> formal </w:t>
      </w:r>
      <w:proofErr w:type="spellStart"/>
      <w:r w:rsidRPr="00CF16A5">
        <w:rPr>
          <w:rFonts w:eastAsia="Times New Roman" w:cs="Times New Roman"/>
          <w:szCs w:val="24"/>
        </w:rPr>
        <w:t>dalam</w:t>
      </w:r>
      <w:proofErr w:type="spellEnd"/>
      <w:r w:rsidRPr="00CF16A5">
        <w:rPr>
          <w:rFonts w:eastAsia="Times New Roman" w:cs="Times New Roman"/>
          <w:szCs w:val="24"/>
        </w:rPr>
        <w:t xml:space="preserve"> </w:t>
      </w:r>
      <w:proofErr w:type="spellStart"/>
      <w:r w:rsidRPr="00CF16A5">
        <w:rPr>
          <w:rFonts w:eastAsia="Times New Roman" w:cs="Times New Roman"/>
          <w:szCs w:val="24"/>
        </w:rPr>
        <w:t>hal</w:t>
      </w:r>
      <w:proofErr w:type="spellEnd"/>
      <w:r w:rsidRPr="00CF16A5">
        <w:rPr>
          <w:rFonts w:eastAsia="Times New Roman" w:cs="Times New Roman"/>
          <w:szCs w:val="24"/>
        </w:rPr>
        <w:t xml:space="preserve"> </w:t>
      </w:r>
      <w:proofErr w:type="spellStart"/>
      <w:r w:rsidRPr="00CF16A5">
        <w:rPr>
          <w:rFonts w:eastAsia="Times New Roman" w:cs="Times New Roman"/>
          <w:szCs w:val="24"/>
        </w:rPr>
        <w:t>keterjangkauan</w:t>
      </w:r>
      <w:proofErr w:type="spellEnd"/>
      <w:r w:rsidRPr="00CF16A5">
        <w:rPr>
          <w:rFonts w:eastAsia="Times New Roman" w:cs="Times New Roman"/>
          <w:szCs w:val="24"/>
        </w:rPr>
        <w:t xml:space="preserve"> </w:t>
      </w:r>
      <w:proofErr w:type="spellStart"/>
      <w:r w:rsidRPr="00CF16A5">
        <w:rPr>
          <w:rFonts w:eastAsia="Times New Roman" w:cs="Times New Roman"/>
          <w:szCs w:val="24"/>
        </w:rPr>
        <w:t>secara</w:t>
      </w:r>
      <w:proofErr w:type="spellEnd"/>
      <w:r w:rsidRPr="00CF16A5">
        <w:rPr>
          <w:rFonts w:eastAsia="Times New Roman" w:cs="Times New Roman"/>
          <w:szCs w:val="24"/>
        </w:rPr>
        <w:t xml:space="preserve"> </w:t>
      </w:r>
      <w:proofErr w:type="spellStart"/>
      <w:r w:rsidRPr="00CF16A5">
        <w:rPr>
          <w:rFonts w:eastAsia="Times New Roman" w:cs="Times New Roman"/>
          <w:szCs w:val="24"/>
        </w:rPr>
        <w:t>fisik</w:t>
      </w:r>
      <w:proofErr w:type="spellEnd"/>
      <w:r w:rsidRPr="00CF16A5">
        <w:rPr>
          <w:rFonts w:eastAsia="Times New Roman" w:cs="Times New Roman"/>
          <w:szCs w:val="24"/>
        </w:rPr>
        <w:t xml:space="preserve"> dan </w:t>
      </w:r>
      <w:proofErr w:type="spellStart"/>
      <w:r w:rsidRPr="00CF16A5">
        <w:rPr>
          <w:rFonts w:eastAsia="Times New Roman" w:cs="Times New Roman"/>
          <w:szCs w:val="24"/>
        </w:rPr>
        <w:t>biaya</w:t>
      </w:r>
      <w:proofErr w:type="spellEnd"/>
      <w:r w:rsidRPr="00CF16A5">
        <w:rPr>
          <w:rFonts w:eastAsia="Times New Roman" w:cs="Times New Roman"/>
          <w:szCs w:val="24"/>
        </w:rPr>
        <w:t xml:space="preserve">. </w:t>
      </w:r>
      <w:proofErr w:type="spellStart"/>
      <w:r w:rsidRPr="00CF16A5">
        <w:rPr>
          <w:rFonts w:eastAsia="Times New Roman" w:cs="Times New Roman"/>
          <w:szCs w:val="24"/>
        </w:rPr>
        <w:t>Indikatornya</w:t>
      </w:r>
      <w:proofErr w:type="spellEnd"/>
      <w:r w:rsidRPr="00CF16A5">
        <w:rPr>
          <w:rFonts w:eastAsia="Times New Roman" w:cs="Times New Roman"/>
          <w:szCs w:val="24"/>
        </w:rPr>
        <w:t xml:space="preserve"> </w:t>
      </w:r>
      <w:proofErr w:type="spellStart"/>
      <w:r w:rsidRPr="00CF16A5">
        <w:rPr>
          <w:rFonts w:eastAsia="Times New Roman" w:cs="Times New Roman"/>
          <w:szCs w:val="24"/>
        </w:rPr>
        <w:t>antara</w:t>
      </w:r>
      <w:proofErr w:type="spellEnd"/>
      <w:r w:rsidRPr="00CF16A5">
        <w:rPr>
          <w:rFonts w:eastAsia="Times New Roman" w:cs="Times New Roman"/>
          <w:szCs w:val="24"/>
        </w:rPr>
        <w:t xml:space="preserve"> lain:</w:t>
      </w:r>
    </w:p>
    <w:p w14:paraId="4D1B580A" w14:textId="77777777" w:rsidR="00D36D50" w:rsidRPr="00CF16A5" w:rsidRDefault="00D36D50" w:rsidP="00D36D50">
      <w:pPr>
        <w:pStyle w:val="ListParagraph"/>
        <w:numPr>
          <w:ilvl w:val="0"/>
          <w:numId w:val="12"/>
        </w:numPr>
        <w:shd w:val="clear" w:color="auto" w:fill="FFFFFF"/>
        <w:spacing w:after="0" w:line="360" w:lineRule="auto"/>
        <w:ind w:left="1418" w:hanging="284"/>
        <w:jc w:val="both"/>
        <w:rPr>
          <w:rFonts w:eastAsia="Times New Roman" w:cs="Times New Roman"/>
          <w:szCs w:val="24"/>
        </w:rPr>
      </w:pPr>
      <w:proofErr w:type="spellStart"/>
      <w:r w:rsidRPr="00CF16A5">
        <w:rPr>
          <w:rFonts w:eastAsia="Times New Roman" w:cs="Times New Roman"/>
          <w:szCs w:val="24"/>
        </w:rPr>
        <w:t>Jumlah</w:t>
      </w:r>
      <w:proofErr w:type="spellEnd"/>
      <w:r w:rsidRPr="00CF16A5">
        <w:rPr>
          <w:rFonts w:eastAsia="Times New Roman" w:cs="Times New Roman"/>
          <w:szCs w:val="24"/>
        </w:rPr>
        <w:t xml:space="preserve"> </w:t>
      </w:r>
      <w:proofErr w:type="spellStart"/>
      <w:r w:rsidRPr="00CF16A5">
        <w:rPr>
          <w:rFonts w:eastAsia="Times New Roman" w:cs="Times New Roman"/>
          <w:szCs w:val="24"/>
        </w:rPr>
        <w:t>kantor</w:t>
      </w:r>
      <w:proofErr w:type="spellEnd"/>
      <w:r w:rsidRPr="00CF16A5">
        <w:rPr>
          <w:rFonts w:eastAsia="Times New Roman" w:cs="Times New Roman"/>
          <w:szCs w:val="24"/>
        </w:rPr>
        <w:t xml:space="preserve"> </w:t>
      </w:r>
      <w:proofErr w:type="spellStart"/>
      <w:r w:rsidRPr="00CF16A5">
        <w:rPr>
          <w:rFonts w:eastAsia="Times New Roman" w:cs="Times New Roman"/>
          <w:szCs w:val="24"/>
        </w:rPr>
        <w:t>layanan</w:t>
      </w:r>
      <w:proofErr w:type="spellEnd"/>
      <w:r w:rsidRPr="00CF16A5">
        <w:rPr>
          <w:rFonts w:eastAsia="Times New Roman" w:cs="Times New Roman"/>
          <w:szCs w:val="24"/>
        </w:rPr>
        <w:t xml:space="preserve"> </w:t>
      </w:r>
      <w:proofErr w:type="spellStart"/>
      <w:r w:rsidRPr="00CF16A5">
        <w:rPr>
          <w:rFonts w:eastAsia="Times New Roman" w:cs="Times New Roman"/>
          <w:szCs w:val="24"/>
        </w:rPr>
        <w:t>keuangan</w:t>
      </w:r>
      <w:proofErr w:type="spellEnd"/>
      <w:r w:rsidRPr="00CF16A5">
        <w:rPr>
          <w:rFonts w:eastAsia="Times New Roman" w:cs="Times New Roman"/>
          <w:szCs w:val="24"/>
        </w:rPr>
        <w:t xml:space="preserve"> formal per 100.000 (</w:t>
      </w:r>
      <w:proofErr w:type="spellStart"/>
      <w:r w:rsidRPr="00CF16A5">
        <w:rPr>
          <w:rFonts w:eastAsia="Times New Roman" w:cs="Times New Roman"/>
          <w:szCs w:val="24"/>
        </w:rPr>
        <w:t>seratus</w:t>
      </w:r>
      <w:proofErr w:type="spellEnd"/>
      <w:r w:rsidRPr="00CF16A5">
        <w:rPr>
          <w:rFonts w:eastAsia="Times New Roman" w:cs="Times New Roman"/>
          <w:szCs w:val="24"/>
        </w:rPr>
        <w:t xml:space="preserve"> </w:t>
      </w:r>
      <w:proofErr w:type="spellStart"/>
      <w:r w:rsidRPr="00CF16A5">
        <w:rPr>
          <w:rFonts w:eastAsia="Times New Roman" w:cs="Times New Roman"/>
          <w:szCs w:val="24"/>
        </w:rPr>
        <w:t>ribu</w:t>
      </w:r>
      <w:proofErr w:type="spellEnd"/>
      <w:r w:rsidRPr="00CF16A5">
        <w:rPr>
          <w:rFonts w:eastAsia="Times New Roman" w:cs="Times New Roman"/>
          <w:szCs w:val="24"/>
        </w:rPr>
        <w:t xml:space="preserve">) </w:t>
      </w:r>
      <w:proofErr w:type="spellStart"/>
      <w:r w:rsidRPr="00CF16A5">
        <w:rPr>
          <w:rFonts w:eastAsia="Times New Roman" w:cs="Times New Roman"/>
          <w:szCs w:val="24"/>
        </w:rPr>
        <w:t>penduduk</w:t>
      </w:r>
      <w:proofErr w:type="spellEnd"/>
      <w:r w:rsidRPr="00CF16A5">
        <w:rPr>
          <w:rFonts w:eastAsia="Times New Roman" w:cs="Times New Roman"/>
          <w:szCs w:val="24"/>
        </w:rPr>
        <w:t xml:space="preserve"> </w:t>
      </w:r>
      <w:proofErr w:type="spellStart"/>
      <w:r w:rsidRPr="00CF16A5">
        <w:rPr>
          <w:rFonts w:eastAsia="Times New Roman" w:cs="Times New Roman"/>
          <w:szCs w:val="24"/>
        </w:rPr>
        <w:t>dewasa</w:t>
      </w:r>
      <w:proofErr w:type="spellEnd"/>
      <w:r w:rsidRPr="00CF16A5">
        <w:rPr>
          <w:rFonts w:eastAsia="Times New Roman" w:cs="Times New Roman"/>
          <w:szCs w:val="24"/>
        </w:rPr>
        <w:t>.</w:t>
      </w:r>
    </w:p>
    <w:p w14:paraId="2D0D67A7" w14:textId="77777777" w:rsidR="00D36D50" w:rsidRPr="00CF16A5" w:rsidRDefault="00D36D50" w:rsidP="00D36D50">
      <w:pPr>
        <w:pStyle w:val="ListParagraph"/>
        <w:numPr>
          <w:ilvl w:val="0"/>
          <w:numId w:val="12"/>
        </w:numPr>
        <w:shd w:val="clear" w:color="auto" w:fill="FFFFFF"/>
        <w:spacing w:after="0" w:line="360" w:lineRule="auto"/>
        <w:ind w:left="1418" w:hanging="284"/>
        <w:jc w:val="both"/>
        <w:rPr>
          <w:rFonts w:eastAsia="Times New Roman" w:cs="Times New Roman"/>
          <w:szCs w:val="24"/>
        </w:rPr>
      </w:pPr>
      <w:proofErr w:type="spellStart"/>
      <w:r w:rsidRPr="00CF16A5">
        <w:rPr>
          <w:rFonts w:eastAsia="Times New Roman" w:cs="Times New Roman"/>
          <w:szCs w:val="24"/>
        </w:rPr>
        <w:t>Jumlah</w:t>
      </w:r>
      <w:proofErr w:type="spellEnd"/>
      <w:r w:rsidRPr="00CF16A5">
        <w:rPr>
          <w:rFonts w:eastAsia="Times New Roman" w:cs="Times New Roman"/>
          <w:szCs w:val="24"/>
        </w:rPr>
        <w:t xml:space="preserve"> </w:t>
      </w:r>
      <w:proofErr w:type="spellStart"/>
      <w:r w:rsidRPr="00CF16A5">
        <w:rPr>
          <w:rFonts w:eastAsia="Times New Roman" w:cs="Times New Roman"/>
          <w:szCs w:val="24"/>
        </w:rPr>
        <w:t>mesin</w:t>
      </w:r>
      <w:proofErr w:type="spellEnd"/>
      <w:r w:rsidRPr="00CF16A5">
        <w:rPr>
          <w:rFonts w:eastAsia="Times New Roman" w:cs="Times New Roman"/>
          <w:szCs w:val="24"/>
        </w:rPr>
        <w:t xml:space="preserve"> </w:t>
      </w:r>
      <w:r w:rsidRPr="00567C8C">
        <w:rPr>
          <w:rFonts w:eastAsia="Times New Roman" w:cs="Times New Roman"/>
          <w:i/>
          <w:iCs/>
          <w:szCs w:val="24"/>
        </w:rPr>
        <w:t>ATM/EDC/Mobile POS</w:t>
      </w:r>
      <w:r w:rsidRPr="00CF16A5">
        <w:rPr>
          <w:rFonts w:eastAsia="Times New Roman" w:cs="Times New Roman"/>
          <w:szCs w:val="24"/>
        </w:rPr>
        <w:t xml:space="preserve"> </w:t>
      </w:r>
      <w:proofErr w:type="spellStart"/>
      <w:r w:rsidRPr="00CF16A5">
        <w:rPr>
          <w:rFonts w:eastAsia="Times New Roman" w:cs="Times New Roman"/>
          <w:szCs w:val="24"/>
        </w:rPr>
        <w:t>lainnya</w:t>
      </w:r>
      <w:proofErr w:type="spellEnd"/>
      <w:r w:rsidRPr="00CF16A5">
        <w:rPr>
          <w:rFonts w:eastAsia="Times New Roman" w:cs="Times New Roman"/>
          <w:szCs w:val="24"/>
        </w:rPr>
        <w:t xml:space="preserve"> per 100.000 (</w:t>
      </w:r>
      <w:proofErr w:type="spellStart"/>
      <w:r w:rsidRPr="00CF16A5">
        <w:rPr>
          <w:rFonts w:eastAsia="Times New Roman" w:cs="Times New Roman"/>
          <w:szCs w:val="24"/>
        </w:rPr>
        <w:t>seratus</w:t>
      </w:r>
      <w:proofErr w:type="spellEnd"/>
      <w:r w:rsidRPr="00CF16A5">
        <w:rPr>
          <w:rFonts w:eastAsia="Times New Roman" w:cs="Times New Roman"/>
          <w:szCs w:val="24"/>
        </w:rPr>
        <w:t xml:space="preserve"> </w:t>
      </w:r>
      <w:proofErr w:type="spellStart"/>
      <w:r w:rsidRPr="00CF16A5">
        <w:rPr>
          <w:rFonts w:eastAsia="Times New Roman" w:cs="Times New Roman"/>
          <w:szCs w:val="24"/>
        </w:rPr>
        <w:t>ribu</w:t>
      </w:r>
      <w:proofErr w:type="spellEnd"/>
      <w:r w:rsidRPr="00CF16A5">
        <w:rPr>
          <w:rFonts w:eastAsia="Times New Roman" w:cs="Times New Roman"/>
          <w:szCs w:val="24"/>
        </w:rPr>
        <w:t xml:space="preserve">) </w:t>
      </w:r>
      <w:proofErr w:type="spellStart"/>
      <w:r w:rsidRPr="00CF16A5">
        <w:rPr>
          <w:rFonts w:eastAsia="Times New Roman" w:cs="Times New Roman"/>
          <w:szCs w:val="24"/>
        </w:rPr>
        <w:t>penduduk</w:t>
      </w:r>
      <w:proofErr w:type="spellEnd"/>
      <w:r w:rsidRPr="00CF16A5">
        <w:rPr>
          <w:rFonts w:eastAsia="Times New Roman" w:cs="Times New Roman"/>
          <w:szCs w:val="24"/>
        </w:rPr>
        <w:t xml:space="preserve"> </w:t>
      </w:r>
      <w:proofErr w:type="spellStart"/>
      <w:r w:rsidRPr="00CF16A5">
        <w:rPr>
          <w:rFonts w:eastAsia="Times New Roman" w:cs="Times New Roman"/>
          <w:szCs w:val="24"/>
        </w:rPr>
        <w:t>dewasa</w:t>
      </w:r>
      <w:proofErr w:type="spellEnd"/>
      <w:r w:rsidRPr="00CF16A5">
        <w:rPr>
          <w:rFonts w:eastAsia="Times New Roman" w:cs="Times New Roman"/>
          <w:szCs w:val="24"/>
        </w:rPr>
        <w:t>.</w:t>
      </w:r>
    </w:p>
    <w:p w14:paraId="764E3A58" w14:textId="77777777" w:rsidR="00D36D50" w:rsidRPr="00CF16A5" w:rsidRDefault="00D36D50" w:rsidP="00D36D50">
      <w:pPr>
        <w:pStyle w:val="ListParagraph"/>
        <w:numPr>
          <w:ilvl w:val="0"/>
          <w:numId w:val="12"/>
        </w:numPr>
        <w:shd w:val="clear" w:color="auto" w:fill="FFFFFF"/>
        <w:spacing w:after="0" w:line="360" w:lineRule="auto"/>
        <w:ind w:left="1418" w:hanging="284"/>
        <w:jc w:val="both"/>
        <w:rPr>
          <w:rFonts w:eastAsia="Times New Roman" w:cs="Times New Roman"/>
          <w:szCs w:val="24"/>
        </w:rPr>
      </w:pPr>
      <w:proofErr w:type="spellStart"/>
      <w:r w:rsidRPr="00CF16A5">
        <w:rPr>
          <w:rFonts w:eastAsia="Times New Roman" w:cs="Times New Roman"/>
          <w:szCs w:val="24"/>
        </w:rPr>
        <w:t>Jumlah</w:t>
      </w:r>
      <w:proofErr w:type="spellEnd"/>
      <w:r w:rsidRPr="00CF16A5">
        <w:rPr>
          <w:rFonts w:eastAsia="Times New Roman" w:cs="Times New Roman"/>
          <w:szCs w:val="24"/>
        </w:rPr>
        <w:t xml:space="preserve"> </w:t>
      </w:r>
      <w:proofErr w:type="spellStart"/>
      <w:r w:rsidRPr="00CF16A5">
        <w:rPr>
          <w:rFonts w:eastAsia="Times New Roman" w:cs="Times New Roman"/>
          <w:szCs w:val="24"/>
        </w:rPr>
        <w:t>agen</w:t>
      </w:r>
      <w:proofErr w:type="spellEnd"/>
      <w:r w:rsidRPr="00CF16A5">
        <w:rPr>
          <w:rFonts w:eastAsia="Times New Roman" w:cs="Times New Roman"/>
          <w:szCs w:val="24"/>
        </w:rPr>
        <w:t xml:space="preserve"> </w:t>
      </w:r>
      <w:proofErr w:type="spellStart"/>
      <w:r w:rsidRPr="00CF16A5">
        <w:rPr>
          <w:rFonts w:eastAsia="Times New Roman" w:cs="Times New Roman"/>
          <w:szCs w:val="24"/>
        </w:rPr>
        <w:t>layanan</w:t>
      </w:r>
      <w:proofErr w:type="spellEnd"/>
      <w:r w:rsidRPr="00CF16A5">
        <w:rPr>
          <w:rFonts w:eastAsia="Times New Roman" w:cs="Times New Roman"/>
          <w:szCs w:val="24"/>
        </w:rPr>
        <w:t xml:space="preserve"> </w:t>
      </w:r>
      <w:proofErr w:type="spellStart"/>
      <w:r w:rsidRPr="00CF16A5">
        <w:rPr>
          <w:rFonts w:eastAsia="Times New Roman" w:cs="Times New Roman"/>
          <w:szCs w:val="24"/>
        </w:rPr>
        <w:t>keuangan</w:t>
      </w:r>
      <w:proofErr w:type="spellEnd"/>
      <w:r w:rsidRPr="00CF16A5">
        <w:rPr>
          <w:rFonts w:eastAsia="Times New Roman" w:cs="Times New Roman"/>
          <w:szCs w:val="24"/>
        </w:rPr>
        <w:t xml:space="preserve"> per 100.000 (</w:t>
      </w:r>
      <w:proofErr w:type="spellStart"/>
      <w:r w:rsidRPr="00CF16A5">
        <w:rPr>
          <w:rFonts w:eastAsia="Times New Roman" w:cs="Times New Roman"/>
          <w:szCs w:val="24"/>
        </w:rPr>
        <w:t>seratus</w:t>
      </w:r>
      <w:proofErr w:type="spellEnd"/>
      <w:r w:rsidRPr="00CF16A5">
        <w:rPr>
          <w:rFonts w:eastAsia="Times New Roman" w:cs="Times New Roman"/>
          <w:szCs w:val="24"/>
        </w:rPr>
        <w:t xml:space="preserve"> </w:t>
      </w:r>
      <w:proofErr w:type="spellStart"/>
      <w:r w:rsidRPr="00CF16A5">
        <w:rPr>
          <w:rFonts w:eastAsia="Times New Roman" w:cs="Times New Roman"/>
          <w:szCs w:val="24"/>
        </w:rPr>
        <w:t>ribu</w:t>
      </w:r>
      <w:proofErr w:type="spellEnd"/>
      <w:r w:rsidRPr="00CF16A5">
        <w:rPr>
          <w:rFonts w:eastAsia="Times New Roman" w:cs="Times New Roman"/>
          <w:szCs w:val="24"/>
        </w:rPr>
        <w:t xml:space="preserve">) </w:t>
      </w:r>
      <w:proofErr w:type="spellStart"/>
      <w:r w:rsidRPr="00CF16A5">
        <w:rPr>
          <w:rFonts w:eastAsia="Times New Roman" w:cs="Times New Roman"/>
          <w:szCs w:val="24"/>
        </w:rPr>
        <w:t>penduduk</w:t>
      </w:r>
      <w:proofErr w:type="spellEnd"/>
      <w:r w:rsidRPr="00CF16A5">
        <w:rPr>
          <w:rFonts w:eastAsia="Times New Roman" w:cs="Times New Roman"/>
          <w:szCs w:val="24"/>
        </w:rPr>
        <w:t xml:space="preserve"> </w:t>
      </w:r>
      <w:proofErr w:type="spellStart"/>
      <w:r w:rsidRPr="00CF16A5">
        <w:rPr>
          <w:rFonts w:eastAsia="Times New Roman" w:cs="Times New Roman"/>
          <w:szCs w:val="24"/>
        </w:rPr>
        <w:t>dewasa</w:t>
      </w:r>
      <w:proofErr w:type="spellEnd"/>
      <w:r w:rsidRPr="00CF16A5">
        <w:rPr>
          <w:rFonts w:eastAsia="Times New Roman" w:cs="Times New Roman"/>
          <w:szCs w:val="24"/>
        </w:rPr>
        <w:t>.</w:t>
      </w:r>
    </w:p>
    <w:p w14:paraId="32214984" w14:textId="77777777" w:rsidR="00D36D50" w:rsidRPr="00CF16A5" w:rsidRDefault="00D36D50" w:rsidP="00D36D50">
      <w:pPr>
        <w:spacing w:after="0"/>
        <w:ind w:left="567"/>
        <w:rPr>
          <w:rFonts w:eastAsia="Times New Roman" w:cs="Times New Roman"/>
          <w:szCs w:val="24"/>
        </w:rPr>
      </w:pPr>
      <w:proofErr w:type="spellStart"/>
      <w:r w:rsidRPr="00CF16A5">
        <w:rPr>
          <w:rFonts w:eastAsia="Times New Roman" w:cs="Times New Roman"/>
          <w:szCs w:val="24"/>
        </w:rPr>
        <w:t>Kedua</w:t>
      </w:r>
      <w:proofErr w:type="spellEnd"/>
      <w:r w:rsidRPr="00CF16A5">
        <w:rPr>
          <w:rFonts w:eastAsia="Times New Roman" w:cs="Times New Roman"/>
          <w:szCs w:val="24"/>
        </w:rPr>
        <w:t xml:space="preserve"> </w:t>
      </w:r>
      <w:proofErr w:type="spellStart"/>
      <w:r w:rsidRPr="00CF16A5">
        <w:rPr>
          <w:rFonts w:eastAsia="Times New Roman" w:cs="Times New Roman"/>
          <w:szCs w:val="24"/>
        </w:rPr>
        <w:t>penggunaan</w:t>
      </w:r>
      <w:proofErr w:type="spellEnd"/>
      <w:r w:rsidRPr="00CF16A5">
        <w:rPr>
          <w:rFonts w:eastAsia="Times New Roman" w:cs="Times New Roman"/>
          <w:szCs w:val="24"/>
        </w:rPr>
        <w:t xml:space="preserve">, </w:t>
      </w:r>
      <w:proofErr w:type="spellStart"/>
      <w:r w:rsidRPr="00CF16A5">
        <w:rPr>
          <w:rFonts w:eastAsia="Times New Roman" w:cs="Times New Roman"/>
          <w:szCs w:val="24"/>
        </w:rPr>
        <w:t>yaitu</w:t>
      </w:r>
      <w:proofErr w:type="spellEnd"/>
      <w:r w:rsidRPr="00CF16A5">
        <w:rPr>
          <w:rFonts w:eastAsia="Times New Roman" w:cs="Times New Roman"/>
          <w:szCs w:val="24"/>
        </w:rPr>
        <w:t xml:space="preserve"> </w:t>
      </w:r>
      <w:proofErr w:type="spellStart"/>
      <w:r w:rsidRPr="00CF16A5">
        <w:rPr>
          <w:rFonts w:eastAsia="Times New Roman" w:cs="Times New Roman"/>
          <w:szCs w:val="24"/>
        </w:rPr>
        <w:t>mengukur</w:t>
      </w:r>
      <w:proofErr w:type="spellEnd"/>
      <w:r w:rsidRPr="00CF16A5">
        <w:rPr>
          <w:rFonts w:eastAsia="Times New Roman" w:cs="Times New Roman"/>
          <w:szCs w:val="24"/>
        </w:rPr>
        <w:t xml:space="preserve"> </w:t>
      </w:r>
      <w:proofErr w:type="spellStart"/>
      <w:r w:rsidRPr="00CF16A5">
        <w:rPr>
          <w:rFonts w:eastAsia="Times New Roman" w:cs="Times New Roman"/>
          <w:szCs w:val="24"/>
        </w:rPr>
        <w:t>kemampuan</w:t>
      </w:r>
      <w:proofErr w:type="spellEnd"/>
      <w:r w:rsidRPr="00CF16A5">
        <w:rPr>
          <w:rFonts w:eastAsia="Times New Roman" w:cs="Times New Roman"/>
          <w:szCs w:val="24"/>
        </w:rPr>
        <w:t xml:space="preserve"> </w:t>
      </w:r>
      <w:proofErr w:type="spellStart"/>
      <w:r w:rsidRPr="00CF16A5">
        <w:rPr>
          <w:rFonts w:eastAsia="Times New Roman" w:cs="Times New Roman"/>
          <w:szCs w:val="24"/>
        </w:rPr>
        <w:t>penggunaan</w:t>
      </w:r>
      <w:proofErr w:type="spellEnd"/>
      <w:r w:rsidRPr="00CF16A5">
        <w:rPr>
          <w:rFonts w:eastAsia="Times New Roman" w:cs="Times New Roman"/>
          <w:szCs w:val="24"/>
        </w:rPr>
        <w:t xml:space="preserve"> </w:t>
      </w:r>
      <w:proofErr w:type="spellStart"/>
      <w:r w:rsidRPr="00CF16A5">
        <w:rPr>
          <w:rFonts w:eastAsia="Times New Roman" w:cs="Times New Roman"/>
          <w:szCs w:val="24"/>
        </w:rPr>
        <w:t>aktual</w:t>
      </w:r>
      <w:proofErr w:type="spellEnd"/>
      <w:r w:rsidRPr="00CF16A5">
        <w:rPr>
          <w:rFonts w:eastAsia="Times New Roman" w:cs="Times New Roman"/>
          <w:szCs w:val="24"/>
        </w:rPr>
        <w:t xml:space="preserve"> </w:t>
      </w:r>
      <w:proofErr w:type="spellStart"/>
      <w:r w:rsidRPr="00CF16A5">
        <w:rPr>
          <w:rFonts w:eastAsia="Times New Roman" w:cs="Times New Roman"/>
          <w:szCs w:val="24"/>
        </w:rPr>
        <w:t>atas</w:t>
      </w:r>
      <w:proofErr w:type="spellEnd"/>
      <w:r w:rsidRPr="00CF16A5">
        <w:rPr>
          <w:rFonts w:eastAsia="Times New Roman" w:cs="Times New Roman"/>
          <w:szCs w:val="24"/>
        </w:rPr>
        <w:t xml:space="preserve"> </w:t>
      </w:r>
      <w:proofErr w:type="spellStart"/>
      <w:r w:rsidRPr="00CF16A5">
        <w:rPr>
          <w:rFonts w:eastAsia="Times New Roman" w:cs="Times New Roman"/>
          <w:szCs w:val="24"/>
        </w:rPr>
        <w:t>layanan</w:t>
      </w:r>
      <w:proofErr w:type="spellEnd"/>
      <w:r w:rsidRPr="00CF16A5">
        <w:rPr>
          <w:rFonts w:eastAsia="Times New Roman" w:cs="Times New Roman"/>
          <w:szCs w:val="24"/>
        </w:rPr>
        <w:t xml:space="preserve"> dan </w:t>
      </w:r>
      <w:proofErr w:type="spellStart"/>
      <w:r w:rsidRPr="00CF16A5">
        <w:rPr>
          <w:rFonts w:eastAsia="Times New Roman" w:cs="Times New Roman"/>
          <w:szCs w:val="24"/>
        </w:rPr>
        <w:t>produk</w:t>
      </w:r>
      <w:proofErr w:type="spellEnd"/>
      <w:r w:rsidRPr="00CF16A5">
        <w:rPr>
          <w:rFonts w:eastAsia="Times New Roman" w:cs="Times New Roman"/>
          <w:szCs w:val="24"/>
        </w:rPr>
        <w:t xml:space="preserve"> </w:t>
      </w:r>
      <w:proofErr w:type="spellStart"/>
      <w:r w:rsidRPr="00CF16A5">
        <w:rPr>
          <w:rFonts w:eastAsia="Times New Roman" w:cs="Times New Roman"/>
          <w:szCs w:val="24"/>
        </w:rPr>
        <w:t>keuangan</w:t>
      </w:r>
      <w:proofErr w:type="spellEnd"/>
      <w:r w:rsidRPr="00CF16A5">
        <w:rPr>
          <w:rFonts w:eastAsia="Times New Roman" w:cs="Times New Roman"/>
          <w:szCs w:val="24"/>
        </w:rPr>
        <w:t xml:space="preserve">. </w:t>
      </w:r>
      <w:proofErr w:type="spellStart"/>
      <w:r w:rsidRPr="00CF16A5">
        <w:rPr>
          <w:rFonts w:eastAsia="Times New Roman" w:cs="Times New Roman"/>
          <w:szCs w:val="24"/>
        </w:rPr>
        <w:t>Indikator</w:t>
      </w:r>
      <w:proofErr w:type="spellEnd"/>
      <w:r w:rsidRPr="00CF16A5">
        <w:rPr>
          <w:rFonts w:eastAsia="Times New Roman" w:cs="Times New Roman"/>
          <w:szCs w:val="24"/>
        </w:rPr>
        <w:t xml:space="preserve"> ini </w:t>
      </w:r>
      <w:proofErr w:type="spellStart"/>
      <w:r w:rsidRPr="00CF16A5">
        <w:rPr>
          <w:rFonts w:eastAsia="Times New Roman" w:cs="Times New Roman"/>
          <w:szCs w:val="24"/>
        </w:rPr>
        <w:t>terdiri</w:t>
      </w:r>
      <w:proofErr w:type="spellEnd"/>
      <w:r w:rsidRPr="00CF16A5">
        <w:rPr>
          <w:rFonts w:eastAsia="Times New Roman" w:cs="Times New Roman"/>
          <w:szCs w:val="24"/>
        </w:rPr>
        <w:t xml:space="preserve"> </w:t>
      </w:r>
      <w:proofErr w:type="spellStart"/>
      <w:r w:rsidRPr="00CF16A5">
        <w:rPr>
          <w:rFonts w:eastAsia="Times New Roman" w:cs="Times New Roman"/>
          <w:szCs w:val="24"/>
        </w:rPr>
        <w:t>dari</w:t>
      </w:r>
      <w:proofErr w:type="spellEnd"/>
      <w:r w:rsidRPr="00CF16A5">
        <w:rPr>
          <w:rFonts w:eastAsia="Times New Roman" w:cs="Times New Roman"/>
          <w:szCs w:val="24"/>
        </w:rPr>
        <w:t>:</w:t>
      </w:r>
    </w:p>
    <w:p w14:paraId="420E170F" w14:textId="77777777" w:rsidR="00D36D50" w:rsidRPr="00CF16A5" w:rsidRDefault="00D36D50" w:rsidP="00D36D50">
      <w:pPr>
        <w:pStyle w:val="ListParagraph"/>
        <w:numPr>
          <w:ilvl w:val="0"/>
          <w:numId w:val="14"/>
        </w:numPr>
        <w:shd w:val="clear" w:color="auto" w:fill="FFFFFF"/>
        <w:spacing w:after="0" w:line="360" w:lineRule="auto"/>
        <w:ind w:left="1418" w:hanging="284"/>
        <w:jc w:val="both"/>
        <w:rPr>
          <w:rFonts w:eastAsia="Times New Roman" w:cs="Times New Roman"/>
          <w:szCs w:val="24"/>
        </w:rPr>
      </w:pPr>
      <w:proofErr w:type="spellStart"/>
      <w:r w:rsidRPr="00CF16A5">
        <w:rPr>
          <w:rFonts w:eastAsia="Times New Roman" w:cs="Times New Roman"/>
          <w:szCs w:val="24"/>
        </w:rPr>
        <w:t>Persentase</w:t>
      </w:r>
      <w:proofErr w:type="spellEnd"/>
      <w:r w:rsidRPr="00CF16A5">
        <w:rPr>
          <w:rFonts w:eastAsia="Times New Roman" w:cs="Times New Roman"/>
          <w:szCs w:val="24"/>
        </w:rPr>
        <w:t xml:space="preserve"> </w:t>
      </w:r>
      <w:proofErr w:type="spellStart"/>
      <w:r w:rsidRPr="00CF16A5">
        <w:rPr>
          <w:rFonts w:eastAsia="Times New Roman" w:cs="Times New Roman"/>
          <w:szCs w:val="24"/>
        </w:rPr>
        <w:t>peningkatan</w:t>
      </w:r>
      <w:proofErr w:type="spellEnd"/>
      <w:r w:rsidRPr="00CF16A5">
        <w:rPr>
          <w:rFonts w:eastAsia="Times New Roman" w:cs="Times New Roman"/>
          <w:szCs w:val="24"/>
        </w:rPr>
        <w:t xml:space="preserve"> </w:t>
      </w:r>
      <w:proofErr w:type="spellStart"/>
      <w:r w:rsidRPr="00CF16A5">
        <w:rPr>
          <w:rFonts w:eastAsia="Times New Roman" w:cs="Times New Roman"/>
          <w:szCs w:val="24"/>
        </w:rPr>
        <w:t>jumlah</w:t>
      </w:r>
      <w:proofErr w:type="spellEnd"/>
      <w:r w:rsidRPr="00CF16A5">
        <w:rPr>
          <w:rFonts w:eastAsia="Times New Roman" w:cs="Times New Roman"/>
          <w:szCs w:val="24"/>
        </w:rPr>
        <w:t xml:space="preserve"> </w:t>
      </w:r>
      <w:proofErr w:type="spellStart"/>
      <w:r w:rsidRPr="00CF16A5">
        <w:rPr>
          <w:rFonts w:eastAsia="Times New Roman" w:cs="Times New Roman"/>
          <w:szCs w:val="24"/>
        </w:rPr>
        <w:t>lahan</w:t>
      </w:r>
      <w:proofErr w:type="spellEnd"/>
      <w:r w:rsidRPr="00CF16A5">
        <w:rPr>
          <w:rFonts w:eastAsia="Times New Roman" w:cs="Times New Roman"/>
          <w:szCs w:val="24"/>
        </w:rPr>
        <w:t xml:space="preserve"> yang </w:t>
      </w:r>
      <w:proofErr w:type="spellStart"/>
      <w:r w:rsidRPr="00CF16A5">
        <w:rPr>
          <w:rFonts w:eastAsia="Times New Roman" w:cs="Times New Roman"/>
          <w:szCs w:val="24"/>
        </w:rPr>
        <w:t>bersertifikat</w:t>
      </w:r>
      <w:proofErr w:type="spellEnd"/>
      <w:r w:rsidRPr="00CF16A5">
        <w:rPr>
          <w:rFonts w:eastAsia="Times New Roman" w:cs="Times New Roman"/>
          <w:szCs w:val="24"/>
        </w:rPr>
        <w:t>.</w:t>
      </w:r>
    </w:p>
    <w:p w14:paraId="31976694" w14:textId="77777777" w:rsidR="00D36D50" w:rsidRPr="00CF16A5" w:rsidRDefault="00D36D50" w:rsidP="00D36D50">
      <w:pPr>
        <w:pStyle w:val="ListParagraph"/>
        <w:numPr>
          <w:ilvl w:val="0"/>
          <w:numId w:val="14"/>
        </w:numPr>
        <w:shd w:val="clear" w:color="auto" w:fill="FFFFFF"/>
        <w:spacing w:after="0" w:line="360" w:lineRule="auto"/>
        <w:ind w:left="1418" w:hanging="284"/>
        <w:jc w:val="both"/>
        <w:rPr>
          <w:rFonts w:eastAsia="Times New Roman" w:cs="Times New Roman"/>
          <w:szCs w:val="24"/>
        </w:rPr>
      </w:pPr>
      <w:proofErr w:type="spellStart"/>
      <w:r w:rsidRPr="00CF16A5">
        <w:rPr>
          <w:rFonts w:eastAsia="Times New Roman" w:cs="Times New Roman"/>
          <w:szCs w:val="24"/>
        </w:rPr>
        <w:t>Jumlah</w:t>
      </w:r>
      <w:proofErr w:type="spellEnd"/>
      <w:r w:rsidRPr="00CF16A5">
        <w:rPr>
          <w:rFonts w:eastAsia="Times New Roman" w:cs="Times New Roman"/>
          <w:szCs w:val="24"/>
        </w:rPr>
        <w:t xml:space="preserve"> </w:t>
      </w:r>
      <w:proofErr w:type="spellStart"/>
      <w:r w:rsidRPr="00CF16A5">
        <w:rPr>
          <w:rFonts w:eastAsia="Times New Roman" w:cs="Times New Roman"/>
          <w:szCs w:val="24"/>
        </w:rPr>
        <w:t>penerima</w:t>
      </w:r>
      <w:proofErr w:type="spellEnd"/>
      <w:r w:rsidRPr="00CF16A5">
        <w:rPr>
          <w:rFonts w:eastAsia="Times New Roman" w:cs="Times New Roman"/>
          <w:szCs w:val="24"/>
        </w:rPr>
        <w:t xml:space="preserve"> </w:t>
      </w:r>
      <w:proofErr w:type="spellStart"/>
      <w:r w:rsidRPr="00CF16A5">
        <w:rPr>
          <w:rFonts w:eastAsia="Times New Roman" w:cs="Times New Roman"/>
          <w:szCs w:val="24"/>
        </w:rPr>
        <w:t>bantuan</w:t>
      </w:r>
      <w:proofErr w:type="spellEnd"/>
      <w:r w:rsidRPr="00CF16A5">
        <w:rPr>
          <w:rFonts w:eastAsia="Times New Roman" w:cs="Times New Roman"/>
          <w:szCs w:val="24"/>
        </w:rPr>
        <w:t xml:space="preserve"> </w:t>
      </w:r>
      <w:proofErr w:type="spellStart"/>
      <w:r w:rsidRPr="00CF16A5">
        <w:rPr>
          <w:rFonts w:eastAsia="Times New Roman" w:cs="Times New Roman"/>
          <w:szCs w:val="24"/>
        </w:rPr>
        <w:t>sosial</w:t>
      </w:r>
      <w:proofErr w:type="spellEnd"/>
      <w:r w:rsidRPr="00CF16A5">
        <w:rPr>
          <w:rFonts w:eastAsia="Times New Roman" w:cs="Times New Roman"/>
          <w:szCs w:val="24"/>
        </w:rPr>
        <w:t xml:space="preserve"> yang </w:t>
      </w:r>
      <w:proofErr w:type="spellStart"/>
      <w:r w:rsidRPr="00CF16A5">
        <w:rPr>
          <w:rFonts w:eastAsia="Times New Roman" w:cs="Times New Roman"/>
          <w:szCs w:val="24"/>
        </w:rPr>
        <w:t>disalurkan</w:t>
      </w:r>
      <w:proofErr w:type="spellEnd"/>
      <w:r w:rsidRPr="00CF16A5">
        <w:rPr>
          <w:rFonts w:eastAsia="Times New Roman" w:cs="Times New Roman"/>
          <w:szCs w:val="24"/>
        </w:rPr>
        <w:t xml:space="preserve"> </w:t>
      </w:r>
      <w:proofErr w:type="spellStart"/>
      <w:r w:rsidRPr="00CF16A5">
        <w:rPr>
          <w:rFonts w:eastAsia="Times New Roman" w:cs="Times New Roman"/>
          <w:szCs w:val="24"/>
        </w:rPr>
        <w:t>secara</w:t>
      </w:r>
      <w:proofErr w:type="spellEnd"/>
      <w:r w:rsidRPr="00CF16A5">
        <w:rPr>
          <w:rFonts w:eastAsia="Times New Roman" w:cs="Times New Roman"/>
          <w:szCs w:val="24"/>
        </w:rPr>
        <w:t xml:space="preserve"> non</w:t>
      </w:r>
      <w:r>
        <w:rPr>
          <w:rFonts w:eastAsia="Times New Roman" w:cs="Times New Roman"/>
          <w:szCs w:val="24"/>
        </w:rPr>
        <w:t xml:space="preserve"> </w:t>
      </w:r>
      <w:proofErr w:type="spellStart"/>
      <w:r w:rsidRPr="00CF16A5">
        <w:rPr>
          <w:rFonts w:eastAsia="Times New Roman" w:cs="Times New Roman"/>
          <w:szCs w:val="24"/>
        </w:rPr>
        <w:t>tunai</w:t>
      </w:r>
      <w:proofErr w:type="spellEnd"/>
      <w:r w:rsidRPr="00CF16A5">
        <w:rPr>
          <w:rFonts w:eastAsia="Times New Roman" w:cs="Times New Roman"/>
          <w:szCs w:val="24"/>
        </w:rPr>
        <w:t>.</w:t>
      </w:r>
    </w:p>
    <w:p w14:paraId="18470439" w14:textId="77777777" w:rsidR="00D36D50" w:rsidRPr="00CF16A5" w:rsidRDefault="00D36D50" w:rsidP="00D36D50">
      <w:pPr>
        <w:pStyle w:val="ListParagraph"/>
        <w:numPr>
          <w:ilvl w:val="0"/>
          <w:numId w:val="14"/>
        </w:numPr>
        <w:shd w:val="clear" w:color="auto" w:fill="FFFFFF"/>
        <w:spacing w:after="0" w:line="360" w:lineRule="auto"/>
        <w:ind w:left="1418" w:hanging="284"/>
        <w:jc w:val="both"/>
        <w:rPr>
          <w:rFonts w:eastAsia="Times New Roman" w:cs="Times New Roman"/>
          <w:szCs w:val="24"/>
        </w:rPr>
      </w:pPr>
      <w:proofErr w:type="spellStart"/>
      <w:r w:rsidRPr="00CF16A5">
        <w:rPr>
          <w:rFonts w:eastAsia="Times New Roman" w:cs="Times New Roman"/>
          <w:szCs w:val="24"/>
        </w:rPr>
        <w:t>Jumlah</w:t>
      </w:r>
      <w:proofErr w:type="spellEnd"/>
      <w:r w:rsidRPr="00CF16A5">
        <w:rPr>
          <w:rFonts w:eastAsia="Times New Roman" w:cs="Times New Roman"/>
          <w:szCs w:val="24"/>
        </w:rPr>
        <w:t xml:space="preserve"> </w:t>
      </w:r>
      <w:proofErr w:type="spellStart"/>
      <w:r w:rsidRPr="00CF16A5">
        <w:rPr>
          <w:rFonts w:eastAsia="Times New Roman" w:cs="Times New Roman"/>
          <w:szCs w:val="24"/>
        </w:rPr>
        <w:t>rekening</w:t>
      </w:r>
      <w:proofErr w:type="spellEnd"/>
      <w:r w:rsidRPr="00CF16A5">
        <w:rPr>
          <w:rFonts w:eastAsia="Times New Roman" w:cs="Times New Roman"/>
          <w:szCs w:val="24"/>
        </w:rPr>
        <w:t xml:space="preserve"> </w:t>
      </w:r>
      <w:proofErr w:type="spellStart"/>
      <w:r w:rsidRPr="00CF16A5">
        <w:rPr>
          <w:rFonts w:eastAsia="Times New Roman" w:cs="Times New Roman"/>
          <w:szCs w:val="24"/>
        </w:rPr>
        <w:t>tabungan</w:t>
      </w:r>
      <w:proofErr w:type="spellEnd"/>
      <w:r w:rsidRPr="00CF16A5">
        <w:rPr>
          <w:rFonts w:eastAsia="Times New Roman" w:cs="Times New Roman"/>
          <w:szCs w:val="24"/>
        </w:rPr>
        <w:t xml:space="preserve"> di </w:t>
      </w:r>
      <w:proofErr w:type="spellStart"/>
      <w:r w:rsidRPr="00CF16A5">
        <w:rPr>
          <w:rFonts w:eastAsia="Times New Roman" w:cs="Times New Roman"/>
          <w:szCs w:val="24"/>
        </w:rPr>
        <w:t>lembaga</w:t>
      </w:r>
      <w:proofErr w:type="spellEnd"/>
      <w:r w:rsidRPr="00CF16A5">
        <w:rPr>
          <w:rFonts w:eastAsia="Times New Roman" w:cs="Times New Roman"/>
          <w:szCs w:val="24"/>
        </w:rPr>
        <w:t xml:space="preserve"> </w:t>
      </w:r>
      <w:proofErr w:type="spellStart"/>
      <w:r w:rsidRPr="00CF16A5">
        <w:rPr>
          <w:rFonts w:eastAsia="Times New Roman" w:cs="Times New Roman"/>
          <w:szCs w:val="24"/>
        </w:rPr>
        <w:t>keuangan</w:t>
      </w:r>
      <w:proofErr w:type="spellEnd"/>
      <w:r w:rsidRPr="00CF16A5">
        <w:rPr>
          <w:rFonts w:eastAsia="Times New Roman" w:cs="Times New Roman"/>
          <w:szCs w:val="24"/>
        </w:rPr>
        <w:t xml:space="preserve"> formal per 1.000 (</w:t>
      </w:r>
      <w:proofErr w:type="spellStart"/>
      <w:r w:rsidRPr="00CF16A5">
        <w:rPr>
          <w:rFonts w:eastAsia="Times New Roman" w:cs="Times New Roman"/>
          <w:szCs w:val="24"/>
        </w:rPr>
        <w:t>seribu</w:t>
      </w:r>
      <w:proofErr w:type="spellEnd"/>
      <w:r w:rsidRPr="00CF16A5">
        <w:rPr>
          <w:rFonts w:eastAsia="Times New Roman" w:cs="Times New Roman"/>
          <w:szCs w:val="24"/>
        </w:rPr>
        <w:t xml:space="preserve">) </w:t>
      </w:r>
      <w:proofErr w:type="spellStart"/>
      <w:r w:rsidRPr="00CF16A5">
        <w:rPr>
          <w:rFonts w:eastAsia="Times New Roman" w:cs="Times New Roman"/>
          <w:szCs w:val="24"/>
        </w:rPr>
        <w:t>penduduk</w:t>
      </w:r>
      <w:proofErr w:type="spellEnd"/>
      <w:r w:rsidRPr="00CF16A5">
        <w:rPr>
          <w:rFonts w:eastAsia="Times New Roman" w:cs="Times New Roman"/>
          <w:szCs w:val="24"/>
        </w:rPr>
        <w:t>.</w:t>
      </w:r>
    </w:p>
    <w:p w14:paraId="7779CAFB" w14:textId="77777777" w:rsidR="00D36D50" w:rsidRPr="00CF16A5" w:rsidRDefault="00D36D50" w:rsidP="00D36D50">
      <w:pPr>
        <w:pStyle w:val="ListParagraph"/>
        <w:numPr>
          <w:ilvl w:val="0"/>
          <w:numId w:val="14"/>
        </w:numPr>
        <w:shd w:val="clear" w:color="auto" w:fill="FFFFFF"/>
        <w:spacing w:after="0" w:line="360" w:lineRule="auto"/>
        <w:ind w:left="1418" w:hanging="284"/>
        <w:jc w:val="both"/>
        <w:rPr>
          <w:rFonts w:eastAsia="Times New Roman" w:cs="Times New Roman"/>
          <w:szCs w:val="24"/>
        </w:rPr>
      </w:pPr>
      <w:proofErr w:type="spellStart"/>
      <w:r w:rsidRPr="00CF16A5">
        <w:rPr>
          <w:rFonts w:eastAsia="Times New Roman" w:cs="Times New Roman"/>
          <w:szCs w:val="24"/>
        </w:rPr>
        <w:t>Jumlah</w:t>
      </w:r>
      <w:proofErr w:type="spellEnd"/>
      <w:r w:rsidRPr="00CF16A5">
        <w:rPr>
          <w:rFonts w:eastAsia="Times New Roman" w:cs="Times New Roman"/>
          <w:szCs w:val="24"/>
        </w:rPr>
        <w:t xml:space="preserve"> </w:t>
      </w:r>
      <w:proofErr w:type="spellStart"/>
      <w:r w:rsidRPr="00CF16A5">
        <w:rPr>
          <w:rFonts w:eastAsia="Times New Roman" w:cs="Times New Roman"/>
          <w:szCs w:val="24"/>
        </w:rPr>
        <w:t>rekening</w:t>
      </w:r>
      <w:proofErr w:type="spellEnd"/>
      <w:r w:rsidRPr="00CF16A5">
        <w:rPr>
          <w:rFonts w:eastAsia="Times New Roman" w:cs="Times New Roman"/>
          <w:szCs w:val="24"/>
        </w:rPr>
        <w:t xml:space="preserve"> </w:t>
      </w:r>
      <w:proofErr w:type="spellStart"/>
      <w:r w:rsidRPr="00CF16A5">
        <w:rPr>
          <w:rFonts w:eastAsia="Times New Roman" w:cs="Times New Roman"/>
          <w:szCs w:val="24"/>
        </w:rPr>
        <w:t>kredit</w:t>
      </w:r>
      <w:proofErr w:type="spellEnd"/>
      <w:r w:rsidRPr="00CF16A5">
        <w:rPr>
          <w:rFonts w:eastAsia="Times New Roman" w:cs="Times New Roman"/>
          <w:szCs w:val="24"/>
        </w:rPr>
        <w:t xml:space="preserve"> di </w:t>
      </w:r>
      <w:proofErr w:type="spellStart"/>
      <w:r w:rsidRPr="00CF16A5">
        <w:rPr>
          <w:rFonts w:eastAsia="Times New Roman" w:cs="Times New Roman"/>
          <w:szCs w:val="24"/>
        </w:rPr>
        <w:t>lembaga</w:t>
      </w:r>
      <w:proofErr w:type="spellEnd"/>
      <w:r w:rsidRPr="00CF16A5">
        <w:rPr>
          <w:rFonts w:eastAsia="Times New Roman" w:cs="Times New Roman"/>
          <w:szCs w:val="24"/>
        </w:rPr>
        <w:t xml:space="preserve"> </w:t>
      </w:r>
      <w:proofErr w:type="spellStart"/>
      <w:r w:rsidRPr="00CF16A5">
        <w:rPr>
          <w:rFonts w:eastAsia="Times New Roman" w:cs="Times New Roman"/>
          <w:szCs w:val="24"/>
        </w:rPr>
        <w:t>keuangan</w:t>
      </w:r>
      <w:proofErr w:type="spellEnd"/>
      <w:r w:rsidRPr="00CF16A5">
        <w:rPr>
          <w:rFonts w:eastAsia="Times New Roman" w:cs="Times New Roman"/>
          <w:szCs w:val="24"/>
        </w:rPr>
        <w:t xml:space="preserve"> formal per 1.000 (</w:t>
      </w:r>
      <w:proofErr w:type="spellStart"/>
      <w:r w:rsidRPr="00CF16A5">
        <w:rPr>
          <w:rFonts w:eastAsia="Times New Roman" w:cs="Times New Roman"/>
          <w:szCs w:val="24"/>
        </w:rPr>
        <w:t>seribu</w:t>
      </w:r>
      <w:proofErr w:type="spellEnd"/>
      <w:r w:rsidRPr="00CF16A5">
        <w:rPr>
          <w:rFonts w:eastAsia="Times New Roman" w:cs="Times New Roman"/>
          <w:szCs w:val="24"/>
        </w:rPr>
        <w:t xml:space="preserve">) </w:t>
      </w:r>
      <w:proofErr w:type="spellStart"/>
      <w:r w:rsidRPr="00CF16A5">
        <w:rPr>
          <w:rFonts w:eastAsia="Times New Roman" w:cs="Times New Roman"/>
          <w:szCs w:val="24"/>
        </w:rPr>
        <w:t>penduduk</w:t>
      </w:r>
      <w:proofErr w:type="spellEnd"/>
      <w:r w:rsidRPr="00CF16A5">
        <w:rPr>
          <w:rFonts w:eastAsia="Times New Roman" w:cs="Times New Roman"/>
          <w:szCs w:val="24"/>
        </w:rPr>
        <w:t xml:space="preserve"> </w:t>
      </w:r>
      <w:proofErr w:type="spellStart"/>
      <w:r w:rsidRPr="00CF16A5">
        <w:rPr>
          <w:rFonts w:eastAsia="Times New Roman" w:cs="Times New Roman"/>
          <w:szCs w:val="24"/>
        </w:rPr>
        <w:t>dewasa</w:t>
      </w:r>
      <w:proofErr w:type="spellEnd"/>
      <w:r w:rsidRPr="00CF16A5">
        <w:rPr>
          <w:rFonts w:eastAsia="Times New Roman" w:cs="Times New Roman"/>
          <w:szCs w:val="24"/>
        </w:rPr>
        <w:t>.</w:t>
      </w:r>
    </w:p>
    <w:p w14:paraId="166CFBF1" w14:textId="77777777" w:rsidR="00D36D50" w:rsidRPr="00CF16A5" w:rsidRDefault="00D36D50" w:rsidP="00D36D50">
      <w:pPr>
        <w:shd w:val="clear" w:color="auto" w:fill="FFFFFF"/>
        <w:spacing w:after="0"/>
        <w:ind w:left="567"/>
        <w:rPr>
          <w:rFonts w:eastAsia="Times New Roman" w:cs="Times New Roman"/>
          <w:szCs w:val="24"/>
        </w:rPr>
      </w:pPr>
      <w:proofErr w:type="spellStart"/>
      <w:r w:rsidRPr="00CF16A5">
        <w:rPr>
          <w:rFonts w:eastAsia="Times New Roman" w:cs="Times New Roman"/>
          <w:szCs w:val="24"/>
        </w:rPr>
        <w:t>Ketiga</w:t>
      </w:r>
      <w:proofErr w:type="spellEnd"/>
      <w:r w:rsidRPr="00CF16A5">
        <w:rPr>
          <w:rFonts w:eastAsia="Times New Roman" w:cs="Times New Roman"/>
          <w:szCs w:val="24"/>
        </w:rPr>
        <w:t xml:space="preserve"> </w:t>
      </w:r>
      <w:proofErr w:type="spellStart"/>
      <w:r w:rsidRPr="00CF16A5">
        <w:rPr>
          <w:rFonts w:eastAsia="Times New Roman" w:cs="Times New Roman"/>
          <w:szCs w:val="24"/>
        </w:rPr>
        <w:t>kualitas</w:t>
      </w:r>
      <w:proofErr w:type="spellEnd"/>
      <w:r w:rsidRPr="00CF16A5">
        <w:rPr>
          <w:rFonts w:eastAsia="Times New Roman" w:cs="Times New Roman"/>
          <w:szCs w:val="24"/>
        </w:rPr>
        <w:t xml:space="preserve"> </w:t>
      </w:r>
      <w:proofErr w:type="spellStart"/>
      <w:r w:rsidRPr="00CF16A5">
        <w:rPr>
          <w:rFonts w:eastAsia="Times New Roman" w:cs="Times New Roman"/>
          <w:szCs w:val="24"/>
        </w:rPr>
        <w:t>dari</w:t>
      </w:r>
      <w:proofErr w:type="spellEnd"/>
      <w:r w:rsidRPr="00CF16A5">
        <w:rPr>
          <w:rFonts w:eastAsia="Times New Roman" w:cs="Times New Roman"/>
          <w:szCs w:val="24"/>
        </w:rPr>
        <w:t xml:space="preserve"> </w:t>
      </w:r>
      <w:proofErr w:type="spellStart"/>
      <w:r w:rsidRPr="00CF16A5">
        <w:rPr>
          <w:rFonts w:eastAsia="Times New Roman" w:cs="Times New Roman"/>
          <w:szCs w:val="24"/>
        </w:rPr>
        <w:t>layanan</w:t>
      </w:r>
      <w:proofErr w:type="spellEnd"/>
      <w:r w:rsidRPr="00CF16A5">
        <w:rPr>
          <w:rFonts w:eastAsia="Times New Roman" w:cs="Times New Roman"/>
          <w:szCs w:val="24"/>
        </w:rPr>
        <w:t xml:space="preserve"> </w:t>
      </w:r>
      <w:proofErr w:type="spellStart"/>
      <w:r w:rsidRPr="00CF16A5">
        <w:rPr>
          <w:rFonts w:eastAsia="Times New Roman" w:cs="Times New Roman"/>
          <w:szCs w:val="24"/>
        </w:rPr>
        <w:t>perbankan</w:t>
      </w:r>
      <w:proofErr w:type="spellEnd"/>
      <w:r w:rsidRPr="00CF16A5">
        <w:rPr>
          <w:rFonts w:eastAsia="Times New Roman" w:cs="Times New Roman"/>
          <w:szCs w:val="24"/>
        </w:rPr>
        <w:t xml:space="preserve">, </w:t>
      </w:r>
      <w:proofErr w:type="spellStart"/>
      <w:r w:rsidRPr="00CF16A5">
        <w:rPr>
          <w:rFonts w:eastAsia="Times New Roman" w:cs="Times New Roman"/>
          <w:szCs w:val="24"/>
        </w:rPr>
        <w:t>yaitu</w:t>
      </w:r>
      <w:proofErr w:type="spellEnd"/>
      <w:r w:rsidRPr="00CF16A5">
        <w:rPr>
          <w:rFonts w:eastAsia="Times New Roman" w:cs="Times New Roman"/>
          <w:szCs w:val="24"/>
        </w:rPr>
        <w:t xml:space="preserve"> </w:t>
      </w:r>
      <w:proofErr w:type="spellStart"/>
      <w:r w:rsidRPr="00CF16A5">
        <w:rPr>
          <w:rFonts w:eastAsia="Times New Roman" w:cs="Times New Roman"/>
          <w:szCs w:val="24"/>
        </w:rPr>
        <w:t>mengukur</w:t>
      </w:r>
      <w:proofErr w:type="spellEnd"/>
      <w:r w:rsidRPr="00CF16A5">
        <w:rPr>
          <w:rFonts w:eastAsia="Times New Roman" w:cs="Times New Roman"/>
          <w:szCs w:val="24"/>
        </w:rPr>
        <w:t xml:space="preserve"> </w:t>
      </w:r>
      <w:proofErr w:type="spellStart"/>
      <w:r w:rsidRPr="00CF16A5">
        <w:rPr>
          <w:rFonts w:eastAsia="Times New Roman" w:cs="Times New Roman"/>
          <w:szCs w:val="24"/>
        </w:rPr>
        <w:t>tingkat</w:t>
      </w:r>
      <w:proofErr w:type="spellEnd"/>
      <w:r w:rsidRPr="00CF16A5">
        <w:rPr>
          <w:rFonts w:eastAsia="Times New Roman" w:cs="Times New Roman"/>
          <w:szCs w:val="24"/>
        </w:rPr>
        <w:t xml:space="preserve"> </w:t>
      </w:r>
      <w:proofErr w:type="spellStart"/>
      <w:r w:rsidRPr="00CF16A5">
        <w:rPr>
          <w:rFonts w:eastAsia="Times New Roman" w:cs="Times New Roman"/>
          <w:szCs w:val="24"/>
        </w:rPr>
        <w:t>pemenuhan</w:t>
      </w:r>
      <w:proofErr w:type="spellEnd"/>
      <w:r w:rsidRPr="00CF16A5">
        <w:rPr>
          <w:rFonts w:eastAsia="Times New Roman" w:cs="Times New Roman"/>
          <w:szCs w:val="24"/>
        </w:rPr>
        <w:t xml:space="preserve"> </w:t>
      </w:r>
      <w:proofErr w:type="spellStart"/>
      <w:r w:rsidRPr="00CF16A5">
        <w:rPr>
          <w:rFonts w:eastAsia="Times New Roman" w:cs="Times New Roman"/>
          <w:szCs w:val="24"/>
        </w:rPr>
        <w:t>kebutuhan</w:t>
      </w:r>
      <w:proofErr w:type="spellEnd"/>
      <w:r w:rsidRPr="00CF16A5">
        <w:rPr>
          <w:rFonts w:eastAsia="Times New Roman" w:cs="Times New Roman"/>
          <w:szCs w:val="24"/>
        </w:rPr>
        <w:t xml:space="preserve"> </w:t>
      </w:r>
      <w:proofErr w:type="spellStart"/>
      <w:r w:rsidRPr="00CF16A5">
        <w:rPr>
          <w:rFonts w:eastAsia="Times New Roman" w:cs="Times New Roman"/>
          <w:szCs w:val="24"/>
        </w:rPr>
        <w:t>atas</w:t>
      </w:r>
      <w:proofErr w:type="spellEnd"/>
      <w:r w:rsidRPr="00CF16A5">
        <w:rPr>
          <w:rFonts w:eastAsia="Times New Roman" w:cs="Times New Roman"/>
          <w:szCs w:val="24"/>
        </w:rPr>
        <w:t xml:space="preserve"> </w:t>
      </w:r>
      <w:proofErr w:type="spellStart"/>
      <w:r w:rsidRPr="00CF16A5">
        <w:rPr>
          <w:rFonts w:eastAsia="Times New Roman" w:cs="Times New Roman"/>
          <w:szCs w:val="24"/>
        </w:rPr>
        <w:t>produk</w:t>
      </w:r>
      <w:proofErr w:type="spellEnd"/>
      <w:r w:rsidRPr="00CF16A5">
        <w:rPr>
          <w:rFonts w:eastAsia="Times New Roman" w:cs="Times New Roman"/>
          <w:szCs w:val="24"/>
        </w:rPr>
        <w:t xml:space="preserve"> dan </w:t>
      </w:r>
      <w:proofErr w:type="spellStart"/>
      <w:r w:rsidRPr="00CF16A5">
        <w:rPr>
          <w:rFonts w:eastAsia="Times New Roman" w:cs="Times New Roman"/>
          <w:szCs w:val="24"/>
        </w:rPr>
        <w:t>layanan</w:t>
      </w:r>
      <w:proofErr w:type="spellEnd"/>
      <w:r w:rsidRPr="00CF16A5">
        <w:rPr>
          <w:rFonts w:eastAsia="Times New Roman" w:cs="Times New Roman"/>
          <w:szCs w:val="24"/>
        </w:rPr>
        <w:t xml:space="preserve"> </w:t>
      </w:r>
      <w:proofErr w:type="spellStart"/>
      <w:r w:rsidRPr="00CF16A5">
        <w:rPr>
          <w:rFonts w:eastAsia="Times New Roman" w:cs="Times New Roman"/>
          <w:szCs w:val="24"/>
        </w:rPr>
        <w:t>keuangan</w:t>
      </w:r>
      <w:proofErr w:type="spellEnd"/>
      <w:r w:rsidRPr="00CF16A5">
        <w:rPr>
          <w:rFonts w:eastAsia="Times New Roman" w:cs="Times New Roman"/>
          <w:szCs w:val="24"/>
        </w:rPr>
        <w:t xml:space="preserve"> yang </w:t>
      </w:r>
      <w:proofErr w:type="spellStart"/>
      <w:r w:rsidRPr="00CF16A5">
        <w:rPr>
          <w:rFonts w:eastAsia="Times New Roman" w:cs="Times New Roman"/>
          <w:szCs w:val="24"/>
        </w:rPr>
        <w:t>dapat</w:t>
      </w:r>
      <w:proofErr w:type="spellEnd"/>
      <w:r w:rsidRPr="00CF16A5">
        <w:rPr>
          <w:rFonts w:eastAsia="Times New Roman" w:cs="Times New Roman"/>
          <w:szCs w:val="24"/>
        </w:rPr>
        <w:t xml:space="preserve"> </w:t>
      </w:r>
      <w:proofErr w:type="spellStart"/>
      <w:r w:rsidRPr="00CF16A5">
        <w:rPr>
          <w:rFonts w:eastAsia="Times New Roman" w:cs="Times New Roman"/>
          <w:szCs w:val="24"/>
        </w:rPr>
        <w:t>memenuhi</w:t>
      </w:r>
      <w:proofErr w:type="spellEnd"/>
      <w:r w:rsidRPr="00CF16A5">
        <w:rPr>
          <w:rFonts w:eastAsia="Times New Roman" w:cs="Times New Roman"/>
          <w:szCs w:val="24"/>
        </w:rPr>
        <w:t xml:space="preserve"> </w:t>
      </w:r>
      <w:proofErr w:type="spellStart"/>
      <w:r w:rsidRPr="00CF16A5">
        <w:rPr>
          <w:rFonts w:eastAsia="Times New Roman" w:cs="Times New Roman"/>
          <w:szCs w:val="24"/>
        </w:rPr>
        <w:t>kebutuhan</w:t>
      </w:r>
      <w:proofErr w:type="spellEnd"/>
      <w:r w:rsidRPr="00CF16A5">
        <w:rPr>
          <w:rFonts w:eastAsia="Times New Roman" w:cs="Times New Roman"/>
          <w:szCs w:val="24"/>
        </w:rPr>
        <w:t xml:space="preserve"> </w:t>
      </w:r>
      <w:proofErr w:type="spellStart"/>
      <w:r w:rsidRPr="00CF16A5">
        <w:rPr>
          <w:rFonts w:eastAsia="Times New Roman" w:cs="Times New Roman"/>
          <w:szCs w:val="24"/>
        </w:rPr>
        <w:t>masyarakat</w:t>
      </w:r>
      <w:proofErr w:type="spellEnd"/>
      <w:r w:rsidRPr="00CF16A5">
        <w:rPr>
          <w:rFonts w:eastAsia="Times New Roman" w:cs="Times New Roman"/>
          <w:szCs w:val="24"/>
        </w:rPr>
        <w:t xml:space="preserve">. </w:t>
      </w:r>
      <w:proofErr w:type="spellStart"/>
      <w:r w:rsidRPr="00CF16A5">
        <w:rPr>
          <w:rFonts w:eastAsia="Times New Roman" w:cs="Times New Roman"/>
          <w:szCs w:val="24"/>
        </w:rPr>
        <w:t>Indikatornya</w:t>
      </w:r>
      <w:proofErr w:type="spellEnd"/>
      <w:r w:rsidRPr="00CF16A5">
        <w:rPr>
          <w:rFonts w:eastAsia="Times New Roman" w:cs="Times New Roman"/>
          <w:szCs w:val="24"/>
        </w:rPr>
        <w:t xml:space="preserve"> </w:t>
      </w:r>
      <w:proofErr w:type="spellStart"/>
      <w:r w:rsidRPr="00CF16A5">
        <w:rPr>
          <w:rFonts w:eastAsia="Times New Roman" w:cs="Times New Roman"/>
          <w:szCs w:val="24"/>
        </w:rPr>
        <w:t>adalah</w:t>
      </w:r>
      <w:proofErr w:type="spellEnd"/>
      <w:r w:rsidRPr="00CF16A5">
        <w:rPr>
          <w:rFonts w:eastAsia="Times New Roman" w:cs="Times New Roman"/>
          <w:szCs w:val="24"/>
        </w:rPr>
        <w:t>:</w:t>
      </w:r>
    </w:p>
    <w:p w14:paraId="6E0A10A8" w14:textId="77777777" w:rsidR="00D36D50" w:rsidRPr="00CF16A5" w:rsidRDefault="00D36D50" w:rsidP="00D36D50">
      <w:pPr>
        <w:pStyle w:val="ListParagraph"/>
        <w:numPr>
          <w:ilvl w:val="0"/>
          <w:numId w:val="16"/>
        </w:numPr>
        <w:shd w:val="clear" w:color="auto" w:fill="FFFFFF"/>
        <w:spacing w:after="0" w:line="360" w:lineRule="auto"/>
        <w:ind w:left="1418" w:hanging="284"/>
        <w:jc w:val="both"/>
        <w:rPr>
          <w:rFonts w:eastAsia="Times New Roman" w:cs="Times New Roman"/>
          <w:szCs w:val="24"/>
        </w:rPr>
      </w:pPr>
      <w:proofErr w:type="spellStart"/>
      <w:r w:rsidRPr="00CF16A5">
        <w:rPr>
          <w:rFonts w:eastAsia="Times New Roman" w:cs="Times New Roman"/>
          <w:szCs w:val="24"/>
        </w:rPr>
        <w:t>Indeks</w:t>
      </w:r>
      <w:proofErr w:type="spellEnd"/>
      <w:r w:rsidRPr="00CF16A5">
        <w:rPr>
          <w:rFonts w:eastAsia="Times New Roman" w:cs="Times New Roman"/>
          <w:szCs w:val="24"/>
        </w:rPr>
        <w:t xml:space="preserve"> </w:t>
      </w:r>
      <w:proofErr w:type="spellStart"/>
      <w:r w:rsidRPr="00CF16A5">
        <w:rPr>
          <w:rFonts w:eastAsia="Times New Roman" w:cs="Times New Roman"/>
          <w:szCs w:val="24"/>
        </w:rPr>
        <w:t>literasi</w:t>
      </w:r>
      <w:proofErr w:type="spellEnd"/>
      <w:r w:rsidRPr="00CF16A5">
        <w:rPr>
          <w:rFonts w:eastAsia="Times New Roman" w:cs="Times New Roman"/>
          <w:szCs w:val="24"/>
        </w:rPr>
        <w:t xml:space="preserve"> </w:t>
      </w:r>
      <w:proofErr w:type="spellStart"/>
      <w:r w:rsidRPr="00CF16A5">
        <w:rPr>
          <w:rFonts w:eastAsia="Times New Roman" w:cs="Times New Roman"/>
          <w:szCs w:val="24"/>
        </w:rPr>
        <w:t>keuangan</w:t>
      </w:r>
      <w:proofErr w:type="spellEnd"/>
      <w:r w:rsidRPr="00CF16A5">
        <w:rPr>
          <w:rFonts w:eastAsia="Times New Roman" w:cs="Times New Roman"/>
          <w:szCs w:val="24"/>
        </w:rPr>
        <w:t>.</w:t>
      </w:r>
    </w:p>
    <w:p w14:paraId="132E0182" w14:textId="77777777" w:rsidR="00D36D50" w:rsidRPr="00CF16A5" w:rsidRDefault="00D36D50" w:rsidP="00D36D50">
      <w:pPr>
        <w:pStyle w:val="ListParagraph"/>
        <w:numPr>
          <w:ilvl w:val="0"/>
          <w:numId w:val="16"/>
        </w:numPr>
        <w:shd w:val="clear" w:color="auto" w:fill="FFFFFF"/>
        <w:spacing w:after="0" w:line="360" w:lineRule="auto"/>
        <w:ind w:left="1418" w:hanging="284"/>
        <w:jc w:val="both"/>
        <w:rPr>
          <w:rFonts w:eastAsia="Times New Roman" w:cs="Times New Roman"/>
          <w:szCs w:val="24"/>
        </w:rPr>
      </w:pPr>
      <w:proofErr w:type="spellStart"/>
      <w:r w:rsidRPr="00CF16A5">
        <w:rPr>
          <w:rFonts w:eastAsia="Times New Roman" w:cs="Times New Roman"/>
          <w:szCs w:val="24"/>
        </w:rPr>
        <w:t>Jumlah</w:t>
      </w:r>
      <w:proofErr w:type="spellEnd"/>
      <w:r w:rsidRPr="00CF16A5">
        <w:rPr>
          <w:rFonts w:eastAsia="Times New Roman" w:cs="Times New Roman"/>
          <w:szCs w:val="24"/>
        </w:rPr>
        <w:t xml:space="preserve"> </w:t>
      </w:r>
      <w:proofErr w:type="spellStart"/>
      <w:r w:rsidRPr="00CF16A5">
        <w:rPr>
          <w:rFonts w:eastAsia="Times New Roman" w:cs="Times New Roman"/>
          <w:szCs w:val="24"/>
        </w:rPr>
        <w:t>pengaduan</w:t>
      </w:r>
      <w:proofErr w:type="spellEnd"/>
      <w:r w:rsidRPr="00CF16A5">
        <w:rPr>
          <w:rFonts w:eastAsia="Times New Roman" w:cs="Times New Roman"/>
          <w:szCs w:val="24"/>
        </w:rPr>
        <w:t xml:space="preserve"> </w:t>
      </w:r>
      <w:proofErr w:type="spellStart"/>
      <w:r w:rsidRPr="00CF16A5">
        <w:rPr>
          <w:rFonts w:eastAsia="Times New Roman" w:cs="Times New Roman"/>
          <w:szCs w:val="24"/>
        </w:rPr>
        <w:t>layanan</w:t>
      </w:r>
      <w:proofErr w:type="spellEnd"/>
      <w:r w:rsidRPr="00CF16A5">
        <w:rPr>
          <w:rFonts w:eastAsia="Times New Roman" w:cs="Times New Roman"/>
          <w:szCs w:val="24"/>
        </w:rPr>
        <w:t xml:space="preserve"> </w:t>
      </w:r>
      <w:proofErr w:type="spellStart"/>
      <w:r w:rsidRPr="00CF16A5">
        <w:rPr>
          <w:rFonts w:eastAsia="Times New Roman" w:cs="Times New Roman"/>
          <w:szCs w:val="24"/>
        </w:rPr>
        <w:t>keuangan</w:t>
      </w:r>
      <w:proofErr w:type="spellEnd"/>
      <w:r w:rsidRPr="00CF16A5">
        <w:rPr>
          <w:rFonts w:eastAsia="Times New Roman" w:cs="Times New Roman"/>
          <w:szCs w:val="24"/>
        </w:rPr>
        <w:t>.</w:t>
      </w:r>
    </w:p>
    <w:p w14:paraId="66FC9118" w14:textId="77777777" w:rsidR="00D36D50" w:rsidRPr="00CF16A5" w:rsidRDefault="00D36D50" w:rsidP="00D36D50">
      <w:pPr>
        <w:pStyle w:val="ListParagraph"/>
        <w:numPr>
          <w:ilvl w:val="0"/>
          <w:numId w:val="16"/>
        </w:numPr>
        <w:shd w:val="clear" w:color="auto" w:fill="FFFFFF"/>
        <w:spacing w:after="0" w:line="360" w:lineRule="auto"/>
        <w:ind w:left="1418" w:hanging="284"/>
        <w:jc w:val="both"/>
        <w:rPr>
          <w:rFonts w:cs="Times New Roman"/>
          <w:szCs w:val="24"/>
        </w:rPr>
      </w:pPr>
      <w:proofErr w:type="spellStart"/>
      <w:r w:rsidRPr="00CF16A5">
        <w:rPr>
          <w:rFonts w:eastAsia="Times New Roman" w:cs="Times New Roman"/>
          <w:szCs w:val="24"/>
        </w:rPr>
        <w:t>Persentase</w:t>
      </w:r>
      <w:proofErr w:type="spellEnd"/>
      <w:r w:rsidRPr="00CF16A5">
        <w:rPr>
          <w:rFonts w:eastAsia="Times New Roman" w:cs="Times New Roman"/>
          <w:szCs w:val="24"/>
        </w:rPr>
        <w:t xml:space="preserve"> </w:t>
      </w:r>
      <w:proofErr w:type="spellStart"/>
      <w:r w:rsidRPr="00CF16A5">
        <w:rPr>
          <w:rFonts w:eastAsia="Times New Roman" w:cs="Times New Roman"/>
          <w:szCs w:val="24"/>
        </w:rPr>
        <w:t>penyelesaian</w:t>
      </w:r>
      <w:proofErr w:type="spellEnd"/>
      <w:r w:rsidRPr="00CF16A5">
        <w:rPr>
          <w:rFonts w:eastAsia="Times New Roman" w:cs="Times New Roman"/>
          <w:szCs w:val="24"/>
        </w:rPr>
        <w:t xml:space="preserve"> </w:t>
      </w:r>
      <w:proofErr w:type="spellStart"/>
      <w:r w:rsidRPr="00CF16A5">
        <w:rPr>
          <w:rFonts w:eastAsia="Times New Roman" w:cs="Times New Roman"/>
          <w:szCs w:val="24"/>
        </w:rPr>
        <w:t>layanan</w:t>
      </w:r>
      <w:proofErr w:type="spellEnd"/>
      <w:r w:rsidRPr="00CF16A5">
        <w:rPr>
          <w:rFonts w:eastAsia="Times New Roman" w:cs="Times New Roman"/>
          <w:szCs w:val="24"/>
        </w:rPr>
        <w:t xml:space="preserve"> </w:t>
      </w:r>
      <w:proofErr w:type="spellStart"/>
      <w:r w:rsidRPr="00CF16A5">
        <w:rPr>
          <w:rFonts w:eastAsia="Times New Roman" w:cs="Times New Roman"/>
          <w:szCs w:val="24"/>
        </w:rPr>
        <w:t>pengaduan</w:t>
      </w:r>
      <w:proofErr w:type="spellEnd"/>
    </w:p>
    <w:p w14:paraId="025740C1"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proofErr w:type="spellStart"/>
      <w:r w:rsidRPr="00CF16A5">
        <w:rPr>
          <w:rFonts w:ascii="Times New Roman" w:hAnsi="Times New Roman" w:cs="Times New Roman"/>
          <w:b/>
          <w:bCs/>
          <w:color w:val="auto"/>
        </w:rPr>
        <w:t>Strategi</w:t>
      </w:r>
      <w:proofErr w:type="spellEnd"/>
      <w:r w:rsidRPr="00CF16A5">
        <w:rPr>
          <w:rFonts w:ascii="Times New Roman" w:hAnsi="Times New Roman" w:cs="Times New Roman"/>
          <w:b/>
          <w:bCs/>
          <w:color w:val="auto"/>
        </w:rPr>
        <w:t xml:space="preserve"> Nasional </w:t>
      </w:r>
      <w:proofErr w:type="spellStart"/>
      <w:r w:rsidRPr="00CF16A5">
        <w:rPr>
          <w:rFonts w:ascii="Times New Roman" w:hAnsi="Times New Roman" w:cs="Times New Roman"/>
          <w:b/>
          <w:bCs/>
          <w:color w:val="auto"/>
        </w:rPr>
        <w:t>Keuangan</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Inklusif</w:t>
      </w:r>
      <w:proofErr w:type="spellEnd"/>
      <w:r w:rsidRPr="00CF16A5">
        <w:rPr>
          <w:rFonts w:ascii="Times New Roman" w:hAnsi="Times New Roman" w:cs="Times New Roman"/>
          <w:b/>
          <w:bCs/>
          <w:color w:val="auto"/>
        </w:rPr>
        <w:t xml:space="preserve"> (SNKI)</w:t>
      </w:r>
    </w:p>
    <w:p w14:paraId="685BE954" w14:textId="77777777" w:rsidR="00D36D50" w:rsidRPr="00CF16A5" w:rsidRDefault="00D36D50" w:rsidP="00D36D50">
      <w:pPr>
        <w:spacing w:after="0"/>
        <w:ind w:left="567" w:firstLine="567"/>
        <w:rPr>
          <w:rFonts w:cs="Times New Roman"/>
          <w:szCs w:val="24"/>
        </w:rPr>
      </w:pPr>
      <w:proofErr w:type="spellStart"/>
      <w:r w:rsidRPr="00CF16A5">
        <w:rPr>
          <w:rFonts w:cs="Times New Roman"/>
          <w:szCs w:val="24"/>
        </w:rPr>
        <w:t>Pemerintah</w:t>
      </w:r>
      <w:proofErr w:type="spellEnd"/>
      <w:r w:rsidRPr="00CF16A5">
        <w:rPr>
          <w:rFonts w:cs="Times New Roman"/>
          <w:szCs w:val="24"/>
        </w:rPr>
        <w:t xml:space="preserve"> </w:t>
      </w:r>
      <w:proofErr w:type="spellStart"/>
      <w:r w:rsidRPr="00CF16A5">
        <w:rPr>
          <w:rFonts w:cs="Times New Roman"/>
          <w:szCs w:val="24"/>
        </w:rPr>
        <w:t>mencanangkan</w:t>
      </w:r>
      <w:proofErr w:type="spellEnd"/>
      <w:r w:rsidRPr="00CF16A5">
        <w:rPr>
          <w:rFonts w:cs="Times New Roman"/>
          <w:szCs w:val="24"/>
        </w:rPr>
        <w:t xml:space="preserve"> </w:t>
      </w:r>
      <w:proofErr w:type="spellStart"/>
      <w:r w:rsidRPr="00CF16A5">
        <w:rPr>
          <w:rFonts w:cs="Times New Roman"/>
          <w:szCs w:val="24"/>
        </w:rPr>
        <w:t>peningkatan</w:t>
      </w:r>
      <w:proofErr w:type="spellEnd"/>
      <w:r w:rsidRPr="00CF16A5">
        <w:rPr>
          <w:rFonts w:cs="Times New Roman"/>
          <w:szCs w:val="24"/>
        </w:rPr>
        <w:t xml:space="preserve"> </w:t>
      </w:r>
      <w:proofErr w:type="spellStart"/>
      <w:r w:rsidRPr="00CF16A5">
        <w:rPr>
          <w:rFonts w:cs="Times New Roman"/>
          <w:szCs w:val="24"/>
        </w:rPr>
        <w:t>indeks</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inklusif</w:t>
      </w:r>
      <w:proofErr w:type="spellEnd"/>
      <w:r w:rsidRPr="00CF16A5">
        <w:rPr>
          <w:rFonts w:cs="Times New Roman"/>
          <w:szCs w:val="24"/>
        </w:rPr>
        <w:t xml:space="preserve"> dan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mencapai</w:t>
      </w:r>
      <w:proofErr w:type="spellEnd"/>
      <w:r w:rsidRPr="00CF16A5">
        <w:rPr>
          <w:rFonts w:cs="Times New Roman"/>
          <w:szCs w:val="24"/>
        </w:rPr>
        <w:t xml:space="preserve"> target </w:t>
      </w:r>
      <w:proofErr w:type="spellStart"/>
      <w:r w:rsidRPr="00CF16A5">
        <w:rPr>
          <w:rFonts w:cs="Times New Roman"/>
          <w:szCs w:val="24"/>
        </w:rPr>
        <w:t>tersebut</w:t>
      </w:r>
      <w:proofErr w:type="spellEnd"/>
      <w:r w:rsidRPr="00CF16A5">
        <w:rPr>
          <w:rFonts w:cs="Times New Roman"/>
          <w:szCs w:val="24"/>
        </w:rPr>
        <w:t xml:space="preserve">, </w:t>
      </w:r>
      <w:proofErr w:type="spellStart"/>
      <w:r w:rsidRPr="00CF16A5">
        <w:rPr>
          <w:rFonts w:cs="Times New Roman"/>
          <w:szCs w:val="24"/>
        </w:rPr>
        <w:t>pemerintah</w:t>
      </w:r>
      <w:proofErr w:type="spellEnd"/>
      <w:r w:rsidRPr="00CF16A5">
        <w:rPr>
          <w:rFonts w:cs="Times New Roman"/>
          <w:szCs w:val="24"/>
        </w:rPr>
        <w:t xml:space="preserve"> </w:t>
      </w:r>
      <w:proofErr w:type="spellStart"/>
      <w:r w:rsidRPr="00CF16A5">
        <w:rPr>
          <w:rFonts w:cs="Times New Roman"/>
          <w:szCs w:val="24"/>
        </w:rPr>
        <w:t>menetapkan</w:t>
      </w:r>
      <w:proofErr w:type="spellEnd"/>
      <w:r w:rsidRPr="00CF16A5">
        <w:rPr>
          <w:rFonts w:cs="Times New Roman"/>
          <w:szCs w:val="24"/>
        </w:rPr>
        <w:t xml:space="preserve"> lima </w:t>
      </w:r>
      <w:proofErr w:type="spellStart"/>
      <w:r w:rsidRPr="00CF16A5">
        <w:rPr>
          <w:rFonts w:cs="Times New Roman"/>
          <w:szCs w:val="24"/>
        </w:rPr>
        <w:t>pilar</w:t>
      </w:r>
      <w:proofErr w:type="spellEnd"/>
      <w:r w:rsidRPr="00CF16A5">
        <w:rPr>
          <w:rFonts w:cs="Times New Roman"/>
          <w:szCs w:val="24"/>
        </w:rPr>
        <w:t xml:space="preserve"> </w:t>
      </w:r>
      <w:proofErr w:type="spellStart"/>
      <w:r w:rsidRPr="00CF16A5">
        <w:rPr>
          <w:rFonts w:cs="Times New Roman"/>
          <w:szCs w:val="24"/>
        </w:rPr>
        <w:t>sebagai</w:t>
      </w:r>
      <w:proofErr w:type="spellEnd"/>
      <w:r w:rsidRPr="00CF16A5">
        <w:rPr>
          <w:rFonts w:cs="Times New Roman"/>
          <w:szCs w:val="24"/>
        </w:rPr>
        <w:t xml:space="preserve"> </w:t>
      </w:r>
      <w:proofErr w:type="spellStart"/>
      <w:r w:rsidRPr="00CF16A5">
        <w:rPr>
          <w:rFonts w:cs="Times New Roman"/>
          <w:szCs w:val="24"/>
        </w:rPr>
        <w:t>penyangga</w:t>
      </w:r>
      <w:proofErr w:type="spellEnd"/>
      <w:r w:rsidRPr="00CF16A5">
        <w:rPr>
          <w:rFonts w:cs="Times New Roman"/>
          <w:szCs w:val="24"/>
        </w:rPr>
        <w:t xml:space="preserve"> SNKI </w:t>
      </w:r>
      <w:r w:rsidRPr="00CF16A5">
        <w:rPr>
          <w:rFonts w:cs="Times New Roman"/>
          <w:szCs w:val="24"/>
        </w:rPr>
        <w:fldChar w:fldCharType="begin" w:fldLock="1"/>
      </w:r>
      <w:r w:rsidRPr="00CF16A5">
        <w:rPr>
          <w:rFonts w:cs="Times New Roman"/>
          <w:szCs w:val="24"/>
        </w:rPr>
        <w:instrText>ADDIN CSL_CITATION {"citationItems":[{"id":"ITEM-1","itemData":{"author":[{"dropping-particle":"","family":"Kemenkeu","given":"","non-dropping-particle":"","parse-names":false,"suffix":""}],"id":"ITEM-1","issued":{"date-parts":[["2016"]]},"title":"Strategi Nasional Keuangan Inklusif","type":"article-journal"},"uris":["http://www.mendeley.com/documents/?uuid=caefac2e-41fc-4b3a-9541-09cef2070310"]}],"mendeley":{"formattedCitation":"(Kemenkeu, 2016b)","plainTextFormattedCitation":"(Kemenkeu, 2016b)","previouslyFormattedCitation":"(Kemenkeu, 2016b)"},"properties":{"noteIndex":0},"schema":"https://github.com/citation-style-language/schema/raw/master/csl-citation.json"}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(Kemenkeu, 2016b)</w:t>
      </w:r>
      <w:r w:rsidRPr="00CF16A5">
        <w:rPr>
          <w:rFonts w:cs="Times New Roman"/>
          <w:szCs w:val="24"/>
        </w:rPr>
        <w:fldChar w:fldCharType="end"/>
      </w:r>
      <w:r w:rsidRPr="00CF16A5">
        <w:rPr>
          <w:rFonts w:cs="Times New Roman"/>
          <w:szCs w:val="24"/>
        </w:rPr>
        <w:t xml:space="preserve">. </w:t>
      </w:r>
      <w:r w:rsidRPr="00CF16A5">
        <w:rPr>
          <w:rFonts w:cs="Times New Roman"/>
          <w:szCs w:val="24"/>
        </w:rPr>
        <w:fldChar w:fldCharType="begin" w:fldLock="1"/>
      </w:r>
      <w:r w:rsidRPr="00CF16A5">
        <w:rPr>
          <w:rFonts w:cs="Times New Roman"/>
          <w:szCs w:val="24"/>
        </w:rPr>
        <w:instrText>ADDIN CSL_CITATION {"citationItems":[{"id":"ITEM-1","itemData":{"author":[{"dropping-particle":"","family":"Bank Indonesia","given":"","non-dropping-particle":"","parse-names":false,"suffix":""}],"id":"ITEM-1","issued":{"date-parts":[["2013"]]},"title":"Peran BI dalam SSK","type":"article-journal"},"uris":["http://www.mendeley.com/documents/?uuid=0cf466af-695f-444f-819e-186beef3c3bb"]}],"mendeley":{"formattedCitation":"(Bank Indonesia, 2013)","manualFormatting":"Bank Indonesia (2013)","plainTextFormattedCitation":"(Bank Indonesia, 2013)","previouslyFormattedCitation":"(Bank Indonesia, 2013)"},"properties":{"noteIndex":0},"schema":"https://github.com/citation-style-language/schema/raw/master/csl-citation.json"}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Bank Indonesia (2013)</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menyebutkan</w:t>
      </w:r>
      <w:proofErr w:type="spellEnd"/>
      <w:r w:rsidRPr="00CF16A5">
        <w:rPr>
          <w:rFonts w:cs="Times New Roman"/>
          <w:szCs w:val="24"/>
        </w:rPr>
        <w:t xml:space="preserve"> </w:t>
      </w:r>
      <w:proofErr w:type="spellStart"/>
      <w:r w:rsidRPr="00CF16A5">
        <w:rPr>
          <w:rFonts w:cs="Times New Roman"/>
          <w:szCs w:val="24"/>
        </w:rPr>
        <w:t>kelima</w:t>
      </w:r>
      <w:proofErr w:type="spellEnd"/>
      <w:r w:rsidRPr="00CF16A5">
        <w:rPr>
          <w:rFonts w:cs="Times New Roman"/>
          <w:szCs w:val="24"/>
        </w:rPr>
        <w:t xml:space="preserve"> </w:t>
      </w:r>
      <w:proofErr w:type="spellStart"/>
      <w:r w:rsidRPr="00CF16A5">
        <w:rPr>
          <w:rFonts w:cs="Times New Roman"/>
          <w:szCs w:val="24"/>
        </w:rPr>
        <w:t>pilar</w:t>
      </w:r>
      <w:proofErr w:type="spellEnd"/>
      <w:r w:rsidRPr="00CF16A5">
        <w:rPr>
          <w:rFonts w:cs="Times New Roman"/>
          <w:szCs w:val="24"/>
        </w:rPr>
        <w:t xml:space="preserve"> </w:t>
      </w:r>
      <w:proofErr w:type="spellStart"/>
      <w:r w:rsidRPr="00CF16A5">
        <w:rPr>
          <w:rFonts w:cs="Times New Roman"/>
          <w:szCs w:val="24"/>
        </w:rPr>
        <w:t>tersebut</w:t>
      </w:r>
      <w:proofErr w:type="spellEnd"/>
      <w:r w:rsidRPr="00CF16A5">
        <w:rPr>
          <w:rFonts w:cs="Times New Roman"/>
          <w:szCs w:val="24"/>
        </w:rPr>
        <w:t xml:space="preserve"> </w:t>
      </w:r>
      <w:proofErr w:type="spellStart"/>
      <w:r w:rsidRPr="00CF16A5">
        <w:rPr>
          <w:rFonts w:cs="Times New Roman"/>
          <w:szCs w:val="24"/>
        </w:rPr>
        <w:t>yaitu</w:t>
      </w:r>
      <w:proofErr w:type="spellEnd"/>
      <w:r w:rsidRPr="00CF16A5">
        <w:rPr>
          <w:rFonts w:cs="Times New Roman"/>
          <w:szCs w:val="24"/>
        </w:rPr>
        <w:t>:</w:t>
      </w:r>
    </w:p>
    <w:p w14:paraId="291324B8" w14:textId="77777777" w:rsidR="00D36D50" w:rsidRPr="00CF16A5" w:rsidRDefault="00D36D50" w:rsidP="00D36D50">
      <w:pPr>
        <w:pStyle w:val="ListParagraph"/>
        <w:numPr>
          <w:ilvl w:val="0"/>
          <w:numId w:val="18"/>
        </w:numPr>
        <w:spacing w:after="0" w:line="360" w:lineRule="auto"/>
        <w:ind w:left="1418" w:hanging="284"/>
        <w:jc w:val="both"/>
        <w:rPr>
          <w:rFonts w:cs="Times New Roman"/>
          <w:szCs w:val="24"/>
        </w:rPr>
      </w:pPr>
      <w:proofErr w:type="spellStart"/>
      <w:r w:rsidRPr="00CF16A5">
        <w:rPr>
          <w:rFonts w:cs="Times New Roman"/>
          <w:szCs w:val="24"/>
        </w:rPr>
        <w:t>Edukasi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merupakan</w:t>
      </w:r>
      <w:proofErr w:type="spellEnd"/>
      <w:r w:rsidRPr="00CF16A5">
        <w:rPr>
          <w:rFonts w:cs="Times New Roman"/>
          <w:szCs w:val="24"/>
        </w:rPr>
        <w:t xml:space="preserve"> </w:t>
      </w:r>
      <w:proofErr w:type="spellStart"/>
      <w:r w:rsidRPr="00CF16A5">
        <w:rPr>
          <w:rFonts w:cs="Times New Roman"/>
          <w:szCs w:val="24"/>
        </w:rPr>
        <w:t>strategi</w:t>
      </w:r>
      <w:proofErr w:type="spellEnd"/>
      <w:r w:rsidRPr="00CF16A5">
        <w:rPr>
          <w:rFonts w:cs="Times New Roman"/>
          <w:szCs w:val="24"/>
        </w:rPr>
        <w:t xml:space="preserve"> </w:t>
      </w:r>
      <w:proofErr w:type="spellStart"/>
      <w:r w:rsidRPr="00CF16A5">
        <w:rPr>
          <w:rFonts w:cs="Times New Roman"/>
          <w:szCs w:val="24"/>
        </w:rPr>
        <w:t>kebijakan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kapabilitas</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mengelola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dimulai</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peningkatan</w:t>
      </w:r>
      <w:proofErr w:type="spellEnd"/>
      <w:r w:rsidRPr="00CF16A5">
        <w:rPr>
          <w:rFonts w:cs="Times New Roman"/>
          <w:szCs w:val="24"/>
        </w:rPr>
        <w:t xml:space="preserve"> </w:t>
      </w:r>
      <w:proofErr w:type="spellStart"/>
      <w:r w:rsidRPr="00CF16A5">
        <w:rPr>
          <w:rFonts w:cs="Times New Roman"/>
          <w:szCs w:val="24"/>
        </w:rPr>
        <w:t>pemahaman</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dan </w:t>
      </w:r>
      <w:proofErr w:type="spellStart"/>
      <w:r w:rsidRPr="00CF16A5">
        <w:rPr>
          <w:rFonts w:cs="Times New Roman"/>
          <w:szCs w:val="24"/>
        </w:rPr>
        <w:t>kesadaran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w:t>
      </w:r>
    </w:p>
    <w:p w14:paraId="5E747238" w14:textId="77777777" w:rsidR="00D36D50" w:rsidRPr="00CF16A5" w:rsidRDefault="00D36D50" w:rsidP="00D36D50">
      <w:pPr>
        <w:pStyle w:val="ListParagraph"/>
        <w:numPr>
          <w:ilvl w:val="0"/>
          <w:numId w:val="18"/>
        </w:numPr>
        <w:spacing w:after="0" w:line="360" w:lineRule="auto"/>
        <w:ind w:left="1418" w:hanging="284"/>
        <w:jc w:val="both"/>
        <w:rPr>
          <w:rFonts w:cs="Times New Roman"/>
          <w:szCs w:val="24"/>
        </w:rPr>
      </w:pPr>
      <w:proofErr w:type="spellStart"/>
      <w:r w:rsidRPr="00CF16A5">
        <w:rPr>
          <w:rFonts w:cs="Times New Roman"/>
          <w:szCs w:val="24"/>
        </w:rPr>
        <w:t>Fasilitas</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publik</w:t>
      </w:r>
      <w:proofErr w:type="spellEnd"/>
      <w:r w:rsidRPr="00CF16A5">
        <w:rPr>
          <w:rFonts w:cs="Times New Roman"/>
          <w:szCs w:val="24"/>
        </w:rPr>
        <w:t xml:space="preserve"> </w:t>
      </w:r>
      <w:proofErr w:type="spellStart"/>
      <w:r w:rsidRPr="00CF16A5">
        <w:rPr>
          <w:rFonts w:cs="Times New Roman"/>
          <w:szCs w:val="24"/>
        </w:rPr>
        <w:t>merupakan</w:t>
      </w:r>
      <w:proofErr w:type="spellEnd"/>
      <w:r w:rsidRPr="00CF16A5">
        <w:rPr>
          <w:rFonts w:cs="Times New Roman"/>
          <w:szCs w:val="24"/>
        </w:rPr>
        <w:t xml:space="preserve"> </w:t>
      </w:r>
      <w:proofErr w:type="spellStart"/>
      <w:r w:rsidRPr="00CF16A5">
        <w:rPr>
          <w:rFonts w:cs="Times New Roman"/>
          <w:szCs w:val="24"/>
        </w:rPr>
        <w:t>strategi</w:t>
      </w:r>
      <w:proofErr w:type="spellEnd"/>
      <w:r w:rsidRPr="00CF16A5">
        <w:rPr>
          <w:rFonts w:cs="Times New Roman"/>
          <w:szCs w:val="24"/>
        </w:rPr>
        <w:t xml:space="preserve"> yang </w:t>
      </w:r>
      <w:proofErr w:type="spellStart"/>
      <w:r w:rsidRPr="00CF16A5">
        <w:rPr>
          <w:rFonts w:cs="Times New Roman"/>
          <w:szCs w:val="24"/>
        </w:rPr>
        <w:t>mengacu</w:t>
      </w:r>
      <w:proofErr w:type="spellEnd"/>
      <w:r w:rsidRPr="00CF16A5">
        <w:rPr>
          <w:rFonts w:cs="Times New Roman"/>
          <w:szCs w:val="24"/>
        </w:rPr>
        <w:t xml:space="preserve"> pada </w:t>
      </w:r>
      <w:proofErr w:type="spellStart"/>
      <w:r w:rsidRPr="00CF16A5">
        <w:rPr>
          <w:rFonts w:cs="Times New Roman"/>
          <w:szCs w:val="24"/>
        </w:rPr>
        <w:t>kemampuan</w:t>
      </w:r>
      <w:proofErr w:type="spellEnd"/>
      <w:r w:rsidRPr="00CF16A5">
        <w:rPr>
          <w:rFonts w:cs="Times New Roman"/>
          <w:szCs w:val="24"/>
        </w:rPr>
        <w:t xml:space="preserve"> dan </w:t>
      </w:r>
      <w:proofErr w:type="spellStart"/>
      <w:r w:rsidRPr="00CF16A5">
        <w:rPr>
          <w:rFonts w:cs="Times New Roman"/>
          <w:szCs w:val="24"/>
        </w:rPr>
        <w:t>peran</w:t>
      </w:r>
      <w:proofErr w:type="spellEnd"/>
      <w:r w:rsidRPr="00CF16A5">
        <w:rPr>
          <w:rFonts w:cs="Times New Roman"/>
          <w:szCs w:val="24"/>
        </w:rPr>
        <w:t xml:space="preserve"> </w:t>
      </w:r>
      <w:proofErr w:type="spellStart"/>
      <w:r w:rsidRPr="00CF16A5">
        <w:rPr>
          <w:rFonts w:cs="Times New Roman"/>
          <w:szCs w:val="24"/>
        </w:rPr>
        <w:t>pemerintah</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penyediaan</w:t>
      </w:r>
      <w:proofErr w:type="spellEnd"/>
      <w:r w:rsidRPr="00CF16A5">
        <w:rPr>
          <w:rFonts w:cs="Times New Roman"/>
          <w:szCs w:val="24"/>
        </w:rPr>
        <w:t xml:space="preserve"> </w:t>
      </w:r>
      <w:proofErr w:type="spellStart"/>
      <w:r w:rsidRPr="00CF16A5">
        <w:rPr>
          <w:rFonts w:cs="Times New Roman"/>
          <w:szCs w:val="24"/>
        </w:rPr>
        <w:t>pembiayaan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publik</w:t>
      </w:r>
      <w:proofErr w:type="spellEnd"/>
      <w:r w:rsidRPr="00CF16A5">
        <w:rPr>
          <w:rFonts w:cs="Times New Roman"/>
          <w:szCs w:val="24"/>
        </w:rPr>
        <w:t xml:space="preserve"> </w:t>
      </w:r>
      <w:proofErr w:type="spellStart"/>
      <w:r w:rsidRPr="00CF16A5">
        <w:rPr>
          <w:rFonts w:cs="Times New Roman"/>
          <w:szCs w:val="24"/>
        </w:rPr>
        <w:t>baik</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langsung</w:t>
      </w:r>
      <w:proofErr w:type="spellEnd"/>
      <w:r w:rsidRPr="00CF16A5">
        <w:rPr>
          <w:rFonts w:cs="Times New Roman"/>
          <w:szCs w:val="24"/>
        </w:rPr>
        <w:t xml:space="preserve"> </w:t>
      </w:r>
      <w:proofErr w:type="spellStart"/>
      <w:r w:rsidRPr="00CF16A5">
        <w:rPr>
          <w:rFonts w:cs="Times New Roman"/>
          <w:szCs w:val="24"/>
        </w:rPr>
        <w:t>maupun</w:t>
      </w:r>
      <w:proofErr w:type="spellEnd"/>
      <w:r w:rsidRPr="00CF16A5">
        <w:rPr>
          <w:rFonts w:cs="Times New Roman"/>
          <w:szCs w:val="24"/>
        </w:rPr>
        <w:t xml:space="preserve"> </w:t>
      </w:r>
      <w:proofErr w:type="spellStart"/>
      <w:r w:rsidRPr="00CF16A5">
        <w:rPr>
          <w:rFonts w:cs="Times New Roman"/>
          <w:szCs w:val="24"/>
        </w:rPr>
        <w:t>bersyarat</w:t>
      </w:r>
      <w:proofErr w:type="spellEnd"/>
      <w:r w:rsidRPr="00CF16A5">
        <w:rPr>
          <w:rFonts w:cs="Times New Roman"/>
          <w:szCs w:val="24"/>
        </w:rPr>
        <w:t xml:space="preserve"> </w:t>
      </w:r>
      <w:proofErr w:type="spellStart"/>
      <w:r w:rsidRPr="00CF16A5">
        <w:rPr>
          <w:rFonts w:cs="Times New Roman"/>
          <w:szCs w:val="24"/>
        </w:rPr>
        <w:t>guna</w:t>
      </w:r>
      <w:proofErr w:type="spellEnd"/>
      <w:r w:rsidRPr="00CF16A5">
        <w:rPr>
          <w:rFonts w:cs="Times New Roman"/>
          <w:szCs w:val="24"/>
        </w:rPr>
        <w:t xml:space="preserve"> </w:t>
      </w:r>
      <w:proofErr w:type="spellStart"/>
      <w:r w:rsidRPr="00CF16A5">
        <w:rPr>
          <w:rFonts w:cs="Times New Roman"/>
          <w:szCs w:val="24"/>
        </w:rPr>
        <w:t>mendorong</w:t>
      </w:r>
      <w:proofErr w:type="spellEnd"/>
      <w:r w:rsidRPr="00CF16A5">
        <w:rPr>
          <w:rFonts w:cs="Times New Roman"/>
          <w:szCs w:val="24"/>
        </w:rPr>
        <w:t xml:space="preserve"> </w:t>
      </w:r>
      <w:proofErr w:type="spellStart"/>
      <w:r w:rsidRPr="00CF16A5">
        <w:rPr>
          <w:rFonts w:cs="Times New Roman"/>
          <w:szCs w:val="24"/>
        </w:rPr>
        <w:t>pemberdayaan</w:t>
      </w:r>
      <w:proofErr w:type="spellEnd"/>
      <w:r w:rsidRPr="00CF16A5">
        <w:rPr>
          <w:rFonts w:cs="Times New Roman"/>
          <w:szCs w:val="24"/>
        </w:rPr>
        <w:t xml:space="preserve"> </w:t>
      </w:r>
      <w:proofErr w:type="spellStart"/>
      <w:r w:rsidRPr="00CF16A5">
        <w:rPr>
          <w:rFonts w:cs="Times New Roman"/>
          <w:szCs w:val="24"/>
        </w:rPr>
        <w:t>ekonomi</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w:t>
      </w:r>
    </w:p>
    <w:p w14:paraId="344EC435" w14:textId="77777777" w:rsidR="00D36D50" w:rsidRPr="00CF16A5" w:rsidRDefault="00D36D50" w:rsidP="00D36D50">
      <w:pPr>
        <w:pStyle w:val="ListParagraph"/>
        <w:numPr>
          <w:ilvl w:val="0"/>
          <w:numId w:val="18"/>
        </w:numPr>
        <w:spacing w:after="0" w:line="360" w:lineRule="auto"/>
        <w:ind w:left="1418" w:hanging="284"/>
        <w:jc w:val="both"/>
        <w:rPr>
          <w:rFonts w:cs="Times New Roman"/>
          <w:szCs w:val="24"/>
        </w:rPr>
      </w:pPr>
      <w:proofErr w:type="spellStart"/>
      <w:r w:rsidRPr="00CF16A5">
        <w:rPr>
          <w:rFonts w:cs="Times New Roman"/>
          <w:szCs w:val="24"/>
        </w:rPr>
        <w:lastRenderedPageBreak/>
        <w:t>Pemetaan</w:t>
      </w:r>
      <w:proofErr w:type="spellEnd"/>
      <w:r w:rsidRPr="00CF16A5">
        <w:rPr>
          <w:rFonts w:cs="Times New Roman"/>
          <w:szCs w:val="24"/>
        </w:rPr>
        <w:t xml:space="preserve"> </w:t>
      </w:r>
      <w:proofErr w:type="spellStart"/>
      <w:r w:rsidRPr="00CF16A5">
        <w:rPr>
          <w:rFonts w:cs="Times New Roman"/>
          <w:szCs w:val="24"/>
        </w:rPr>
        <w:t>informasi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bertujuan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kapasitas</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terutama</w:t>
      </w:r>
      <w:proofErr w:type="spellEnd"/>
      <w:r w:rsidRPr="00CF16A5">
        <w:rPr>
          <w:rFonts w:cs="Times New Roman"/>
          <w:szCs w:val="24"/>
        </w:rPr>
        <w:t xml:space="preserve"> yang </w:t>
      </w:r>
      <w:proofErr w:type="spellStart"/>
      <w:r w:rsidRPr="00CF16A5">
        <w:rPr>
          <w:rFonts w:cs="Times New Roman"/>
          <w:szCs w:val="24"/>
        </w:rPr>
        <w:t>tadinya</w:t>
      </w:r>
      <w:proofErr w:type="spellEnd"/>
      <w:r w:rsidRPr="00CF16A5">
        <w:rPr>
          <w:rFonts w:cs="Times New Roman"/>
          <w:szCs w:val="24"/>
        </w:rPr>
        <w:t xml:space="preserve"> </w:t>
      </w:r>
      <w:proofErr w:type="spellStart"/>
      <w:r w:rsidRPr="00CF16A5">
        <w:rPr>
          <w:rFonts w:cs="Times New Roman"/>
          <w:szCs w:val="24"/>
        </w:rPr>
        <w:t>dikategorikan</w:t>
      </w:r>
      <w:proofErr w:type="spellEnd"/>
      <w:r w:rsidRPr="00CF16A5">
        <w:rPr>
          <w:rFonts w:cs="Times New Roman"/>
          <w:szCs w:val="24"/>
        </w:rPr>
        <w:t xml:space="preserve">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layak</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menjadi</w:t>
      </w:r>
      <w:proofErr w:type="spellEnd"/>
      <w:r w:rsidRPr="00CF16A5">
        <w:rPr>
          <w:rFonts w:cs="Times New Roman"/>
          <w:szCs w:val="24"/>
        </w:rPr>
        <w:t xml:space="preserve"> </w:t>
      </w:r>
      <w:proofErr w:type="spellStart"/>
      <w:r w:rsidRPr="00CF16A5">
        <w:rPr>
          <w:rFonts w:cs="Times New Roman"/>
          <w:szCs w:val="24"/>
        </w:rPr>
        <w:t>layak</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memperoleh</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oleh </w:t>
      </w:r>
      <w:proofErr w:type="spellStart"/>
      <w:r w:rsidRPr="00CF16A5">
        <w:rPr>
          <w:rFonts w:cs="Times New Roman"/>
          <w:szCs w:val="24"/>
        </w:rPr>
        <w:t>institusi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formal.</w:t>
      </w:r>
    </w:p>
    <w:p w14:paraId="4CC9F461" w14:textId="77777777" w:rsidR="00D36D50" w:rsidRPr="00CF16A5" w:rsidRDefault="00D36D50" w:rsidP="00D36D50">
      <w:pPr>
        <w:pStyle w:val="ListParagraph"/>
        <w:numPr>
          <w:ilvl w:val="0"/>
          <w:numId w:val="18"/>
        </w:numPr>
        <w:spacing w:after="0" w:line="360" w:lineRule="auto"/>
        <w:ind w:left="1418" w:hanging="284"/>
        <w:jc w:val="both"/>
        <w:rPr>
          <w:rFonts w:cs="Times New Roman"/>
          <w:szCs w:val="24"/>
        </w:rPr>
      </w:pPr>
      <w:proofErr w:type="spellStart"/>
      <w:r w:rsidRPr="00CF16A5">
        <w:rPr>
          <w:rFonts w:cs="Times New Roman"/>
          <w:szCs w:val="24"/>
        </w:rPr>
        <w:t>Kebijakan</w:t>
      </w:r>
      <w:proofErr w:type="spellEnd"/>
      <w:r w:rsidRPr="00CF16A5">
        <w:rPr>
          <w:rFonts w:cs="Times New Roman"/>
          <w:szCs w:val="24"/>
        </w:rPr>
        <w:t xml:space="preserve"> / </w:t>
      </w:r>
      <w:proofErr w:type="spellStart"/>
      <w:r w:rsidRPr="00CF16A5">
        <w:rPr>
          <w:rFonts w:cs="Times New Roman"/>
          <w:szCs w:val="24"/>
        </w:rPr>
        <w:t>peraturan</w:t>
      </w:r>
      <w:proofErr w:type="spellEnd"/>
      <w:r w:rsidRPr="00CF16A5">
        <w:rPr>
          <w:rFonts w:cs="Times New Roman"/>
          <w:szCs w:val="24"/>
        </w:rPr>
        <w:t xml:space="preserve"> yang </w:t>
      </w:r>
      <w:proofErr w:type="spellStart"/>
      <w:r w:rsidRPr="00CF16A5">
        <w:rPr>
          <w:rFonts w:cs="Times New Roman"/>
          <w:szCs w:val="24"/>
        </w:rPr>
        <w:t>mendukung</w:t>
      </w:r>
      <w:proofErr w:type="spellEnd"/>
      <w:r w:rsidRPr="00CF16A5">
        <w:rPr>
          <w:rFonts w:cs="Times New Roman"/>
          <w:szCs w:val="24"/>
        </w:rPr>
        <w:t xml:space="preserve"> agar program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terlaksana</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baik</w:t>
      </w:r>
      <w:proofErr w:type="spellEnd"/>
    </w:p>
    <w:p w14:paraId="7AB0FFE2" w14:textId="77777777" w:rsidR="00D36D50" w:rsidRPr="00CF16A5" w:rsidRDefault="00D36D50" w:rsidP="00D36D50">
      <w:pPr>
        <w:pStyle w:val="ListParagraph"/>
        <w:numPr>
          <w:ilvl w:val="0"/>
          <w:numId w:val="18"/>
        </w:numPr>
        <w:spacing w:after="0" w:line="360" w:lineRule="auto"/>
        <w:ind w:left="1418" w:hanging="284"/>
        <w:jc w:val="both"/>
        <w:rPr>
          <w:rFonts w:cs="Times New Roman"/>
          <w:szCs w:val="24"/>
        </w:rPr>
      </w:pPr>
      <w:proofErr w:type="spellStart"/>
      <w:r w:rsidRPr="00CF16A5">
        <w:rPr>
          <w:rFonts w:cs="Times New Roman"/>
          <w:szCs w:val="24"/>
        </w:rPr>
        <w:t>Perlindungan</w:t>
      </w:r>
      <w:proofErr w:type="spellEnd"/>
      <w:r w:rsidRPr="00CF16A5">
        <w:rPr>
          <w:rFonts w:cs="Times New Roman"/>
          <w:szCs w:val="24"/>
        </w:rPr>
        <w:t xml:space="preserve"> </w:t>
      </w:r>
      <w:proofErr w:type="spellStart"/>
      <w:r w:rsidRPr="00CF16A5">
        <w:rPr>
          <w:rFonts w:cs="Times New Roman"/>
          <w:szCs w:val="24"/>
        </w:rPr>
        <w:t>konsumen</w:t>
      </w:r>
      <w:proofErr w:type="spellEnd"/>
      <w:r w:rsidRPr="00CF16A5">
        <w:rPr>
          <w:rFonts w:cs="Times New Roman"/>
          <w:szCs w:val="24"/>
        </w:rPr>
        <w:t xml:space="preserve"> agar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jaminan</w:t>
      </w:r>
      <w:proofErr w:type="spellEnd"/>
      <w:r w:rsidRPr="00CF16A5">
        <w:rPr>
          <w:rFonts w:cs="Times New Roman"/>
          <w:szCs w:val="24"/>
        </w:rPr>
        <w:t xml:space="preserve"> rasa </w:t>
      </w:r>
      <w:proofErr w:type="spellStart"/>
      <w:r w:rsidRPr="00CF16A5">
        <w:rPr>
          <w:rFonts w:cs="Times New Roman"/>
          <w:szCs w:val="24"/>
        </w:rPr>
        <w:t>aman</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berinteraksi</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institusi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memanfaatkan</w:t>
      </w:r>
      <w:proofErr w:type="spellEnd"/>
      <w:r w:rsidRPr="00CF16A5">
        <w:rPr>
          <w:rFonts w:cs="Times New Roman"/>
          <w:szCs w:val="24"/>
        </w:rPr>
        <w:t xml:space="preserve"> </w:t>
      </w:r>
      <w:proofErr w:type="spellStart"/>
      <w:r w:rsidRPr="00CF16A5">
        <w:rPr>
          <w:rFonts w:cs="Times New Roman"/>
          <w:szCs w:val="24"/>
        </w:rPr>
        <w:t>produk</w:t>
      </w:r>
      <w:proofErr w:type="spellEnd"/>
      <w:r w:rsidRPr="00CF16A5">
        <w:rPr>
          <w:rFonts w:cs="Times New Roman"/>
          <w:szCs w:val="24"/>
        </w:rPr>
        <w:t xml:space="preserve"> dan </w:t>
      </w:r>
      <w:proofErr w:type="spellStart"/>
      <w:r w:rsidRPr="00CF16A5">
        <w:rPr>
          <w:rFonts w:cs="Times New Roman"/>
          <w:szCs w:val="24"/>
        </w:rPr>
        <w:t>layanan</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ditawarkan</w:t>
      </w:r>
      <w:proofErr w:type="spellEnd"/>
      <w:r w:rsidRPr="00CF16A5">
        <w:rPr>
          <w:rFonts w:cs="Times New Roman"/>
          <w:szCs w:val="24"/>
        </w:rPr>
        <w:t>.</w:t>
      </w:r>
    </w:p>
    <w:p w14:paraId="7355685A" w14:textId="77777777" w:rsidR="00D36D50" w:rsidRPr="00CF16A5" w:rsidRDefault="00D36D50" w:rsidP="00D36D50">
      <w:pPr>
        <w:pStyle w:val="ListParagraph"/>
        <w:spacing w:after="0"/>
        <w:ind w:left="1418"/>
        <w:rPr>
          <w:rFonts w:cs="Times New Roman"/>
          <w:szCs w:val="24"/>
        </w:rPr>
      </w:pPr>
    </w:p>
    <w:p w14:paraId="2E912A39" w14:textId="77777777" w:rsidR="00D36D50" w:rsidRPr="00CF16A5" w:rsidRDefault="00D36D50" w:rsidP="00D36D50">
      <w:pPr>
        <w:pStyle w:val="Heading2"/>
        <w:numPr>
          <w:ilvl w:val="1"/>
          <w:numId w:val="6"/>
        </w:numPr>
        <w:spacing w:before="0"/>
        <w:jc w:val="both"/>
        <w:rPr>
          <w:rFonts w:cs="Times New Roman"/>
          <w:szCs w:val="24"/>
        </w:rPr>
      </w:pPr>
      <w:proofErr w:type="spellStart"/>
      <w:r w:rsidRPr="00CF16A5">
        <w:rPr>
          <w:rFonts w:cs="Times New Roman"/>
          <w:szCs w:val="24"/>
        </w:rPr>
        <w:t>Pengembangan</w:t>
      </w:r>
      <w:proofErr w:type="spellEnd"/>
      <w:r w:rsidRPr="00CF16A5">
        <w:rPr>
          <w:rFonts w:cs="Times New Roman"/>
          <w:szCs w:val="24"/>
        </w:rPr>
        <w:t xml:space="preserve"> </w:t>
      </w:r>
      <w:proofErr w:type="spellStart"/>
      <w:r w:rsidRPr="00CF16A5">
        <w:rPr>
          <w:rFonts w:cs="Times New Roman"/>
          <w:szCs w:val="24"/>
        </w:rPr>
        <w:t>Hipotesis</w:t>
      </w:r>
      <w:proofErr w:type="spellEnd"/>
      <w:r w:rsidRPr="00CF16A5">
        <w:rPr>
          <w:rFonts w:cs="Times New Roman"/>
          <w:szCs w:val="24"/>
        </w:rPr>
        <w:t xml:space="preserve"> </w:t>
      </w:r>
      <w:proofErr w:type="spellStart"/>
      <w:r w:rsidRPr="00CF16A5">
        <w:rPr>
          <w:rFonts w:cs="Times New Roman"/>
          <w:szCs w:val="24"/>
        </w:rPr>
        <w:t>Penelitian</w:t>
      </w:r>
      <w:proofErr w:type="spellEnd"/>
    </w:p>
    <w:p w14:paraId="120DAB58"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proofErr w:type="spellStart"/>
      <w:r w:rsidRPr="00CF16A5">
        <w:rPr>
          <w:rFonts w:ascii="Times New Roman" w:hAnsi="Times New Roman" w:cs="Times New Roman"/>
          <w:b/>
          <w:bCs/>
          <w:color w:val="auto"/>
        </w:rPr>
        <w:t>Dampak</w:t>
      </w:r>
      <w:proofErr w:type="spellEnd"/>
      <w:r w:rsidRPr="00CF16A5">
        <w:rPr>
          <w:rFonts w:ascii="Times New Roman" w:hAnsi="Times New Roman" w:cs="Times New Roman"/>
          <w:b/>
          <w:bCs/>
          <w:color w:val="auto"/>
        </w:rPr>
        <w:t xml:space="preserve"> </w:t>
      </w:r>
      <w:r w:rsidRPr="00CF16A5">
        <w:rPr>
          <w:rFonts w:ascii="Times New Roman" w:hAnsi="Times New Roman" w:cs="Times New Roman"/>
          <w:b/>
          <w:bCs/>
          <w:i/>
          <w:iCs/>
          <w:color w:val="auto"/>
        </w:rPr>
        <w:t xml:space="preserve">Personal Innovativeness (PIN) </w:t>
      </w:r>
      <w:proofErr w:type="spellStart"/>
      <w:r>
        <w:rPr>
          <w:rFonts w:ascii="Times New Roman" w:hAnsi="Times New Roman" w:cs="Times New Roman"/>
          <w:b/>
          <w:bCs/>
          <w:color w:val="auto"/>
        </w:rPr>
        <w:t>T</w:t>
      </w:r>
      <w:r w:rsidRPr="00CF16A5">
        <w:rPr>
          <w:rFonts w:ascii="Times New Roman" w:hAnsi="Times New Roman" w:cs="Times New Roman"/>
          <w:b/>
          <w:bCs/>
          <w:color w:val="auto"/>
        </w:rPr>
        <w:t>erhadap</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Inklusi</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Keuangan</w:t>
      </w:r>
      <w:proofErr w:type="spellEnd"/>
      <w:r w:rsidRPr="00CF16A5">
        <w:rPr>
          <w:rFonts w:ascii="Times New Roman" w:hAnsi="Times New Roman" w:cs="Times New Roman"/>
          <w:b/>
          <w:bCs/>
          <w:color w:val="auto"/>
        </w:rPr>
        <w:t xml:space="preserve"> (FI) di </w:t>
      </w:r>
      <w:proofErr w:type="spellStart"/>
      <w:r w:rsidRPr="00CF16A5">
        <w:rPr>
          <w:rFonts w:ascii="Times New Roman" w:hAnsi="Times New Roman" w:cs="Times New Roman"/>
          <w:b/>
          <w:bCs/>
          <w:color w:val="auto"/>
        </w:rPr>
        <w:t>Jabodetabek</w:t>
      </w:r>
      <w:proofErr w:type="spellEnd"/>
    </w:p>
    <w:p w14:paraId="31731241" w14:textId="77777777" w:rsidR="00D36D50" w:rsidRPr="00CF16A5" w:rsidRDefault="00D36D50" w:rsidP="00D36D50">
      <w:pPr>
        <w:ind w:left="567" w:firstLine="567"/>
        <w:rPr>
          <w:rFonts w:cs="Times New Roman"/>
          <w:szCs w:val="24"/>
        </w:rPr>
      </w:pPr>
      <w:r w:rsidRPr="00CF16A5">
        <w:rPr>
          <w:rFonts w:cs="Times New Roman"/>
          <w:szCs w:val="24"/>
        </w:rPr>
        <w:t xml:space="preserve">Belum </w:t>
      </w:r>
      <w:proofErr w:type="spellStart"/>
      <w:r w:rsidRPr="00CF16A5">
        <w:rPr>
          <w:rFonts w:cs="Times New Roman"/>
          <w:szCs w:val="24"/>
        </w:rPr>
        <w:t>banyak</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dampak</w:t>
      </w:r>
      <w:proofErr w:type="spellEnd"/>
      <w:r w:rsidRPr="00CF16A5">
        <w:rPr>
          <w:rFonts w:cs="Times New Roman"/>
          <w:szCs w:val="24"/>
        </w:rPr>
        <w:t xml:space="preserve"> </w:t>
      </w:r>
      <w:r w:rsidRPr="00CF16A5">
        <w:rPr>
          <w:rFonts w:cs="Times New Roman"/>
          <w:i/>
          <w:iCs/>
          <w:szCs w:val="24"/>
        </w:rPr>
        <w:t xml:space="preserve">personal innovativeness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Namun</w:t>
      </w:r>
      <w:proofErr w:type="spellEnd"/>
      <w:r w:rsidRPr="00CF16A5">
        <w:rPr>
          <w:rFonts w:cs="Times New Roman"/>
          <w:szCs w:val="24"/>
        </w:rPr>
        <w:t xml:space="preserve"> </w:t>
      </w:r>
      <w:proofErr w:type="spellStart"/>
      <w:r w:rsidRPr="00CF16A5">
        <w:rPr>
          <w:rFonts w:cs="Times New Roman"/>
          <w:szCs w:val="24"/>
        </w:rPr>
        <w:t>ada</w:t>
      </w:r>
      <w:proofErr w:type="spellEnd"/>
      <w:r w:rsidRPr="00CF16A5">
        <w:rPr>
          <w:rFonts w:cs="Times New Roman"/>
          <w:szCs w:val="24"/>
        </w:rPr>
        <w:t xml:space="preserve"> </w:t>
      </w:r>
      <w:proofErr w:type="spellStart"/>
      <w:r w:rsidRPr="00CF16A5">
        <w:rPr>
          <w:rFonts w:cs="Times New Roman"/>
          <w:szCs w:val="24"/>
        </w:rPr>
        <w:t>beberapa</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yang </w:t>
      </w:r>
      <w:proofErr w:type="spellStart"/>
      <w:r w:rsidRPr="00CF16A5">
        <w:rPr>
          <w:rFonts w:cs="Times New Roman"/>
          <w:szCs w:val="24"/>
        </w:rPr>
        <w:t>mengaitkan</w:t>
      </w:r>
      <w:proofErr w:type="spellEnd"/>
      <w:r w:rsidRPr="00CF16A5">
        <w:rPr>
          <w:rFonts w:cs="Times New Roman"/>
          <w:szCs w:val="24"/>
        </w:rPr>
        <w:t xml:space="preserve"> </w:t>
      </w:r>
      <w:r w:rsidRPr="00CF16A5">
        <w:rPr>
          <w:rFonts w:cs="Times New Roman"/>
          <w:i/>
          <w:iCs/>
          <w:szCs w:val="24"/>
        </w:rPr>
        <w:t xml:space="preserve">personal innovativeness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penggunaan</w:t>
      </w:r>
      <w:proofErr w:type="spellEnd"/>
      <w:r w:rsidRPr="00CF16A5">
        <w:rPr>
          <w:rFonts w:cs="Times New Roman"/>
          <w:szCs w:val="24"/>
        </w:rPr>
        <w:t xml:space="preserve"> </w:t>
      </w:r>
      <w:r w:rsidRPr="00CF16A5">
        <w:rPr>
          <w:rFonts w:cs="Times New Roman"/>
          <w:i/>
          <w:iCs/>
          <w:szCs w:val="24"/>
        </w:rPr>
        <w:t>m-banking</w:t>
      </w:r>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mengetahui</w:t>
      </w:r>
      <w:proofErr w:type="spellEnd"/>
      <w:r w:rsidRPr="00CF16A5">
        <w:rPr>
          <w:rFonts w:cs="Times New Roman"/>
          <w:szCs w:val="24"/>
        </w:rPr>
        <w:t xml:space="preserve"> </w:t>
      </w:r>
      <w:proofErr w:type="spellStart"/>
      <w:r w:rsidRPr="00CF16A5">
        <w:rPr>
          <w:rFonts w:cs="Times New Roman"/>
          <w:szCs w:val="24"/>
        </w:rPr>
        <w:t>hubungan</w:t>
      </w:r>
      <w:proofErr w:type="spellEnd"/>
      <w:r w:rsidRPr="00CF16A5">
        <w:rPr>
          <w:rFonts w:cs="Times New Roman"/>
          <w:szCs w:val="24"/>
        </w:rPr>
        <w:t xml:space="preserve"> </w:t>
      </w:r>
      <w:proofErr w:type="spellStart"/>
      <w:r w:rsidRPr="00CF16A5">
        <w:rPr>
          <w:rFonts w:cs="Times New Roman"/>
          <w:szCs w:val="24"/>
        </w:rPr>
        <w:t>antara</w:t>
      </w:r>
      <w:proofErr w:type="spellEnd"/>
      <w:r w:rsidRPr="00CF16A5">
        <w:rPr>
          <w:rFonts w:cs="Times New Roman"/>
          <w:szCs w:val="24"/>
        </w:rPr>
        <w:t xml:space="preserve"> </w:t>
      </w:r>
      <w:r w:rsidRPr="00CF16A5">
        <w:rPr>
          <w:rFonts w:cs="Times New Roman"/>
          <w:i/>
          <w:iCs/>
          <w:szCs w:val="24"/>
        </w:rPr>
        <w:t xml:space="preserve">personal innovativeness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penggunaan</w:t>
      </w:r>
      <w:proofErr w:type="spellEnd"/>
      <w:r w:rsidRPr="00CF16A5">
        <w:rPr>
          <w:rFonts w:cs="Times New Roman"/>
          <w:szCs w:val="24"/>
        </w:rPr>
        <w:t xml:space="preserve"> </w:t>
      </w:r>
      <w:r w:rsidRPr="00CF16A5">
        <w:rPr>
          <w:rFonts w:cs="Times New Roman"/>
          <w:i/>
          <w:iCs/>
          <w:szCs w:val="24"/>
        </w:rPr>
        <w:t xml:space="preserve">m-banking </w:t>
      </w:r>
      <w:proofErr w:type="spellStart"/>
      <w:r w:rsidRPr="00CF16A5">
        <w:rPr>
          <w:rFonts w:cs="Times New Roman"/>
          <w:szCs w:val="24"/>
        </w:rPr>
        <w:t>telah</w:t>
      </w:r>
      <w:proofErr w:type="spellEnd"/>
      <w:r w:rsidRPr="00CF16A5">
        <w:rPr>
          <w:rFonts w:cs="Times New Roman"/>
          <w:szCs w:val="24"/>
        </w:rPr>
        <w:t xml:space="preserve"> </w:t>
      </w:r>
      <w:proofErr w:type="spellStart"/>
      <w:r w:rsidRPr="00CF16A5">
        <w:rPr>
          <w:rFonts w:cs="Times New Roman"/>
          <w:szCs w:val="24"/>
        </w:rPr>
        <w:t>dilakukan</w:t>
      </w:r>
      <w:proofErr w:type="spellEnd"/>
      <w:r w:rsidRPr="00CF16A5">
        <w:rPr>
          <w:rFonts w:cs="Times New Roman"/>
          <w:szCs w:val="24"/>
        </w:rPr>
        <w:t xml:space="preserve"> oleh </w:t>
      </w:r>
      <w:r w:rsidRPr="00CF16A5">
        <w:rPr>
          <w:rFonts w:cs="Times New Roman"/>
          <w:szCs w:val="24"/>
        </w:rPr>
        <w:fldChar w:fldCharType="begin" w:fldLock="1"/>
      </w:r>
      <w:r>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Payment","type":"article-journal","volume":"26"},"uris":["http://www.mendeley.com/documents/?uuid=e65756ea-a506-45f1-88c3-a5d9bd49be4c"]},{"id":"ITEM-2","itemData":{"DOI":"10.1108/IntR-05-2012-0100","ISSN":"10662243","abstract":"Purpose: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Research","id":"ITEM-2","issue":"2","issued":{"date-parts":[["2014"]]},"page":"134-159","title":"Are Personal Innovativeness and Social Influence Critical to Continue With Mobile Commerce?","type":"article-journal","volume":"24"},"uris":["http://www.mendeley.com/documents/?uuid=33f9b319-71e6-4d9c-b6a9-d28adb4be81c"]},{"id":"ITEM-3","itemData":{"DOI":"10.1109/ICIMTech.2019.8843758","ISBN":"9781728133331","abstract":"Recently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2019","id":"ITEM-3","issued":{"date-parts":[["2019"]]},"page":"290-294","title":"Factors Impacting the Intention to Use M-Payment","type":"article-journal"},"uris":["http://www.mendeley.com/documents/?uuid=9359ed94-4b8a-4d4f-8f44-0004d9f9032f"]}],"mendeley":{"formattedCitation":"(C. Kim et al., 2010; Lu, 2014; Sun &amp; Havidz, 2019)","manualFormatting":"Kim et al. (2010) dan Lu (2014)","plainTextFormattedCitation":"(C. Kim et al., 2010; Lu, 2014; Sun &amp; Havidz, 2019)","previouslyFormattedCitation":"(C. Kim et al., 2010; Lu, 2014; Sun &amp; Havidz,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Kim et al. (2010) dan Lu (2014)</w:t>
      </w:r>
      <w:r w:rsidRPr="00CF16A5">
        <w:rPr>
          <w:rFonts w:cs="Times New Roman"/>
          <w:szCs w:val="24"/>
        </w:rPr>
        <w:fldChar w:fldCharType="end"/>
      </w:r>
      <w:r w:rsidRPr="00CF16A5">
        <w:rPr>
          <w:rFonts w:cs="Times New Roman"/>
          <w:szCs w:val="24"/>
        </w:rPr>
        <w:t>.</w:t>
      </w:r>
    </w:p>
    <w:p w14:paraId="269025CD" w14:textId="77777777" w:rsidR="00D36D50" w:rsidRPr="00CF16A5" w:rsidRDefault="00D36D50" w:rsidP="00D36D50">
      <w:pPr>
        <w:ind w:left="567" w:firstLine="567"/>
        <w:rPr>
          <w:rFonts w:cs="Times New Roman"/>
          <w:szCs w:val="24"/>
        </w:rPr>
      </w:pPr>
      <w:proofErr w:type="spellStart"/>
      <w:r w:rsidRPr="00CF16A5">
        <w:rPr>
          <w:rFonts w:cs="Times New Roman"/>
          <w:szCs w:val="24"/>
        </w:rPr>
        <w:t>Penelitian</w:t>
      </w:r>
      <w:proofErr w:type="spellEnd"/>
      <w:r w:rsidRPr="00CF16A5">
        <w:rPr>
          <w:rFonts w:cs="Times New Roman"/>
          <w:szCs w:val="24"/>
        </w:rPr>
        <w:t xml:space="preserve"> yang </w:t>
      </w:r>
      <w:proofErr w:type="spellStart"/>
      <w:r w:rsidRPr="00CF16A5">
        <w:rPr>
          <w:rFonts w:cs="Times New Roman"/>
          <w:szCs w:val="24"/>
        </w:rPr>
        <w:t>dilakukan</w:t>
      </w:r>
      <w:proofErr w:type="spellEnd"/>
      <w:r w:rsidRPr="00CF16A5">
        <w:rPr>
          <w:rFonts w:cs="Times New Roman"/>
          <w:szCs w:val="24"/>
        </w:rPr>
        <w:t xml:space="preserve"> oleh </w:t>
      </w:r>
      <w:r w:rsidRPr="00CF16A5">
        <w:rPr>
          <w:rFonts w:cs="Times New Roman"/>
          <w:szCs w:val="24"/>
        </w:rPr>
        <w:fldChar w:fldCharType="begin" w:fldLock="1"/>
      </w:r>
      <w:r>
        <w:rPr>
          <w:rFonts w:cs="Times New Roman"/>
          <w:szCs w:val="24"/>
        </w:rPr>
        <w:instrText>ADDIN CSL_CITATION {"citationItems":[{"id":"ITEM-1","itemData":{"DOI":"10.1016/j.chb.2009.10.013","ISSN":"07475632","abstract":"With recent advances in mobile technologies, mobile commerce is having an increasingly profound impact on our daily lives, and beginning to offer interesting and advantageous new services. In particular, the mobile payment (m-payment) system has emerged, enabling users to pay for goods and services using their mobile devices (especially mobile phones) wherever they go. Mobile payment is anticipated to enjoy a bright future. In this paper, we reviewed the relevant literature regarding mobile payment services, analyzed the impact of m-payment system characteristics and user-centric factors on m-payment usage across different types of mobile payment users, and suggested new directions for future research in this emerging field. To analyze the adoption behaviors of m-payment users, we proposed an m-payment research model which consists of two user-centric factors (personal innovativeness and m-payment knowledge) and four m-payment system characteristics (mobility, reachability, compatibility, and convenience). We evaluated the proposed model empirically, applying survey data collected from m-payment users regarding their perceptions on mobile payment. We also attempted to categorize m-payment users into early and late adopters and delineated the different factors for these two types of adoptors that affect their intention to use m-payment. The results indicate that the strong predictors of the intention to use m-payment are perceived ease of use and perceived usefulness. All respondents reported that the compatibility of m-payment was not the primary reason in their decision to adopt it. Interestingly, our findings indicate that early adopters value ease of use, confidently relying on their own m-payment knowledge, whereas late adopters respond very positively to the usefulness of m-payment, most notably reachability and convenience of usage. Moreover, late adopters' perceived ease of use is influenced by personal innovativeness, which can probably be best explained by the fact that innovative late adopters are tech-savvy and feel confident to use m-payment technologies for their needs. Our study will assist managers in implementing appropriate business models and service strategies for different m-payment user groups, allowing them to exert appropriate time, effort, and investment for m-payment system development. Our study also provides directions for future mobile payment-related studies. © 2009 Elsevier Ltd. All rights reserved.","author":[{"dropping-particle":"","family":"Kim","given":"Changsu","non-dropping-particle":"","parse-names":false,"suffix":""},{"dropping-particle":"","family":"Mirusmonov","given":"Mirsobit","non-dropping-particle":"","parse-names":false,"suffix":""},{"dropping-particle":"","family":"Lee","given":"In","non-dropping-particle":"","parse-names":false,"suffix":""}],"container-title":"Computers in Human Behavior","id":"ITEM-1","issue":"3","issued":{"date-parts":[["2010"]]},"page":"310-322","publisher":"Elsevier Ltd","title":"An Empirical Examination of Factors Influencing the Intention to Use Mobile Payment","type":"article-journal","volume":"26"},"uris":["http://www.mendeley.com/documents/?uuid=e65756ea-a506-45f1-88c3-a5d9bd49be4c"]}],"mendeley":{"formattedCitation":"(C. Kim et al., 2010)","manualFormatting":"Kim et al. (2010)","plainTextFormattedCitation":"(C. Kim et al., 2010)","previouslyFormattedCitation":"(C. Kim et al., 2010)"},"properties":{"noteIndex":0},"schema":"https://github.com/citation-style-language/schema/raw/master/csl-citation.json"}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Kim et al. (2010)</w:t>
      </w:r>
      <w:r w:rsidRPr="00CF16A5">
        <w:rPr>
          <w:rFonts w:cs="Times New Roman"/>
          <w:szCs w:val="24"/>
        </w:rPr>
        <w:fldChar w:fldCharType="end"/>
      </w:r>
      <w:r w:rsidRPr="00CF16A5">
        <w:rPr>
          <w:rFonts w:cs="Times New Roman"/>
          <w:szCs w:val="24"/>
        </w:rPr>
        <w:t xml:space="preserve"> dan </w:t>
      </w:r>
      <w:r w:rsidRPr="00CF16A5">
        <w:rPr>
          <w:rFonts w:cs="Times New Roman"/>
          <w:szCs w:val="24"/>
        </w:rPr>
        <w:fldChar w:fldCharType="begin" w:fldLock="1"/>
      </w:r>
      <w:r>
        <w:rPr>
          <w:rFonts w:cs="Times New Roman"/>
          <w:szCs w:val="24"/>
        </w:rPr>
        <w:instrText>ADDIN CSL_CITATION {"citationItems":[{"id":"ITEM-1","itemData":{"DOI":"10.1108/IntR-05-2012-0100","ISSN":"10662243","abstract":"Purpose: The purpose of this paper is to report a study investigating the impact of personal innovativeness in information technology (PIIT) and social influence on user continuance intention toward mobile commerce (m-commerce) in the USA. Design/methodology/approach: A survey was conducted among undergraduate and graduate mobile users in a regional university. Structural equation modeling procedures were deployed to analyse 323 valid data points. Findings: The study found that among well-educated m-commerce users, user personal innovativeness as measured by PIIT and perceived usefulness, the determinants of initial adoption, remain as strong determinants of user continuance intention. PIIT also remains as the antecedent of perceived ease of use. Social influence has changed the pattern of influence on continuance intention. Research limitations/implications: This study is unable to investigate m-commerce user expectations and satisfaction levels. The small and convenient sample does not offer guarantee of the findings. Practical implications: M-commerce providers should pay adequate attention to personal innovativeness, since it affects mobile user willingness and capability to welcome and adapt to new services and features. They should always utilize social channels to gather feedback, to distribute new changes or features, and to exert positive influence. Originality/value: This study is one of the few examining the effect of PIIT in a post-adoption context and confirms its long-term psychological influence on continuance intention toward m-commerce. This study is also one of the initial to use discursive power perspective to study social influence on continuance intention in the mobile context. © Emerald Group Publishing Limited.","author":[{"dropping-particle":"","family":"Lu","given":"June","non-dropping-particle":"","parse-names":false,"suffix":""}],"container-title":"Internet Research","id":"ITEM-1","issue":"2","issued":{"date-parts":[["2014"]]},"page":"134-159","title":"Are Personal Innovativeness and Social Influence Critical to Continue With Mobile Commerce?","type":"article-journal","volume":"24"},"uris":["http://www.mendeley.com/documents/?uuid=33f9b319-71e6-4d9c-b6a9-d28adb4be81c"]}],"mendeley":{"formattedCitation":"(Lu, 2014)","manualFormatting":"Lu (2014)","plainTextFormattedCitation":"(Lu, 2014)","previouslyFormattedCitation":"(Lu, 2014)"},"properties":{"noteIndex":0},"schema":"https://github.com/citation-style-language/schema/raw/master/csl-citation.json"}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Lu (2014)</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menemukan</w:t>
      </w:r>
      <w:proofErr w:type="spellEnd"/>
      <w:r w:rsidRPr="00CF16A5">
        <w:rPr>
          <w:rFonts w:cs="Times New Roman"/>
          <w:szCs w:val="24"/>
        </w:rPr>
        <w:t xml:space="preserve"> </w:t>
      </w:r>
      <w:proofErr w:type="spellStart"/>
      <w:r w:rsidRPr="00CF16A5">
        <w:rPr>
          <w:rFonts w:cs="Times New Roman"/>
          <w:szCs w:val="24"/>
        </w:rPr>
        <w:t>bahwa</w:t>
      </w:r>
      <w:proofErr w:type="spellEnd"/>
      <w:r w:rsidRPr="00CF16A5">
        <w:rPr>
          <w:rFonts w:cs="Times New Roman"/>
          <w:szCs w:val="24"/>
        </w:rPr>
        <w:t xml:space="preserve"> </w:t>
      </w:r>
      <w:r w:rsidRPr="00CF16A5">
        <w:rPr>
          <w:rFonts w:cs="Times New Roman"/>
          <w:i/>
          <w:iCs/>
          <w:szCs w:val="24"/>
        </w:rPr>
        <w:t xml:space="preserve">personal innovativeness </w:t>
      </w:r>
      <w:proofErr w:type="spellStart"/>
      <w:r w:rsidRPr="00CF16A5">
        <w:rPr>
          <w:rFonts w:cs="Times New Roman"/>
          <w:szCs w:val="24"/>
        </w:rPr>
        <w:t>sebagai</w:t>
      </w:r>
      <w:proofErr w:type="spellEnd"/>
      <w:r w:rsidRPr="00CF16A5">
        <w:rPr>
          <w:rFonts w:cs="Times New Roman"/>
          <w:szCs w:val="24"/>
        </w:rPr>
        <w:t xml:space="preserve"> </w:t>
      </w:r>
      <w:proofErr w:type="spellStart"/>
      <w:r w:rsidRPr="00CF16A5">
        <w:rPr>
          <w:rFonts w:cs="Times New Roman"/>
          <w:szCs w:val="24"/>
        </w:rPr>
        <w:t>penentu</w:t>
      </w:r>
      <w:proofErr w:type="spellEnd"/>
      <w:r w:rsidRPr="00CF16A5">
        <w:rPr>
          <w:rFonts w:cs="Times New Roman"/>
          <w:szCs w:val="24"/>
        </w:rPr>
        <w:t xml:space="preserve"> </w:t>
      </w:r>
      <w:proofErr w:type="spellStart"/>
      <w:r w:rsidRPr="00CF16A5">
        <w:rPr>
          <w:rFonts w:cs="Times New Roman"/>
          <w:szCs w:val="24"/>
        </w:rPr>
        <w:t>penting</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r w:rsidRPr="00CF16A5">
        <w:rPr>
          <w:rFonts w:cs="Times New Roman"/>
          <w:i/>
          <w:iCs/>
          <w:szCs w:val="24"/>
        </w:rPr>
        <w:t xml:space="preserve">perceived ease of use </w:t>
      </w:r>
      <w:proofErr w:type="spellStart"/>
      <w:r w:rsidRPr="00CF16A5">
        <w:rPr>
          <w:rFonts w:cs="Times New Roman"/>
          <w:szCs w:val="24"/>
        </w:rPr>
        <w:t>dari</w:t>
      </w:r>
      <w:proofErr w:type="spellEnd"/>
      <w:r w:rsidRPr="00CF16A5">
        <w:rPr>
          <w:rFonts w:cs="Times New Roman"/>
          <w:szCs w:val="24"/>
        </w:rPr>
        <w:t xml:space="preserve"> </w:t>
      </w:r>
      <w:r w:rsidRPr="00CF16A5">
        <w:rPr>
          <w:rFonts w:cs="Times New Roman"/>
          <w:i/>
          <w:iCs/>
          <w:szCs w:val="24"/>
        </w:rPr>
        <w:t>m-banking</w:t>
      </w:r>
      <w:r w:rsidRPr="00CF16A5">
        <w:rPr>
          <w:rFonts w:cs="Times New Roman"/>
          <w:i/>
          <w:iCs/>
          <w:szCs w:val="24"/>
        </w:rPr>
        <w:softHyphen/>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hasil</w:t>
      </w:r>
      <w:proofErr w:type="spellEnd"/>
      <w:r w:rsidRPr="00CF16A5">
        <w:rPr>
          <w:rFonts w:cs="Times New Roman"/>
          <w:szCs w:val="24"/>
        </w:rPr>
        <w:t xml:space="preserve"> yang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mempengaruhi</w:t>
      </w:r>
      <w:proofErr w:type="spellEnd"/>
      <w:r w:rsidRPr="00CF16A5">
        <w:rPr>
          <w:rFonts w:cs="Times New Roman"/>
          <w:szCs w:val="24"/>
        </w:rPr>
        <w:t xml:space="preserve"> </w:t>
      </w:r>
      <w:proofErr w:type="spellStart"/>
      <w:r w:rsidRPr="00CF16A5">
        <w:rPr>
          <w:rFonts w:cs="Times New Roman"/>
          <w:szCs w:val="24"/>
        </w:rPr>
        <w:t>penggunaan</w:t>
      </w:r>
      <w:proofErr w:type="spellEnd"/>
      <w:r w:rsidRPr="00CF16A5">
        <w:rPr>
          <w:rFonts w:cs="Times New Roman"/>
          <w:szCs w:val="24"/>
        </w:rPr>
        <w:t xml:space="preserve"> </w:t>
      </w:r>
      <w:r w:rsidRPr="00CF16A5">
        <w:rPr>
          <w:rFonts w:cs="Times New Roman"/>
          <w:i/>
          <w:iCs/>
          <w:szCs w:val="24"/>
        </w:rPr>
        <w:t>m-banking. M-banking</w:t>
      </w:r>
      <w:r w:rsidRPr="00CF16A5">
        <w:rPr>
          <w:rFonts w:cs="Times New Roman"/>
          <w:szCs w:val="24"/>
        </w:rPr>
        <w:t xml:space="preserve"> </w:t>
      </w:r>
      <w:proofErr w:type="spellStart"/>
      <w:r w:rsidRPr="00CF16A5">
        <w:rPr>
          <w:rFonts w:cs="Times New Roman"/>
          <w:szCs w:val="24"/>
        </w:rPr>
        <w:t>sendiri</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hubungan</w:t>
      </w:r>
      <w:proofErr w:type="spellEnd"/>
      <w:r w:rsidRPr="00CF16A5">
        <w:rPr>
          <w:rFonts w:cs="Times New Roman"/>
          <w:szCs w:val="24"/>
        </w:rPr>
        <w:t xml:space="preserve"> yang </w:t>
      </w:r>
      <w:proofErr w:type="spellStart"/>
      <w:r w:rsidRPr="00CF16A5">
        <w:rPr>
          <w:rFonts w:cs="Times New Roman"/>
          <w:szCs w:val="24"/>
        </w:rPr>
        <w:t>sangat</w:t>
      </w:r>
      <w:proofErr w:type="spellEnd"/>
      <w:r w:rsidRPr="00CF16A5">
        <w:rPr>
          <w:rFonts w:cs="Times New Roman"/>
          <w:szCs w:val="24"/>
        </w:rPr>
        <w:t xml:space="preserve"> </w:t>
      </w:r>
      <w:proofErr w:type="spellStart"/>
      <w:r w:rsidRPr="00CF16A5">
        <w:rPr>
          <w:rFonts w:cs="Times New Roman"/>
          <w:szCs w:val="24"/>
        </w:rPr>
        <w:t>erat</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w:t>
      </w:r>
    </w:p>
    <w:p w14:paraId="0306E951" w14:textId="77777777" w:rsidR="00D36D50" w:rsidRPr="00CF16A5" w:rsidRDefault="00D36D50" w:rsidP="00D36D50">
      <w:pPr>
        <w:ind w:left="567" w:firstLine="567"/>
        <w:rPr>
          <w:rFonts w:cs="Times New Roman"/>
          <w:szCs w:val="24"/>
        </w:rPr>
      </w:pPr>
      <w:proofErr w:type="spellStart"/>
      <w:r w:rsidRPr="00CF16A5">
        <w:rPr>
          <w:rFonts w:cs="Times New Roman"/>
          <w:szCs w:val="24"/>
        </w:rPr>
        <w:t>Berdasarkan</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terdahulu</w:t>
      </w:r>
      <w:proofErr w:type="spellEnd"/>
      <w:r w:rsidRPr="00CF16A5">
        <w:rPr>
          <w:rFonts w:cs="Times New Roman"/>
          <w:szCs w:val="24"/>
        </w:rPr>
        <w:t xml:space="preserve"> dan </w:t>
      </w:r>
      <w:proofErr w:type="spellStart"/>
      <w:r w:rsidRPr="00CF16A5">
        <w:rPr>
          <w:rFonts w:cs="Times New Roman"/>
          <w:szCs w:val="24"/>
        </w:rPr>
        <w:t>asumsi</w:t>
      </w:r>
      <w:proofErr w:type="spellEnd"/>
      <w:r w:rsidRPr="00CF16A5">
        <w:rPr>
          <w:rFonts w:cs="Times New Roman"/>
          <w:szCs w:val="24"/>
        </w:rPr>
        <w:t xml:space="preserve"> yang </w:t>
      </w:r>
      <w:proofErr w:type="spellStart"/>
      <w:r w:rsidRPr="00CF16A5">
        <w:rPr>
          <w:rFonts w:cs="Times New Roman"/>
          <w:szCs w:val="24"/>
        </w:rPr>
        <w:t>penulis</w:t>
      </w:r>
      <w:proofErr w:type="spellEnd"/>
      <w:r w:rsidRPr="00CF16A5">
        <w:rPr>
          <w:rFonts w:cs="Times New Roman"/>
          <w:szCs w:val="24"/>
        </w:rPr>
        <w:t xml:space="preserve"> </w:t>
      </w:r>
      <w:proofErr w:type="spellStart"/>
      <w:r w:rsidRPr="00CF16A5">
        <w:rPr>
          <w:rFonts w:cs="Times New Roman"/>
          <w:szCs w:val="24"/>
        </w:rPr>
        <w:t>jelaskan</w:t>
      </w:r>
      <w:proofErr w:type="spellEnd"/>
      <w:r w:rsidRPr="00CF16A5">
        <w:rPr>
          <w:rFonts w:cs="Times New Roman"/>
          <w:szCs w:val="24"/>
        </w:rPr>
        <w:t xml:space="preserve"> di </w:t>
      </w:r>
      <w:proofErr w:type="spellStart"/>
      <w:r w:rsidRPr="00CF16A5">
        <w:rPr>
          <w:rFonts w:cs="Times New Roman"/>
          <w:szCs w:val="24"/>
        </w:rPr>
        <w:t>atas</w:t>
      </w:r>
      <w:proofErr w:type="spellEnd"/>
      <w:r w:rsidRPr="00CF16A5">
        <w:rPr>
          <w:rFonts w:cs="Times New Roman"/>
          <w:szCs w:val="24"/>
        </w:rPr>
        <w:t xml:space="preserve">,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hipotesis</w:t>
      </w:r>
      <w:proofErr w:type="spellEnd"/>
      <w:r w:rsidRPr="00CF16A5">
        <w:rPr>
          <w:rFonts w:cs="Times New Roman"/>
          <w:szCs w:val="24"/>
        </w:rPr>
        <w:t xml:space="preserve"> yang </w:t>
      </w:r>
      <w:proofErr w:type="spellStart"/>
      <w:r w:rsidRPr="00CF16A5">
        <w:rPr>
          <w:rFonts w:cs="Times New Roman"/>
          <w:szCs w:val="24"/>
        </w:rPr>
        <w:t>diajukan</w:t>
      </w:r>
      <w:proofErr w:type="spellEnd"/>
      <w:r w:rsidRPr="00CF16A5">
        <w:rPr>
          <w:rFonts w:cs="Times New Roman"/>
          <w:szCs w:val="24"/>
        </w:rPr>
        <w:t xml:space="preserve"> </w:t>
      </w:r>
      <w:proofErr w:type="spellStart"/>
      <w:r w:rsidRPr="00CF16A5">
        <w:rPr>
          <w:rFonts w:cs="Times New Roman"/>
          <w:szCs w:val="24"/>
        </w:rPr>
        <w:t>penulis</w:t>
      </w:r>
      <w:proofErr w:type="spellEnd"/>
      <w:r w:rsidRPr="00CF16A5">
        <w:rPr>
          <w:rFonts w:cs="Times New Roman"/>
          <w:szCs w:val="24"/>
        </w:rPr>
        <w:t xml:space="preserve"> </w:t>
      </w:r>
      <w:proofErr w:type="spellStart"/>
      <w:r w:rsidRPr="00CF16A5">
        <w:rPr>
          <w:rFonts w:cs="Times New Roman"/>
          <w:szCs w:val="24"/>
        </w:rPr>
        <w:t>adalah</w:t>
      </w:r>
      <w:proofErr w:type="spellEnd"/>
      <w:r w:rsidRPr="00CF16A5">
        <w:rPr>
          <w:rFonts w:cs="Times New Roman"/>
          <w:szCs w:val="24"/>
        </w:rPr>
        <w:t>:</w:t>
      </w:r>
    </w:p>
    <w:p w14:paraId="3B31729C" w14:textId="77777777" w:rsidR="00D36D50" w:rsidRPr="00CF16A5" w:rsidRDefault="00D36D50" w:rsidP="00D36D50">
      <w:pPr>
        <w:spacing w:after="0"/>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oMath>
      <w:r>
        <w:rPr>
          <w:rFonts w:eastAsiaTheme="minorEastAsia" w:cs="Times New Roman"/>
          <w:i/>
          <w:szCs w:val="24"/>
        </w:rPr>
        <w:t xml:space="preserve">: </w:t>
      </w:r>
      <w:r w:rsidRPr="00CF16A5">
        <w:rPr>
          <w:rFonts w:eastAsiaTheme="minorEastAsia" w:cs="Times New Roman"/>
          <w:i/>
          <w:szCs w:val="24"/>
        </w:rPr>
        <w:t xml:space="preserve">personal innovativeness </w:t>
      </w:r>
      <w:proofErr w:type="spellStart"/>
      <w:r w:rsidRPr="00CF16A5">
        <w:rPr>
          <w:rFonts w:eastAsiaTheme="minorEastAsia" w:cs="Times New Roman"/>
          <w:i/>
          <w:szCs w:val="24"/>
        </w:rPr>
        <w:t>memiliki</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dampak</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positif</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terhadap</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inklusi</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keuangan</w:t>
      </w:r>
      <w:proofErr w:type="spellEnd"/>
      <w:r w:rsidRPr="00CF16A5">
        <w:rPr>
          <w:rFonts w:eastAsiaTheme="minorEastAsia" w:cs="Times New Roman"/>
          <w:i/>
          <w:szCs w:val="24"/>
        </w:rPr>
        <w:t xml:space="preserve"> di </w:t>
      </w:r>
      <w:proofErr w:type="spellStart"/>
      <w:r w:rsidRPr="00CF16A5">
        <w:rPr>
          <w:rFonts w:eastAsiaTheme="minorEastAsia" w:cs="Times New Roman"/>
          <w:i/>
          <w:szCs w:val="24"/>
        </w:rPr>
        <w:t>Jabodetabek</w:t>
      </w:r>
      <w:proofErr w:type="spellEnd"/>
    </w:p>
    <w:p w14:paraId="7306AEA0"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proofErr w:type="spellStart"/>
      <w:r w:rsidRPr="00CF16A5">
        <w:rPr>
          <w:rFonts w:ascii="Times New Roman" w:hAnsi="Times New Roman" w:cs="Times New Roman"/>
          <w:b/>
          <w:bCs/>
          <w:color w:val="auto"/>
        </w:rPr>
        <w:t>Dampak</w:t>
      </w:r>
      <w:proofErr w:type="spellEnd"/>
      <w:r w:rsidRPr="00CF16A5">
        <w:rPr>
          <w:rFonts w:ascii="Times New Roman" w:hAnsi="Times New Roman" w:cs="Times New Roman"/>
          <w:b/>
          <w:bCs/>
          <w:color w:val="auto"/>
        </w:rPr>
        <w:t xml:space="preserve"> </w:t>
      </w:r>
      <w:r w:rsidRPr="00CF16A5">
        <w:rPr>
          <w:rFonts w:ascii="Times New Roman" w:hAnsi="Times New Roman" w:cs="Times New Roman"/>
          <w:b/>
          <w:bCs/>
          <w:i/>
          <w:iCs/>
          <w:color w:val="auto"/>
        </w:rPr>
        <w:t>M-banking Knowledge (MBK)</w:t>
      </w:r>
      <w:r w:rsidRPr="00CF16A5">
        <w:rPr>
          <w:rFonts w:ascii="Times New Roman" w:hAnsi="Times New Roman" w:cs="Times New Roman"/>
          <w:b/>
          <w:bCs/>
          <w:color w:val="auto"/>
        </w:rPr>
        <w:t xml:space="preserve"> </w:t>
      </w:r>
      <w:proofErr w:type="spellStart"/>
      <w:r>
        <w:rPr>
          <w:rFonts w:ascii="Times New Roman" w:hAnsi="Times New Roman" w:cs="Times New Roman"/>
          <w:b/>
          <w:bCs/>
          <w:color w:val="auto"/>
        </w:rPr>
        <w:t>T</w:t>
      </w:r>
      <w:r w:rsidRPr="00CF16A5">
        <w:rPr>
          <w:rFonts w:ascii="Times New Roman" w:hAnsi="Times New Roman" w:cs="Times New Roman"/>
          <w:b/>
          <w:bCs/>
          <w:color w:val="auto"/>
        </w:rPr>
        <w:t>erhadap</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Inklusi</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Keuangan</w:t>
      </w:r>
      <w:proofErr w:type="spellEnd"/>
      <w:r w:rsidRPr="00CF16A5">
        <w:rPr>
          <w:rFonts w:ascii="Times New Roman" w:hAnsi="Times New Roman" w:cs="Times New Roman"/>
          <w:b/>
          <w:bCs/>
          <w:color w:val="auto"/>
        </w:rPr>
        <w:t xml:space="preserve"> (FI) di </w:t>
      </w:r>
      <w:proofErr w:type="spellStart"/>
      <w:r w:rsidRPr="00CF16A5">
        <w:rPr>
          <w:rFonts w:ascii="Times New Roman" w:hAnsi="Times New Roman" w:cs="Times New Roman"/>
          <w:b/>
          <w:bCs/>
          <w:color w:val="auto"/>
        </w:rPr>
        <w:t>Jabodetabek</w:t>
      </w:r>
      <w:proofErr w:type="spellEnd"/>
    </w:p>
    <w:p w14:paraId="62662CCE" w14:textId="77777777" w:rsidR="00D36D50" w:rsidRPr="00CF16A5" w:rsidRDefault="00D36D50" w:rsidP="00D36D50">
      <w:pPr>
        <w:ind w:left="567" w:firstLine="567"/>
        <w:rPr>
          <w:rFonts w:cs="Times New Roman"/>
          <w:szCs w:val="24"/>
        </w:rPr>
      </w:pPr>
      <w:r w:rsidRPr="00CF16A5">
        <w:rPr>
          <w:rFonts w:cs="Times New Roman"/>
          <w:szCs w:val="24"/>
        </w:rPr>
        <w:t xml:space="preserve">Belum </w:t>
      </w:r>
      <w:proofErr w:type="spellStart"/>
      <w:r w:rsidRPr="00CF16A5">
        <w:rPr>
          <w:rFonts w:cs="Times New Roman"/>
          <w:szCs w:val="24"/>
        </w:rPr>
        <w:t>banyak</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dampak</w:t>
      </w:r>
      <w:proofErr w:type="spellEnd"/>
      <w:r w:rsidRPr="00CF16A5">
        <w:rPr>
          <w:rFonts w:cs="Times New Roman"/>
          <w:szCs w:val="24"/>
        </w:rPr>
        <w:t xml:space="preserve"> </w:t>
      </w:r>
      <w:r w:rsidRPr="00CF16A5">
        <w:rPr>
          <w:rFonts w:cs="Times New Roman"/>
          <w:i/>
          <w:iCs/>
          <w:szCs w:val="24"/>
        </w:rPr>
        <w:t xml:space="preserve">m-banking knowledge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Namun</w:t>
      </w:r>
      <w:proofErr w:type="spellEnd"/>
      <w:r w:rsidRPr="00CF16A5">
        <w:rPr>
          <w:rFonts w:cs="Times New Roman"/>
          <w:szCs w:val="24"/>
        </w:rPr>
        <w:t xml:space="preserve"> </w:t>
      </w:r>
      <w:proofErr w:type="spellStart"/>
      <w:r w:rsidRPr="00CF16A5">
        <w:rPr>
          <w:rFonts w:cs="Times New Roman"/>
          <w:szCs w:val="24"/>
        </w:rPr>
        <w:t>ada</w:t>
      </w:r>
      <w:proofErr w:type="spellEnd"/>
      <w:r w:rsidRPr="00CF16A5">
        <w:rPr>
          <w:rFonts w:cs="Times New Roman"/>
          <w:szCs w:val="24"/>
        </w:rPr>
        <w:t xml:space="preserve"> </w:t>
      </w:r>
      <w:proofErr w:type="spellStart"/>
      <w:r w:rsidRPr="00CF16A5">
        <w:rPr>
          <w:rFonts w:cs="Times New Roman"/>
          <w:szCs w:val="24"/>
        </w:rPr>
        <w:t>beberapa</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yang </w:t>
      </w:r>
      <w:proofErr w:type="spellStart"/>
      <w:r w:rsidRPr="00CF16A5">
        <w:rPr>
          <w:rFonts w:cs="Times New Roman"/>
          <w:szCs w:val="24"/>
        </w:rPr>
        <w:t>mengaitkan</w:t>
      </w:r>
      <w:proofErr w:type="spellEnd"/>
      <w:r w:rsidRPr="00CF16A5">
        <w:rPr>
          <w:rFonts w:cs="Times New Roman"/>
          <w:szCs w:val="24"/>
        </w:rPr>
        <w:t xml:space="preserve"> </w:t>
      </w:r>
      <w:r w:rsidRPr="00CF16A5">
        <w:rPr>
          <w:rFonts w:cs="Times New Roman"/>
          <w:i/>
          <w:iCs/>
          <w:szCs w:val="24"/>
        </w:rPr>
        <w:t xml:space="preserve">m-banking knowledge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penggunaan</w:t>
      </w:r>
      <w:proofErr w:type="spellEnd"/>
      <w:r w:rsidRPr="00CF16A5">
        <w:rPr>
          <w:rFonts w:cs="Times New Roman"/>
          <w:szCs w:val="24"/>
        </w:rPr>
        <w:t xml:space="preserve"> </w:t>
      </w:r>
      <w:r w:rsidRPr="00CF16A5">
        <w:rPr>
          <w:rFonts w:cs="Times New Roman"/>
          <w:i/>
          <w:iCs/>
          <w:szCs w:val="24"/>
        </w:rPr>
        <w:t>m-banking</w:t>
      </w:r>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mengetahui</w:t>
      </w:r>
      <w:proofErr w:type="spellEnd"/>
      <w:r w:rsidRPr="00CF16A5">
        <w:rPr>
          <w:rFonts w:cs="Times New Roman"/>
          <w:szCs w:val="24"/>
        </w:rPr>
        <w:t xml:space="preserve"> </w:t>
      </w:r>
      <w:proofErr w:type="spellStart"/>
      <w:r w:rsidRPr="00CF16A5">
        <w:rPr>
          <w:rFonts w:cs="Times New Roman"/>
          <w:szCs w:val="24"/>
        </w:rPr>
        <w:t>hubungan</w:t>
      </w:r>
      <w:proofErr w:type="spellEnd"/>
      <w:r w:rsidRPr="00CF16A5">
        <w:rPr>
          <w:rFonts w:cs="Times New Roman"/>
          <w:szCs w:val="24"/>
        </w:rPr>
        <w:t xml:space="preserve"> </w:t>
      </w:r>
      <w:proofErr w:type="spellStart"/>
      <w:r w:rsidRPr="00CF16A5">
        <w:rPr>
          <w:rFonts w:cs="Times New Roman"/>
          <w:szCs w:val="24"/>
        </w:rPr>
        <w:t>antara</w:t>
      </w:r>
      <w:proofErr w:type="spellEnd"/>
      <w:r w:rsidRPr="00CF16A5">
        <w:rPr>
          <w:rFonts w:cs="Times New Roman"/>
          <w:szCs w:val="24"/>
        </w:rPr>
        <w:t xml:space="preserve"> </w:t>
      </w:r>
      <w:r w:rsidRPr="00CF16A5">
        <w:rPr>
          <w:rFonts w:cs="Times New Roman"/>
          <w:i/>
          <w:iCs/>
          <w:szCs w:val="24"/>
        </w:rPr>
        <w:t xml:space="preserve">m-banking knowledge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penggunaan</w:t>
      </w:r>
      <w:proofErr w:type="spellEnd"/>
      <w:r w:rsidRPr="00CF16A5">
        <w:rPr>
          <w:rFonts w:cs="Times New Roman"/>
          <w:szCs w:val="24"/>
        </w:rPr>
        <w:t xml:space="preserve"> </w:t>
      </w:r>
      <w:r w:rsidRPr="00CF16A5">
        <w:rPr>
          <w:rFonts w:cs="Times New Roman"/>
          <w:i/>
          <w:iCs/>
          <w:szCs w:val="24"/>
        </w:rPr>
        <w:t xml:space="preserve">m-banking </w:t>
      </w:r>
      <w:proofErr w:type="spellStart"/>
      <w:r w:rsidRPr="00CF16A5">
        <w:rPr>
          <w:rFonts w:cs="Times New Roman"/>
          <w:szCs w:val="24"/>
        </w:rPr>
        <w:t>telah</w:t>
      </w:r>
      <w:proofErr w:type="spellEnd"/>
      <w:r w:rsidRPr="00CF16A5">
        <w:rPr>
          <w:rFonts w:cs="Times New Roman"/>
          <w:szCs w:val="24"/>
        </w:rPr>
        <w:t xml:space="preserve"> </w:t>
      </w:r>
      <w:proofErr w:type="spellStart"/>
      <w:r w:rsidRPr="00CF16A5">
        <w:rPr>
          <w:rFonts w:cs="Times New Roman"/>
          <w:szCs w:val="24"/>
        </w:rPr>
        <w:t>dilakukan</w:t>
      </w:r>
      <w:proofErr w:type="spellEnd"/>
      <w:r w:rsidRPr="00CF16A5">
        <w:rPr>
          <w:rFonts w:cs="Times New Roman"/>
          <w:szCs w:val="24"/>
        </w:rPr>
        <w:t xml:space="preserve"> oleh </w:t>
      </w:r>
      <w:r w:rsidRPr="00CF16A5">
        <w:rPr>
          <w:rFonts w:cs="Times New Roman"/>
          <w:szCs w:val="24"/>
        </w:rPr>
        <w:fldChar w:fldCharType="begin" w:fldLock="1"/>
      </w:r>
      <w:r>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Jordan","type":"article-journal","volume":"4"},"uris":["http://www.mendeley.com/documents/?uuid=2b882ba3-f424-4be3-ada8-a028098e08c1"]},{"id":"ITEM-2","itemData":{"DOI":"10.1109/ICIMTech.2019.8843758","ISBN":"9781728133331","abstract":"Recently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2019","id":"ITEM-2","issued":{"date-parts":[["2019"]]},"page":"290-294","title":"Factors Impacting the Intention to Use M-Payment","type":"article-journal"},"uris":["http://www.mendeley.com/documents/?uuid=9359ed94-4b8a-4d4f-8f44-0004d9f9032f"]}],"mendeley":{"formattedCitation":"(Alsamydai, 2014; Sun &amp; Havidz, 2019)","manualFormatting":"Alsamydai (2014) dan Sun &amp; Havidz (2019)","plainTextFormattedCitation":"(Alsamydai, 2014; Sun &amp; Havidz, 2019)","previouslyFormattedCitation":"(Alsamydai, 2014; Sun &amp; Havidz,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Alsamydai (2014) dan Sun &amp; Havidz (2019)</w:t>
      </w:r>
      <w:r w:rsidRPr="00CF16A5">
        <w:rPr>
          <w:rFonts w:cs="Times New Roman"/>
          <w:szCs w:val="24"/>
        </w:rPr>
        <w:fldChar w:fldCharType="end"/>
      </w:r>
      <w:r w:rsidRPr="00CF16A5">
        <w:rPr>
          <w:rFonts w:cs="Times New Roman"/>
          <w:szCs w:val="24"/>
        </w:rPr>
        <w:t>.</w:t>
      </w:r>
    </w:p>
    <w:p w14:paraId="04D1BE45" w14:textId="77777777" w:rsidR="00D36D50" w:rsidRPr="00CF16A5" w:rsidRDefault="00D36D50" w:rsidP="00D36D50">
      <w:pPr>
        <w:ind w:left="567" w:firstLine="567"/>
        <w:rPr>
          <w:rFonts w:cs="Times New Roman"/>
          <w:szCs w:val="24"/>
        </w:rPr>
      </w:pPr>
      <w:proofErr w:type="spellStart"/>
      <w:r w:rsidRPr="00CF16A5">
        <w:rPr>
          <w:rFonts w:cs="Times New Roman"/>
          <w:szCs w:val="24"/>
        </w:rPr>
        <w:lastRenderedPageBreak/>
        <w:t>Penelitian</w:t>
      </w:r>
      <w:proofErr w:type="spellEnd"/>
      <w:r w:rsidRPr="00CF16A5">
        <w:rPr>
          <w:rFonts w:cs="Times New Roman"/>
          <w:szCs w:val="24"/>
        </w:rPr>
        <w:t xml:space="preserve"> yang </w:t>
      </w:r>
      <w:proofErr w:type="spellStart"/>
      <w:r w:rsidRPr="00CF16A5">
        <w:rPr>
          <w:rFonts w:cs="Times New Roman"/>
          <w:szCs w:val="24"/>
        </w:rPr>
        <w:t>dilakukan</w:t>
      </w:r>
      <w:proofErr w:type="spellEnd"/>
      <w:r w:rsidRPr="00CF16A5">
        <w:rPr>
          <w:rFonts w:cs="Times New Roman"/>
          <w:szCs w:val="24"/>
        </w:rPr>
        <w:t xml:space="preserve"> oleh </w:t>
      </w:r>
      <w:r w:rsidRPr="00CF16A5">
        <w:rPr>
          <w:rFonts w:cs="Times New Roman"/>
          <w:szCs w:val="24"/>
        </w:rPr>
        <w:fldChar w:fldCharType="begin" w:fldLock="1"/>
      </w:r>
      <w:r>
        <w:rPr>
          <w:rFonts w:cs="Times New Roman"/>
          <w:szCs w:val="24"/>
        </w:rPr>
        <w:instrText>ADDIN CSL_CITATION {"citationItems":[{"id":"ITEM-1","itemData":{"abstract":"This current study seeks to determine the factors that affect the acceptance of the use of mobile banking services from the viewpoint of customers. These factors are divided into two groups in terms of their impact; the first represents the motivating factors that drive customers to use mobile banking services, it includes five factors: (Assurance, ease of use, communication, speed of transaction, pursuance), the second are the factors impeding the use of mobile banking services, which represent obstacles that prevent the use of mobile banking services, it also includes five factors: (Personal desires, knowledge, habit, resistance to innovations, experience). A study model has been designed, containing the (motivating and impeding) factors, in addition to intention, attitude, perceived usefulness, and finally the usage of mobile banking. Consequently, the study model is made up of six dimensions with six developed hypotheses one per each corresponding dimension, with the exception of the sixth hypothesis which has been divided into two sub-hypotheses. Six hypotheses were developed based on the dimensions of the study as well as the relevant literature. In addition, a seventh hypothesis was added to measure the correlation between the different constraints of the study model. In order to collect the data required for examining the hypotheses and reaching conclusions, a questionnaire, consisting of (19) questions covering the dimensions and hypothesis of the study was designed. The design and development of this questionnaire was based on an initial pretested survey distributed to a sample consisting of (56) customers of Jordan Banks. The initial survey was also pretested and evaluated by a panel of marketing banking experts and IT specialists In order to assess the items of each constraint, the questionnaire was then distributed to customers of commercial banks in Amman. Data collection resulted in 36 usable surreys for subsequent analysis. Overall, the findings provided support for the model of the study. All the hypotheses regarding the impact of the factors included in the study on usage of mobile banking were supported. All the hypotheses of the study have been accepted, indicating the positive impact of the motivating factors on the usage of mobile banking services, and the negative impact of the impeding factors on the usage of mobile banking services. At the same time, the study confirms that there is a variable correlation for all constructs (the…","author":[{"dropping-particle":"","family":"Alsamydai","given":"Jasim","non-dropping-particle":"","parse-names":false,"suffix":""}],"container-title":"International Journal of Business Management &amp; Research (IJBMR)","id":"ITEM-1","issue":"2","issued":{"date-parts":[["2014"]]},"page":"63-78","title":"The Factors Influencing Customer Usage of Mobile Banking Services in Jordan","type":"article-journal","volume":"4"},"uris":["http://www.mendeley.com/documents/?uuid=2b882ba3-f424-4be3-ada8-a028098e08c1"]},{"id":"ITEM-2","itemData":{"DOI":"10.1109/ICIMTech.2019.8843758","ISBN":"9781728133331","abstract":"Recently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2019","id":"ITEM-2","issued":{"date-parts":[["2019"]]},"page":"290-294","title":"Factors Impacting the Intention to Use M-Payment","type":"article-journal"},"uris":["http://www.mendeley.com/documents/?uuid=9359ed94-4b8a-4d4f-8f44-0004d9f9032f"]}],"mendeley":{"formattedCitation":"(Alsamydai, 2014; Sun &amp; Havidz, 2019)","manualFormatting":"Alsamydai (2014) dan Sun &amp; Havidz (2019)","plainTextFormattedCitation":"(Alsamydai, 2014; Sun &amp; Havidz, 2019)","previouslyFormattedCitation":"(Alsamydai, 2014; Sun &amp; Havidz,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Alsamydai (2014) dan Sun &amp; Havidz (2019)</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menemukan</w:t>
      </w:r>
      <w:proofErr w:type="spellEnd"/>
      <w:r w:rsidRPr="00CF16A5">
        <w:rPr>
          <w:rFonts w:cs="Times New Roman"/>
          <w:szCs w:val="24"/>
        </w:rPr>
        <w:t xml:space="preserve"> </w:t>
      </w:r>
      <w:proofErr w:type="spellStart"/>
      <w:r w:rsidRPr="00CF16A5">
        <w:rPr>
          <w:rFonts w:cs="Times New Roman"/>
          <w:szCs w:val="24"/>
        </w:rPr>
        <w:t>bahwa</w:t>
      </w:r>
      <w:proofErr w:type="spellEnd"/>
      <w:r w:rsidRPr="00CF16A5">
        <w:rPr>
          <w:rFonts w:cs="Times New Roman"/>
          <w:szCs w:val="24"/>
        </w:rPr>
        <w:t xml:space="preserve"> </w:t>
      </w:r>
      <w:r w:rsidRPr="00CF16A5">
        <w:rPr>
          <w:rFonts w:cs="Times New Roman"/>
          <w:i/>
          <w:iCs/>
          <w:szCs w:val="24"/>
        </w:rPr>
        <w:t xml:space="preserve">m-banking knowledge </w:t>
      </w:r>
      <w:proofErr w:type="spellStart"/>
      <w:r w:rsidRPr="00CF16A5">
        <w:rPr>
          <w:rFonts w:cs="Times New Roman"/>
          <w:szCs w:val="24"/>
        </w:rPr>
        <w:t>sebagai</w:t>
      </w:r>
      <w:proofErr w:type="spellEnd"/>
      <w:r w:rsidRPr="00CF16A5">
        <w:rPr>
          <w:rFonts w:cs="Times New Roman"/>
          <w:szCs w:val="24"/>
        </w:rPr>
        <w:t xml:space="preserve"> </w:t>
      </w:r>
      <w:proofErr w:type="spellStart"/>
      <w:r w:rsidRPr="00CF16A5">
        <w:rPr>
          <w:rFonts w:cs="Times New Roman"/>
          <w:szCs w:val="24"/>
        </w:rPr>
        <w:t>penentu</w:t>
      </w:r>
      <w:proofErr w:type="spellEnd"/>
      <w:r w:rsidRPr="00CF16A5">
        <w:rPr>
          <w:rFonts w:cs="Times New Roman"/>
          <w:szCs w:val="24"/>
        </w:rPr>
        <w:t xml:space="preserve"> </w:t>
      </w:r>
      <w:proofErr w:type="spellStart"/>
      <w:r w:rsidRPr="00CF16A5">
        <w:rPr>
          <w:rFonts w:cs="Times New Roman"/>
          <w:szCs w:val="24"/>
        </w:rPr>
        <w:t>penting</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r w:rsidRPr="00CF16A5">
        <w:rPr>
          <w:rFonts w:cs="Times New Roman"/>
          <w:i/>
          <w:iCs/>
          <w:szCs w:val="24"/>
        </w:rPr>
        <w:t xml:space="preserve">perceived ease of use </w:t>
      </w:r>
      <w:proofErr w:type="spellStart"/>
      <w:r w:rsidRPr="00CF16A5">
        <w:rPr>
          <w:rFonts w:cs="Times New Roman"/>
          <w:szCs w:val="24"/>
        </w:rPr>
        <w:t>dari</w:t>
      </w:r>
      <w:proofErr w:type="spellEnd"/>
      <w:r w:rsidRPr="00CF16A5">
        <w:rPr>
          <w:rFonts w:cs="Times New Roman"/>
          <w:szCs w:val="24"/>
        </w:rPr>
        <w:t xml:space="preserve"> </w:t>
      </w:r>
      <w:r w:rsidRPr="00CF16A5">
        <w:rPr>
          <w:rFonts w:cs="Times New Roman"/>
          <w:i/>
          <w:iCs/>
          <w:szCs w:val="24"/>
        </w:rPr>
        <w:t>m-banking</w:t>
      </w:r>
      <w:r w:rsidRPr="00CF16A5">
        <w:rPr>
          <w:rFonts w:cs="Times New Roman"/>
          <w:i/>
          <w:iCs/>
          <w:szCs w:val="24"/>
        </w:rPr>
        <w:softHyphen/>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hasil</w:t>
      </w:r>
      <w:proofErr w:type="spellEnd"/>
      <w:r w:rsidRPr="00CF16A5">
        <w:rPr>
          <w:rFonts w:cs="Times New Roman"/>
          <w:szCs w:val="24"/>
        </w:rPr>
        <w:t xml:space="preserve"> yang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mempengaruhi</w:t>
      </w:r>
      <w:proofErr w:type="spellEnd"/>
      <w:r w:rsidRPr="00CF16A5">
        <w:rPr>
          <w:rFonts w:cs="Times New Roman"/>
          <w:szCs w:val="24"/>
        </w:rPr>
        <w:t xml:space="preserve"> </w:t>
      </w:r>
      <w:proofErr w:type="spellStart"/>
      <w:r w:rsidRPr="00CF16A5">
        <w:rPr>
          <w:rFonts w:cs="Times New Roman"/>
          <w:szCs w:val="24"/>
        </w:rPr>
        <w:t>penggunaan</w:t>
      </w:r>
      <w:proofErr w:type="spellEnd"/>
      <w:r w:rsidRPr="00CF16A5">
        <w:rPr>
          <w:rFonts w:cs="Times New Roman"/>
          <w:szCs w:val="24"/>
        </w:rPr>
        <w:t xml:space="preserve"> </w:t>
      </w:r>
      <w:r w:rsidRPr="00CF16A5">
        <w:rPr>
          <w:rFonts w:cs="Times New Roman"/>
          <w:i/>
          <w:iCs/>
          <w:szCs w:val="24"/>
        </w:rPr>
        <w:t>m-banking. M-banking</w:t>
      </w:r>
      <w:r w:rsidRPr="00CF16A5">
        <w:rPr>
          <w:rFonts w:cs="Times New Roman"/>
          <w:szCs w:val="24"/>
        </w:rPr>
        <w:t xml:space="preserve"> </w:t>
      </w:r>
      <w:proofErr w:type="spellStart"/>
      <w:r w:rsidRPr="00CF16A5">
        <w:rPr>
          <w:rFonts w:cs="Times New Roman"/>
          <w:szCs w:val="24"/>
        </w:rPr>
        <w:t>sendiri</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hubungan</w:t>
      </w:r>
      <w:proofErr w:type="spellEnd"/>
      <w:r w:rsidRPr="00CF16A5">
        <w:rPr>
          <w:rFonts w:cs="Times New Roman"/>
          <w:szCs w:val="24"/>
        </w:rPr>
        <w:t xml:space="preserve"> yang </w:t>
      </w:r>
      <w:proofErr w:type="spellStart"/>
      <w:r w:rsidRPr="00CF16A5">
        <w:rPr>
          <w:rFonts w:cs="Times New Roman"/>
          <w:szCs w:val="24"/>
        </w:rPr>
        <w:t>sangat</w:t>
      </w:r>
      <w:proofErr w:type="spellEnd"/>
      <w:r w:rsidRPr="00CF16A5">
        <w:rPr>
          <w:rFonts w:cs="Times New Roman"/>
          <w:szCs w:val="24"/>
        </w:rPr>
        <w:t xml:space="preserve"> </w:t>
      </w:r>
      <w:proofErr w:type="spellStart"/>
      <w:r w:rsidRPr="00CF16A5">
        <w:rPr>
          <w:rFonts w:cs="Times New Roman"/>
          <w:szCs w:val="24"/>
        </w:rPr>
        <w:t>erat</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w:t>
      </w:r>
    </w:p>
    <w:p w14:paraId="7D7D11F6" w14:textId="77777777" w:rsidR="00D36D50" w:rsidRPr="00CF16A5" w:rsidRDefault="00D36D50" w:rsidP="00D36D50">
      <w:pPr>
        <w:ind w:left="567" w:firstLine="567"/>
        <w:rPr>
          <w:rFonts w:cs="Times New Roman"/>
          <w:szCs w:val="24"/>
        </w:rPr>
      </w:pPr>
      <w:proofErr w:type="spellStart"/>
      <w:r w:rsidRPr="00CF16A5">
        <w:rPr>
          <w:rFonts w:cs="Times New Roman"/>
          <w:szCs w:val="24"/>
        </w:rPr>
        <w:t>Berdasarkan</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terdahulu</w:t>
      </w:r>
      <w:proofErr w:type="spellEnd"/>
      <w:r w:rsidRPr="00CF16A5">
        <w:rPr>
          <w:rFonts w:cs="Times New Roman"/>
          <w:szCs w:val="24"/>
        </w:rPr>
        <w:t xml:space="preserve"> dan </w:t>
      </w:r>
      <w:proofErr w:type="spellStart"/>
      <w:r w:rsidRPr="00CF16A5">
        <w:rPr>
          <w:rFonts w:cs="Times New Roman"/>
          <w:szCs w:val="24"/>
        </w:rPr>
        <w:t>asumsi</w:t>
      </w:r>
      <w:proofErr w:type="spellEnd"/>
      <w:r w:rsidRPr="00CF16A5">
        <w:rPr>
          <w:rFonts w:cs="Times New Roman"/>
          <w:szCs w:val="24"/>
        </w:rPr>
        <w:t xml:space="preserve"> yang </w:t>
      </w:r>
      <w:proofErr w:type="spellStart"/>
      <w:r w:rsidRPr="00CF16A5">
        <w:rPr>
          <w:rFonts w:cs="Times New Roman"/>
          <w:szCs w:val="24"/>
        </w:rPr>
        <w:t>penulis</w:t>
      </w:r>
      <w:proofErr w:type="spellEnd"/>
      <w:r w:rsidRPr="00CF16A5">
        <w:rPr>
          <w:rFonts w:cs="Times New Roman"/>
          <w:szCs w:val="24"/>
        </w:rPr>
        <w:t xml:space="preserve"> </w:t>
      </w:r>
      <w:proofErr w:type="spellStart"/>
      <w:r w:rsidRPr="00CF16A5">
        <w:rPr>
          <w:rFonts w:cs="Times New Roman"/>
          <w:szCs w:val="24"/>
        </w:rPr>
        <w:t>jelaskan</w:t>
      </w:r>
      <w:proofErr w:type="spellEnd"/>
      <w:r w:rsidRPr="00CF16A5">
        <w:rPr>
          <w:rFonts w:cs="Times New Roman"/>
          <w:szCs w:val="24"/>
        </w:rPr>
        <w:t xml:space="preserve"> di </w:t>
      </w:r>
      <w:proofErr w:type="spellStart"/>
      <w:r w:rsidRPr="00CF16A5">
        <w:rPr>
          <w:rFonts w:cs="Times New Roman"/>
          <w:szCs w:val="24"/>
        </w:rPr>
        <w:t>atas</w:t>
      </w:r>
      <w:proofErr w:type="spellEnd"/>
      <w:r w:rsidRPr="00CF16A5">
        <w:rPr>
          <w:rFonts w:cs="Times New Roman"/>
          <w:szCs w:val="24"/>
        </w:rPr>
        <w:t xml:space="preserve">,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hipotesis</w:t>
      </w:r>
      <w:proofErr w:type="spellEnd"/>
      <w:r w:rsidRPr="00CF16A5">
        <w:rPr>
          <w:rFonts w:cs="Times New Roman"/>
          <w:szCs w:val="24"/>
        </w:rPr>
        <w:t xml:space="preserve"> yang </w:t>
      </w:r>
      <w:proofErr w:type="spellStart"/>
      <w:r w:rsidRPr="00CF16A5">
        <w:rPr>
          <w:rFonts w:cs="Times New Roman"/>
          <w:szCs w:val="24"/>
        </w:rPr>
        <w:t>diajukan</w:t>
      </w:r>
      <w:proofErr w:type="spellEnd"/>
      <w:r w:rsidRPr="00CF16A5">
        <w:rPr>
          <w:rFonts w:cs="Times New Roman"/>
          <w:szCs w:val="24"/>
        </w:rPr>
        <w:t xml:space="preserve"> </w:t>
      </w:r>
      <w:proofErr w:type="spellStart"/>
      <w:r w:rsidRPr="00CF16A5">
        <w:rPr>
          <w:rFonts w:cs="Times New Roman"/>
          <w:szCs w:val="24"/>
        </w:rPr>
        <w:t>penulis</w:t>
      </w:r>
      <w:proofErr w:type="spellEnd"/>
      <w:r w:rsidRPr="00CF16A5">
        <w:rPr>
          <w:rFonts w:cs="Times New Roman"/>
          <w:szCs w:val="24"/>
        </w:rPr>
        <w:t xml:space="preserve"> </w:t>
      </w:r>
      <w:proofErr w:type="spellStart"/>
      <w:r w:rsidRPr="00CF16A5">
        <w:rPr>
          <w:rFonts w:cs="Times New Roman"/>
          <w:szCs w:val="24"/>
        </w:rPr>
        <w:t>adalah</w:t>
      </w:r>
      <w:proofErr w:type="spellEnd"/>
      <w:r w:rsidRPr="00CF16A5">
        <w:rPr>
          <w:rFonts w:cs="Times New Roman"/>
          <w:szCs w:val="24"/>
        </w:rPr>
        <w:t>:</w:t>
      </w:r>
    </w:p>
    <w:p w14:paraId="422713B6" w14:textId="77777777" w:rsidR="00D36D50" w:rsidRPr="00CF16A5" w:rsidRDefault="00D36D50" w:rsidP="00D36D50">
      <w:pPr>
        <w:spacing w:after="0"/>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2</m:t>
            </m:r>
          </m:sub>
        </m:sSub>
      </m:oMath>
      <w:r>
        <w:rPr>
          <w:rFonts w:eastAsiaTheme="minorEastAsia" w:cs="Times New Roman"/>
          <w:i/>
          <w:szCs w:val="24"/>
        </w:rPr>
        <w:t xml:space="preserve">: </w:t>
      </w:r>
      <w:r w:rsidRPr="00CF16A5">
        <w:rPr>
          <w:rFonts w:eastAsiaTheme="minorEastAsia" w:cs="Times New Roman"/>
          <w:i/>
          <w:szCs w:val="24"/>
        </w:rPr>
        <w:t xml:space="preserve">m-banking knowledge </w:t>
      </w:r>
      <w:proofErr w:type="spellStart"/>
      <w:r w:rsidRPr="00CF16A5">
        <w:rPr>
          <w:rFonts w:eastAsiaTheme="minorEastAsia" w:cs="Times New Roman"/>
          <w:i/>
          <w:szCs w:val="24"/>
        </w:rPr>
        <w:t>memiliki</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dampak</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positif</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terhadap</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inklusi</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keuangan</w:t>
      </w:r>
      <w:proofErr w:type="spellEnd"/>
      <w:r w:rsidRPr="00CF16A5">
        <w:rPr>
          <w:rFonts w:eastAsiaTheme="minorEastAsia" w:cs="Times New Roman"/>
          <w:i/>
          <w:szCs w:val="24"/>
        </w:rPr>
        <w:t xml:space="preserve"> di </w:t>
      </w:r>
      <w:proofErr w:type="spellStart"/>
      <w:r w:rsidRPr="00CF16A5">
        <w:rPr>
          <w:rFonts w:eastAsiaTheme="minorEastAsia" w:cs="Times New Roman"/>
          <w:i/>
          <w:szCs w:val="24"/>
        </w:rPr>
        <w:t>Jabodetabek</w:t>
      </w:r>
      <w:proofErr w:type="spellEnd"/>
    </w:p>
    <w:p w14:paraId="702C0501"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proofErr w:type="spellStart"/>
      <w:r w:rsidRPr="00CF16A5">
        <w:rPr>
          <w:rFonts w:ascii="Times New Roman" w:hAnsi="Times New Roman" w:cs="Times New Roman"/>
          <w:b/>
          <w:bCs/>
          <w:color w:val="auto"/>
        </w:rPr>
        <w:t>Dampak</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Pengetahuan</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Keuangan</w:t>
      </w:r>
      <w:proofErr w:type="spellEnd"/>
      <w:r w:rsidRPr="00CF16A5">
        <w:rPr>
          <w:rFonts w:ascii="Times New Roman" w:hAnsi="Times New Roman" w:cs="Times New Roman"/>
          <w:b/>
          <w:bCs/>
          <w:color w:val="auto"/>
        </w:rPr>
        <w:t xml:space="preserve"> (FK) </w:t>
      </w:r>
      <w:proofErr w:type="spellStart"/>
      <w:r>
        <w:rPr>
          <w:rFonts w:ascii="Times New Roman" w:hAnsi="Times New Roman" w:cs="Times New Roman"/>
          <w:b/>
          <w:bCs/>
          <w:color w:val="auto"/>
        </w:rPr>
        <w:t>T</w:t>
      </w:r>
      <w:r w:rsidRPr="00CF16A5">
        <w:rPr>
          <w:rFonts w:ascii="Times New Roman" w:hAnsi="Times New Roman" w:cs="Times New Roman"/>
          <w:b/>
          <w:bCs/>
          <w:color w:val="auto"/>
        </w:rPr>
        <w:t>erhadap</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Inklusi</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Keuangan</w:t>
      </w:r>
      <w:proofErr w:type="spellEnd"/>
      <w:r w:rsidRPr="00CF16A5">
        <w:rPr>
          <w:rFonts w:ascii="Times New Roman" w:hAnsi="Times New Roman" w:cs="Times New Roman"/>
          <w:b/>
          <w:bCs/>
          <w:color w:val="auto"/>
        </w:rPr>
        <w:t xml:space="preserve"> (FI) di </w:t>
      </w:r>
      <w:proofErr w:type="spellStart"/>
      <w:r w:rsidRPr="00CF16A5">
        <w:rPr>
          <w:rFonts w:ascii="Times New Roman" w:hAnsi="Times New Roman" w:cs="Times New Roman"/>
          <w:b/>
          <w:bCs/>
          <w:color w:val="auto"/>
        </w:rPr>
        <w:t>Jabodetabek</w:t>
      </w:r>
      <w:proofErr w:type="spellEnd"/>
    </w:p>
    <w:p w14:paraId="63C8FA09" w14:textId="77777777" w:rsidR="00D36D50" w:rsidRPr="00CF16A5" w:rsidRDefault="00D36D50" w:rsidP="00D36D50">
      <w:pPr>
        <w:ind w:left="567" w:firstLine="567"/>
        <w:rPr>
          <w:rFonts w:cs="Times New Roman"/>
          <w:szCs w:val="24"/>
        </w:rPr>
      </w:pPr>
      <w:r w:rsidRPr="00CF16A5">
        <w:rPr>
          <w:rFonts w:cs="Times New Roman"/>
          <w:szCs w:val="24"/>
        </w:rPr>
        <w:fldChar w:fldCharType="begin" w:fldLock="1"/>
      </w:r>
      <w:r w:rsidRPr="00CF16A5">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Pradiningtyas &amp; Lukiastuti (2019)</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melakukan</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memberikan</w:t>
      </w:r>
      <w:proofErr w:type="spellEnd"/>
      <w:r w:rsidRPr="00CF16A5">
        <w:rPr>
          <w:rFonts w:cs="Times New Roman"/>
          <w:szCs w:val="24"/>
        </w:rPr>
        <w:t xml:space="preserve"> </w:t>
      </w:r>
      <w:proofErr w:type="spellStart"/>
      <w:r w:rsidRPr="00CF16A5">
        <w:rPr>
          <w:rFonts w:cs="Times New Roman"/>
          <w:szCs w:val="24"/>
        </w:rPr>
        <w:t>hasil</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berpengaruh</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karena</w:t>
      </w:r>
      <w:proofErr w:type="spellEnd"/>
      <w:r w:rsidRPr="00CF16A5">
        <w:rPr>
          <w:rFonts w:cs="Times New Roman"/>
          <w:szCs w:val="24"/>
        </w:rPr>
        <w:t xml:space="preserve"> orang-orang yang </w:t>
      </w:r>
      <w:proofErr w:type="spellStart"/>
      <w:r w:rsidRPr="00CF16A5">
        <w:rPr>
          <w:rFonts w:cs="Times New Roman"/>
          <w:szCs w:val="24"/>
        </w:rPr>
        <w:t>berpengetahuan</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memilih</w:t>
      </w:r>
      <w:proofErr w:type="spellEnd"/>
      <w:r w:rsidRPr="00CF16A5">
        <w:rPr>
          <w:rFonts w:cs="Times New Roman"/>
          <w:szCs w:val="24"/>
        </w:rPr>
        <w:t xml:space="preserve"> </w:t>
      </w:r>
      <w:r w:rsidRPr="00CF16A5">
        <w:rPr>
          <w:rFonts w:cs="Times New Roman"/>
          <w:i/>
          <w:iCs/>
          <w:szCs w:val="24"/>
        </w:rPr>
        <w:t xml:space="preserve">tools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memudahkan</w:t>
      </w:r>
      <w:proofErr w:type="spellEnd"/>
      <w:r w:rsidRPr="00CF16A5">
        <w:rPr>
          <w:rFonts w:cs="Times New Roman"/>
          <w:szCs w:val="24"/>
        </w:rPr>
        <w:t xml:space="preserve"> </w:t>
      </w:r>
      <w:proofErr w:type="spellStart"/>
      <w:r w:rsidRPr="00CF16A5">
        <w:rPr>
          <w:rFonts w:cs="Times New Roman"/>
          <w:szCs w:val="24"/>
        </w:rPr>
        <w:t>mereka</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melakukan</w:t>
      </w:r>
      <w:proofErr w:type="spellEnd"/>
      <w:r w:rsidRPr="00CF16A5">
        <w:rPr>
          <w:rFonts w:cs="Times New Roman"/>
          <w:szCs w:val="24"/>
        </w:rPr>
        <w:t xml:space="preserve"> </w:t>
      </w:r>
      <w:proofErr w:type="spellStart"/>
      <w:r w:rsidRPr="00CF16A5">
        <w:rPr>
          <w:rFonts w:cs="Times New Roman"/>
          <w:szCs w:val="24"/>
        </w:rPr>
        <w:t>transaksi</w:t>
      </w:r>
      <w:proofErr w:type="spellEnd"/>
      <w:r w:rsidRPr="00CF16A5">
        <w:rPr>
          <w:rFonts w:cs="Times New Roman"/>
          <w:szCs w:val="24"/>
        </w:rPr>
        <w:t xml:space="preserve"> dan </w:t>
      </w:r>
      <w:proofErr w:type="spellStart"/>
      <w:r w:rsidRPr="00CF16A5">
        <w:rPr>
          <w:rFonts w:cs="Times New Roman"/>
          <w:szCs w:val="24"/>
        </w:rPr>
        <w:t>investasi</w:t>
      </w:r>
      <w:proofErr w:type="spellEnd"/>
      <w:r w:rsidRPr="00CF16A5">
        <w:rPr>
          <w:rFonts w:cs="Times New Roman"/>
          <w:szCs w:val="24"/>
        </w:rPr>
        <w:t xml:space="preserve">. Hal ini </w:t>
      </w:r>
      <w:proofErr w:type="spellStart"/>
      <w:r w:rsidRPr="00CF16A5">
        <w:rPr>
          <w:rFonts w:cs="Times New Roman"/>
          <w:szCs w:val="24"/>
        </w:rPr>
        <w:t>berarti</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berpengaruh</w:t>
      </w:r>
      <w:proofErr w:type="spellEnd"/>
      <w:r w:rsidRPr="00CF16A5">
        <w:rPr>
          <w:rFonts w:cs="Times New Roman"/>
          <w:szCs w:val="24"/>
        </w:rPr>
        <w:t xml:space="preserve"> pada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karena</w:t>
      </w:r>
      <w:proofErr w:type="spellEnd"/>
      <w:r w:rsidRPr="00CF16A5">
        <w:rPr>
          <w:rFonts w:cs="Times New Roman"/>
          <w:szCs w:val="24"/>
        </w:rPr>
        <w:t xml:space="preserve"> orang-orang </w:t>
      </w:r>
      <w:proofErr w:type="spellStart"/>
      <w:r w:rsidRPr="00CF16A5">
        <w:rPr>
          <w:rFonts w:cs="Times New Roman"/>
          <w:szCs w:val="24"/>
        </w:rPr>
        <w:t>tersebut</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akses</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w:t>
      </w:r>
    </w:p>
    <w:p w14:paraId="302D2315" w14:textId="77777777" w:rsidR="00D36D50" w:rsidRPr="00CF16A5" w:rsidRDefault="00D36D50" w:rsidP="00D36D50">
      <w:pPr>
        <w:ind w:left="567" w:firstLine="567"/>
        <w:rPr>
          <w:rFonts w:cs="Times New Roman"/>
          <w:szCs w:val="24"/>
        </w:rPr>
      </w:pPr>
      <w:r w:rsidRPr="00CF16A5">
        <w:rPr>
          <w:rFonts w:cs="Times New Roman"/>
          <w:szCs w:val="24"/>
        </w:rPr>
        <w:fldChar w:fldCharType="begin" w:fldLock="1"/>
      </w:r>
      <w:r>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Hutabarat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melakukan</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pada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Jabodetabek</w:t>
      </w:r>
      <w:proofErr w:type="spellEnd"/>
      <w:r w:rsidRPr="00CF16A5">
        <w:rPr>
          <w:rFonts w:cs="Times New Roman"/>
          <w:szCs w:val="24"/>
        </w:rPr>
        <w:t xml:space="preserve"> </w:t>
      </w:r>
      <w:proofErr w:type="spellStart"/>
      <w:r w:rsidRPr="00CF16A5">
        <w:rPr>
          <w:rFonts w:cs="Times New Roman"/>
          <w:szCs w:val="24"/>
        </w:rPr>
        <w:t>memberikan</w:t>
      </w:r>
      <w:proofErr w:type="spellEnd"/>
      <w:r w:rsidRPr="00CF16A5">
        <w:rPr>
          <w:rFonts w:cs="Times New Roman"/>
          <w:szCs w:val="24"/>
        </w:rPr>
        <w:t xml:space="preserve"> </w:t>
      </w:r>
      <w:proofErr w:type="spellStart"/>
      <w:r w:rsidRPr="00CF16A5">
        <w:rPr>
          <w:rFonts w:cs="Times New Roman"/>
          <w:szCs w:val="24"/>
        </w:rPr>
        <w:t>hasil</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berpengaruh</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dan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parsial</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tiga</w:t>
      </w:r>
      <w:proofErr w:type="spellEnd"/>
      <w:r w:rsidRPr="00CF16A5">
        <w:rPr>
          <w:rFonts w:cs="Times New Roman"/>
          <w:szCs w:val="24"/>
        </w:rPr>
        <w:t xml:space="preserve"> </w:t>
      </w:r>
      <w:proofErr w:type="spellStart"/>
      <w:r w:rsidRPr="00CF16A5">
        <w:rPr>
          <w:rFonts w:cs="Times New Roman"/>
          <w:szCs w:val="24"/>
        </w:rPr>
        <w:t>komponen</w:t>
      </w:r>
      <w:proofErr w:type="spellEnd"/>
      <w:r w:rsidRPr="00CF16A5">
        <w:rPr>
          <w:rFonts w:cs="Times New Roman"/>
          <w:szCs w:val="24"/>
        </w:rPr>
        <w:t xml:space="preserve">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Salah </w:t>
      </w:r>
      <w:proofErr w:type="spellStart"/>
      <w:r w:rsidRPr="00CF16A5">
        <w:rPr>
          <w:rFonts w:cs="Times New Roman"/>
          <w:szCs w:val="24"/>
        </w:rPr>
        <w:t>satu</w:t>
      </w:r>
      <w:proofErr w:type="spellEnd"/>
      <w:r w:rsidRPr="00CF16A5">
        <w:rPr>
          <w:rFonts w:cs="Times New Roman"/>
          <w:szCs w:val="24"/>
        </w:rPr>
        <w:t xml:space="preserve"> </w:t>
      </w:r>
      <w:proofErr w:type="spellStart"/>
      <w:r w:rsidRPr="00CF16A5">
        <w:rPr>
          <w:rFonts w:cs="Times New Roman"/>
          <w:szCs w:val="24"/>
        </w:rPr>
        <w:t>komponen</w:t>
      </w:r>
      <w:proofErr w:type="spellEnd"/>
      <w:r w:rsidRPr="00CF16A5">
        <w:rPr>
          <w:rFonts w:cs="Times New Roman"/>
          <w:szCs w:val="24"/>
        </w:rPr>
        <w:t xml:space="preserve"> ini,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w:t>
      </w:r>
    </w:p>
    <w:p w14:paraId="4EA7A11D" w14:textId="77777777" w:rsidR="00D36D50" w:rsidRPr="00CF16A5" w:rsidRDefault="00D36D50" w:rsidP="00D36D50">
      <w:pPr>
        <w:ind w:left="567" w:firstLine="567"/>
        <w:rPr>
          <w:rFonts w:cs="Times New Roman"/>
          <w:szCs w:val="24"/>
        </w:rPr>
      </w:pPr>
      <w:proofErr w:type="spellStart"/>
      <w:r w:rsidRPr="00CF16A5">
        <w:rPr>
          <w:rFonts w:cs="Times New Roman"/>
          <w:szCs w:val="24"/>
        </w:rPr>
        <w:t>Penelitian</w:t>
      </w:r>
      <w:proofErr w:type="spellEnd"/>
      <w:r w:rsidRPr="00CF16A5">
        <w:rPr>
          <w:rFonts w:cs="Times New Roman"/>
          <w:szCs w:val="24"/>
        </w:rPr>
        <w:t xml:space="preserve"> yang </w:t>
      </w:r>
      <w:proofErr w:type="spellStart"/>
      <w:r w:rsidRPr="00CF16A5">
        <w:rPr>
          <w:rFonts w:cs="Times New Roman"/>
          <w:szCs w:val="24"/>
        </w:rPr>
        <w:t>dilakukan</w:t>
      </w:r>
      <w:proofErr w:type="spellEnd"/>
      <w:r w:rsidRPr="00CF16A5">
        <w:rPr>
          <w:rFonts w:cs="Times New Roman"/>
          <w:szCs w:val="24"/>
        </w:rPr>
        <w:t xml:space="preserve"> oleh </w:t>
      </w:r>
      <w:r w:rsidRPr="00CF16A5">
        <w:rPr>
          <w:rFonts w:cs="Times New Roman"/>
          <w:szCs w:val="24"/>
        </w:rPr>
        <w:fldChar w:fldCharType="begin" w:fldLock="1"/>
      </w:r>
      <w:r>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Babych et al.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menemukan</w:t>
      </w:r>
      <w:proofErr w:type="spellEnd"/>
      <w:r w:rsidRPr="00CF16A5">
        <w:rPr>
          <w:rFonts w:cs="Times New Roman"/>
          <w:szCs w:val="24"/>
        </w:rPr>
        <w:t xml:space="preserve"> </w:t>
      </w:r>
      <w:proofErr w:type="spellStart"/>
      <w:r w:rsidRPr="00CF16A5">
        <w:rPr>
          <w:rFonts w:cs="Times New Roman"/>
          <w:szCs w:val="24"/>
        </w:rPr>
        <w:t>bahwa</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mempengaruhi</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mempengaruhi</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dimana</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tingkat</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yang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tinggi</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memperhatikan</w:t>
      </w:r>
      <w:proofErr w:type="spellEnd"/>
      <w:r w:rsidRPr="00CF16A5">
        <w:rPr>
          <w:rFonts w:cs="Times New Roman"/>
          <w:szCs w:val="24"/>
        </w:rPr>
        <w:t xml:space="preserve"> dan </w:t>
      </w:r>
      <w:proofErr w:type="spellStart"/>
      <w:r w:rsidRPr="00CF16A5">
        <w:rPr>
          <w:rFonts w:cs="Times New Roman"/>
          <w:szCs w:val="24"/>
        </w:rPr>
        <w:t>mengendalikan</w:t>
      </w:r>
      <w:proofErr w:type="spellEnd"/>
      <w:r w:rsidRPr="00CF16A5">
        <w:rPr>
          <w:rFonts w:cs="Times New Roman"/>
          <w:szCs w:val="24"/>
        </w:rPr>
        <w:t xml:space="preserve"> </w:t>
      </w:r>
      <w:proofErr w:type="spellStart"/>
      <w:r w:rsidRPr="00CF16A5">
        <w:rPr>
          <w:rFonts w:cs="Times New Roman"/>
          <w:szCs w:val="24"/>
        </w:rPr>
        <w:t>kondisi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mereka</w:t>
      </w:r>
      <w:proofErr w:type="spellEnd"/>
      <w:r w:rsidRPr="00CF16A5">
        <w:rPr>
          <w:rFonts w:cs="Times New Roman"/>
          <w:szCs w:val="24"/>
        </w:rPr>
        <w:t>.</w:t>
      </w:r>
    </w:p>
    <w:p w14:paraId="0FDCB020" w14:textId="2808F170" w:rsidR="00D36D50" w:rsidRPr="00CF16A5" w:rsidRDefault="00D36D50" w:rsidP="00D36D50">
      <w:pPr>
        <w:ind w:left="567" w:firstLine="567"/>
        <w:rPr>
          <w:rFonts w:cs="Times New Roman"/>
          <w:szCs w:val="24"/>
        </w:rPr>
      </w:pP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penelitiannya</w:t>
      </w:r>
      <w:proofErr w:type="spellEnd"/>
      <w:r w:rsidRPr="00CF16A5">
        <w:rPr>
          <w:rFonts w:cs="Times New Roman"/>
          <w:szCs w:val="24"/>
        </w:rPr>
        <w:t xml:space="preserve">, </w:t>
      </w:r>
      <w:r w:rsidRPr="00CF16A5">
        <w:rPr>
          <w:rFonts w:cs="Times New Roman"/>
          <w:szCs w:val="24"/>
        </w:rPr>
        <w:fldChar w:fldCharType="begin" w:fldLock="1"/>
      </w:r>
      <w:r>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Grohmann et al.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menemukan</w:t>
      </w:r>
      <w:proofErr w:type="spellEnd"/>
      <w:r w:rsidRPr="00CF16A5">
        <w:rPr>
          <w:rFonts w:cs="Times New Roman"/>
          <w:szCs w:val="24"/>
        </w:rPr>
        <w:t xml:space="preserve"> </w:t>
      </w:r>
      <w:proofErr w:type="spellStart"/>
      <w:r w:rsidRPr="00CF16A5">
        <w:rPr>
          <w:rFonts w:cs="Times New Roman"/>
          <w:szCs w:val="24"/>
        </w:rPr>
        <w:t>adanya</w:t>
      </w:r>
      <w:proofErr w:type="spellEnd"/>
      <w:r w:rsidRPr="00CF16A5">
        <w:rPr>
          <w:rFonts w:cs="Times New Roman"/>
          <w:szCs w:val="24"/>
        </w:rPr>
        <w:t xml:space="preserve"> </w:t>
      </w:r>
      <w:proofErr w:type="spellStart"/>
      <w:r w:rsidRPr="00CF16A5">
        <w:rPr>
          <w:rFonts w:cs="Times New Roman"/>
          <w:szCs w:val="24"/>
        </w:rPr>
        <w:t>hubungan</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dan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antara</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baik</w:t>
      </w:r>
      <w:proofErr w:type="spellEnd"/>
      <w:r w:rsidRPr="00CF16A5">
        <w:rPr>
          <w:rFonts w:cs="Times New Roman"/>
          <w:szCs w:val="24"/>
        </w:rPr>
        <w:t xml:space="preserve">,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seorang</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mengakses</w:t>
      </w:r>
      <w:proofErr w:type="spellEnd"/>
      <w:r w:rsidRPr="00CF16A5">
        <w:rPr>
          <w:rFonts w:cs="Times New Roman"/>
          <w:szCs w:val="24"/>
        </w:rPr>
        <w:t xml:space="preserve"> dan </w:t>
      </w:r>
      <w:proofErr w:type="spellStart"/>
      <w:r w:rsidRPr="00CF16A5">
        <w:rPr>
          <w:rFonts w:cs="Times New Roman"/>
          <w:szCs w:val="24"/>
        </w:rPr>
        <w:t>membuat</w:t>
      </w:r>
      <w:proofErr w:type="spellEnd"/>
      <w:r w:rsidRPr="00CF16A5">
        <w:rPr>
          <w:rFonts w:cs="Times New Roman"/>
          <w:szCs w:val="24"/>
        </w:rPr>
        <w:t xml:space="preserve"> </w:t>
      </w:r>
      <w:proofErr w:type="spellStart"/>
      <w:r w:rsidRPr="00CF16A5">
        <w:rPr>
          <w:rFonts w:cs="Times New Roman"/>
          <w:szCs w:val="24"/>
        </w:rPr>
        <w:t>keputusan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baik</w:t>
      </w:r>
      <w:proofErr w:type="spellEnd"/>
      <w:r w:rsidRPr="00CF16A5">
        <w:rPr>
          <w:rFonts w:cs="Times New Roman"/>
          <w:szCs w:val="24"/>
        </w:rPr>
        <w:t>.</w:t>
      </w:r>
    </w:p>
    <w:p w14:paraId="205D8641" w14:textId="77777777" w:rsidR="00D36D50" w:rsidRPr="00CF16A5" w:rsidRDefault="00D36D50" w:rsidP="00D36D50">
      <w:pPr>
        <w:ind w:left="567" w:firstLine="567"/>
        <w:rPr>
          <w:rFonts w:cs="Times New Roman"/>
          <w:szCs w:val="24"/>
        </w:rPr>
      </w:pPr>
      <w:proofErr w:type="spellStart"/>
      <w:r w:rsidRPr="00CF16A5">
        <w:rPr>
          <w:rFonts w:cs="Times New Roman"/>
          <w:szCs w:val="24"/>
        </w:rPr>
        <w:lastRenderedPageBreak/>
        <w:t>Berdasarkan</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terdahulu</w:t>
      </w:r>
      <w:proofErr w:type="spellEnd"/>
      <w:r w:rsidRPr="00CF16A5">
        <w:rPr>
          <w:rFonts w:cs="Times New Roman"/>
          <w:szCs w:val="24"/>
        </w:rPr>
        <w:t xml:space="preserve"> dan </w:t>
      </w:r>
      <w:proofErr w:type="spellStart"/>
      <w:r w:rsidRPr="00CF16A5">
        <w:rPr>
          <w:rFonts w:cs="Times New Roman"/>
          <w:szCs w:val="24"/>
        </w:rPr>
        <w:t>asumsi</w:t>
      </w:r>
      <w:proofErr w:type="spellEnd"/>
      <w:r w:rsidRPr="00CF16A5">
        <w:rPr>
          <w:rFonts w:cs="Times New Roman"/>
          <w:szCs w:val="24"/>
        </w:rPr>
        <w:t xml:space="preserve"> yang </w:t>
      </w:r>
      <w:proofErr w:type="spellStart"/>
      <w:r w:rsidRPr="00CF16A5">
        <w:rPr>
          <w:rFonts w:cs="Times New Roman"/>
          <w:szCs w:val="24"/>
        </w:rPr>
        <w:t>penulis</w:t>
      </w:r>
      <w:proofErr w:type="spellEnd"/>
      <w:r w:rsidRPr="00CF16A5">
        <w:rPr>
          <w:rFonts w:cs="Times New Roman"/>
          <w:szCs w:val="24"/>
        </w:rPr>
        <w:t xml:space="preserve"> </w:t>
      </w:r>
      <w:proofErr w:type="spellStart"/>
      <w:r w:rsidRPr="00CF16A5">
        <w:rPr>
          <w:rFonts w:cs="Times New Roman"/>
          <w:szCs w:val="24"/>
        </w:rPr>
        <w:t>jelaskan</w:t>
      </w:r>
      <w:proofErr w:type="spellEnd"/>
      <w:r w:rsidRPr="00CF16A5">
        <w:rPr>
          <w:rFonts w:cs="Times New Roman"/>
          <w:szCs w:val="24"/>
        </w:rPr>
        <w:t xml:space="preserve"> di </w:t>
      </w:r>
      <w:proofErr w:type="spellStart"/>
      <w:r w:rsidRPr="00CF16A5">
        <w:rPr>
          <w:rFonts w:cs="Times New Roman"/>
          <w:szCs w:val="24"/>
        </w:rPr>
        <w:t>atas</w:t>
      </w:r>
      <w:proofErr w:type="spellEnd"/>
      <w:r w:rsidRPr="00CF16A5">
        <w:rPr>
          <w:rFonts w:cs="Times New Roman"/>
          <w:szCs w:val="24"/>
        </w:rPr>
        <w:t xml:space="preserve">,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hipotesis</w:t>
      </w:r>
      <w:proofErr w:type="spellEnd"/>
      <w:r w:rsidRPr="00CF16A5">
        <w:rPr>
          <w:rFonts w:cs="Times New Roman"/>
          <w:szCs w:val="24"/>
        </w:rPr>
        <w:t xml:space="preserve"> yang </w:t>
      </w:r>
      <w:proofErr w:type="spellStart"/>
      <w:r w:rsidRPr="00CF16A5">
        <w:rPr>
          <w:rFonts w:cs="Times New Roman"/>
          <w:szCs w:val="24"/>
        </w:rPr>
        <w:t>diajukan</w:t>
      </w:r>
      <w:proofErr w:type="spellEnd"/>
      <w:r w:rsidRPr="00CF16A5">
        <w:rPr>
          <w:rFonts w:cs="Times New Roman"/>
          <w:szCs w:val="24"/>
        </w:rPr>
        <w:t xml:space="preserve"> </w:t>
      </w:r>
      <w:proofErr w:type="spellStart"/>
      <w:r w:rsidRPr="00CF16A5">
        <w:rPr>
          <w:rFonts w:cs="Times New Roman"/>
          <w:szCs w:val="24"/>
        </w:rPr>
        <w:t>penulis</w:t>
      </w:r>
      <w:proofErr w:type="spellEnd"/>
      <w:r w:rsidRPr="00CF16A5">
        <w:rPr>
          <w:rFonts w:cs="Times New Roman"/>
          <w:szCs w:val="24"/>
        </w:rPr>
        <w:t xml:space="preserve"> </w:t>
      </w:r>
      <w:proofErr w:type="spellStart"/>
      <w:r w:rsidRPr="00CF16A5">
        <w:rPr>
          <w:rFonts w:cs="Times New Roman"/>
          <w:szCs w:val="24"/>
        </w:rPr>
        <w:t>adalah</w:t>
      </w:r>
      <w:proofErr w:type="spellEnd"/>
      <w:r w:rsidRPr="00CF16A5">
        <w:rPr>
          <w:rFonts w:cs="Times New Roman"/>
          <w:szCs w:val="24"/>
        </w:rPr>
        <w:t>:</w:t>
      </w:r>
    </w:p>
    <w:p w14:paraId="3EF44228" w14:textId="77777777" w:rsidR="00D36D50" w:rsidRPr="00CF16A5" w:rsidRDefault="00D36D50" w:rsidP="00D36D50">
      <w:pPr>
        <w:spacing w:after="0"/>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3</m:t>
            </m:r>
          </m:sub>
        </m:sSub>
      </m:oMath>
      <w:r w:rsidRPr="00CF16A5">
        <w:rPr>
          <w:rFonts w:eastAsiaTheme="minorEastAsia" w:cs="Times New Roman"/>
          <w:i/>
          <w:szCs w:val="24"/>
        </w:rPr>
        <w:t xml:space="preserve">: pengetahuan keuangan memiliki dampak positif terhadap inklusi </w:t>
      </w:r>
      <w:proofErr w:type="spellStart"/>
      <w:r w:rsidRPr="00CF16A5">
        <w:rPr>
          <w:rFonts w:eastAsiaTheme="minorEastAsia" w:cs="Times New Roman"/>
          <w:i/>
          <w:szCs w:val="24"/>
        </w:rPr>
        <w:t>keuangan</w:t>
      </w:r>
      <w:proofErr w:type="spellEnd"/>
      <w:r w:rsidRPr="00CF16A5">
        <w:rPr>
          <w:rFonts w:eastAsiaTheme="minorEastAsia" w:cs="Times New Roman"/>
          <w:i/>
          <w:szCs w:val="24"/>
        </w:rPr>
        <w:t xml:space="preserve"> di </w:t>
      </w:r>
      <w:proofErr w:type="spellStart"/>
      <w:r w:rsidRPr="00CF16A5">
        <w:rPr>
          <w:rFonts w:eastAsiaTheme="minorEastAsia" w:cs="Times New Roman"/>
          <w:i/>
          <w:szCs w:val="24"/>
        </w:rPr>
        <w:t>Jabodetabek</w:t>
      </w:r>
      <w:proofErr w:type="spellEnd"/>
    </w:p>
    <w:p w14:paraId="3B9ACA81"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proofErr w:type="spellStart"/>
      <w:r w:rsidRPr="00CF16A5">
        <w:rPr>
          <w:rFonts w:ascii="Times New Roman" w:hAnsi="Times New Roman" w:cs="Times New Roman"/>
          <w:b/>
          <w:bCs/>
          <w:color w:val="auto"/>
        </w:rPr>
        <w:t>Dampak</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Perilaku</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Keuangan</w:t>
      </w:r>
      <w:proofErr w:type="spellEnd"/>
      <w:r w:rsidRPr="00CF16A5">
        <w:rPr>
          <w:rFonts w:ascii="Times New Roman" w:hAnsi="Times New Roman" w:cs="Times New Roman"/>
          <w:b/>
          <w:bCs/>
          <w:color w:val="auto"/>
        </w:rPr>
        <w:t xml:space="preserve"> (FB) </w:t>
      </w:r>
      <w:proofErr w:type="spellStart"/>
      <w:r>
        <w:rPr>
          <w:rFonts w:ascii="Times New Roman" w:hAnsi="Times New Roman" w:cs="Times New Roman"/>
          <w:b/>
          <w:bCs/>
          <w:color w:val="auto"/>
        </w:rPr>
        <w:t>T</w:t>
      </w:r>
      <w:r w:rsidRPr="00CF16A5">
        <w:rPr>
          <w:rFonts w:ascii="Times New Roman" w:hAnsi="Times New Roman" w:cs="Times New Roman"/>
          <w:b/>
          <w:bCs/>
          <w:color w:val="auto"/>
        </w:rPr>
        <w:t>erhadap</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Inklusi</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Keuangan</w:t>
      </w:r>
      <w:proofErr w:type="spellEnd"/>
      <w:r w:rsidRPr="00CF16A5">
        <w:rPr>
          <w:rFonts w:ascii="Times New Roman" w:hAnsi="Times New Roman" w:cs="Times New Roman"/>
          <w:b/>
          <w:bCs/>
          <w:color w:val="auto"/>
        </w:rPr>
        <w:t xml:space="preserve"> (FI) di </w:t>
      </w:r>
      <w:proofErr w:type="spellStart"/>
      <w:r w:rsidRPr="00CF16A5">
        <w:rPr>
          <w:rFonts w:ascii="Times New Roman" w:hAnsi="Times New Roman" w:cs="Times New Roman"/>
          <w:b/>
          <w:bCs/>
          <w:color w:val="auto"/>
        </w:rPr>
        <w:t>Jabodetabek</w:t>
      </w:r>
      <w:proofErr w:type="spellEnd"/>
    </w:p>
    <w:p w14:paraId="3C5785C3" w14:textId="77777777" w:rsidR="00D36D50" w:rsidRPr="00CF16A5" w:rsidRDefault="00D36D50" w:rsidP="00D36D50">
      <w:pPr>
        <w:ind w:left="567" w:firstLine="567"/>
        <w:rPr>
          <w:rFonts w:cs="Times New Roman"/>
          <w:szCs w:val="24"/>
        </w:rPr>
      </w:pPr>
      <w:r w:rsidRPr="00CF16A5">
        <w:rPr>
          <w:rFonts w:cs="Times New Roman"/>
          <w:szCs w:val="24"/>
        </w:rPr>
        <w:fldChar w:fldCharType="begin" w:fldLock="1"/>
      </w:r>
      <w:r>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Hutabarat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melakukan</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pada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Jabodetabek</w:t>
      </w:r>
      <w:proofErr w:type="spellEnd"/>
      <w:r w:rsidRPr="00CF16A5">
        <w:rPr>
          <w:rFonts w:cs="Times New Roman"/>
          <w:szCs w:val="24"/>
        </w:rPr>
        <w:t xml:space="preserve"> </w:t>
      </w:r>
      <w:proofErr w:type="spellStart"/>
      <w:r w:rsidRPr="00CF16A5">
        <w:rPr>
          <w:rFonts w:cs="Times New Roman"/>
          <w:szCs w:val="24"/>
        </w:rPr>
        <w:t>memberikan</w:t>
      </w:r>
      <w:proofErr w:type="spellEnd"/>
      <w:r w:rsidRPr="00CF16A5">
        <w:rPr>
          <w:rFonts w:cs="Times New Roman"/>
          <w:szCs w:val="24"/>
        </w:rPr>
        <w:t xml:space="preserve"> </w:t>
      </w:r>
      <w:proofErr w:type="spellStart"/>
      <w:r w:rsidRPr="00CF16A5">
        <w:rPr>
          <w:rFonts w:cs="Times New Roman"/>
          <w:szCs w:val="24"/>
        </w:rPr>
        <w:t>hasil</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berpengaruh</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dan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parsial</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tiga</w:t>
      </w:r>
      <w:proofErr w:type="spellEnd"/>
      <w:r w:rsidRPr="00CF16A5">
        <w:rPr>
          <w:rFonts w:cs="Times New Roman"/>
          <w:szCs w:val="24"/>
        </w:rPr>
        <w:t xml:space="preserve"> </w:t>
      </w:r>
      <w:proofErr w:type="spellStart"/>
      <w:r w:rsidRPr="00CF16A5">
        <w:rPr>
          <w:rFonts w:cs="Times New Roman"/>
          <w:szCs w:val="24"/>
        </w:rPr>
        <w:t>komponen</w:t>
      </w:r>
      <w:proofErr w:type="spellEnd"/>
      <w:r w:rsidRPr="00CF16A5">
        <w:rPr>
          <w:rFonts w:cs="Times New Roman"/>
          <w:szCs w:val="24"/>
        </w:rPr>
        <w:t xml:space="preserve">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Salah </w:t>
      </w:r>
      <w:proofErr w:type="spellStart"/>
      <w:r w:rsidRPr="00CF16A5">
        <w:rPr>
          <w:rFonts w:cs="Times New Roman"/>
          <w:szCs w:val="24"/>
        </w:rPr>
        <w:t>satu</w:t>
      </w:r>
      <w:proofErr w:type="spellEnd"/>
      <w:r w:rsidRPr="00CF16A5">
        <w:rPr>
          <w:rFonts w:cs="Times New Roman"/>
          <w:szCs w:val="24"/>
        </w:rPr>
        <w:t xml:space="preserve"> </w:t>
      </w:r>
      <w:proofErr w:type="spellStart"/>
      <w:r w:rsidRPr="00CF16A5">
        <w:rPr>
          <w:rFonts w:cs="Times New Roman"/>
          <w:szCs w:val="24"/>
        </w:rPr>
        <w:t>komponen</w:t>
      </w:r>
      <w:proofErr w:type="spellEnd"/>
      <w:r w:rsidRPr="00CF16A5">
        <w:rPr>
          <w:rFonts w:cs="Times New Roman"/>
          <w:szCs w:val="24"/>
        </w:rPr>
        <w:t xml:space="preserve"> ini,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w:t>
      </w:r>
    </w:p>
    <w:p w14:paraId="04B36DF3" w14:textId="77777777" w:rsidR="00D36D50" w:rsidRPr="00CF16A5" w:rsidRDefault="00D36D50" w:rsidP="00D36D50">
      <w:pPr>
        <w:ind w:left="567" w:firstLine="567"/>
        <w:rPr>
          <w:rFonts w:cs="Times New Roman"/>
          <w:szCs w:val="24"/>
        </w:rPr>
      </w:pPr>
      <w:proofErr w:type="spellStart"/>
      <w:r w:rsidRPr="00CF16A5">
        <w:rPr>
          <w:rFonts w:cs="Times New Roman"/>
          <w:szCs w:val="24"/>
        </w:rPr>
        <w:t>Penelitian</w:t>
      </w:r>
      <w:proofErr w:type="spellEnd"/>
      <w:r w:rsidRPr="00CF16A5">
        <w:rPr>
          <w:rFonts w:cs="Times New Roman"/>
          <w:szCs w:val="24"/>
        </w:rPr>
        <w:t xml:space="preserve"> yang </w:t>
      </w:r>
      <w:proofErr w:type="spellStart"/>
      <w:r w:rsidRPr="00CF16A5">
        <w:rPr>
          <w:rFonts w:cs="Times New Roman"/>
          <w:szCs w:val="24"/>
        </w:rPr>
        <w:t>dilakukan</w:t>
      </w:r>
      <w:proofErr w:type="spellEnd"/>
      <w:r w:rsidRPr="00CF16A5">
        <w:rPr>
          <w:rFonts w:cs="Times New Roman"/>
          <w:szCs w:val="24"/>
        </w:rPr>
        <w:t xml:space="preserve"> oleh </w:t>
      </w:r>
      <w:r w:rsidRPr="00CF16A5">
        <w:rPr>
          <w:rFonts w:cs="Times New Roman"/>
          <w:szCs w:val="24"/>
        </w:rPr>
        <w:fldChar w:fldCharType="begin" w:fldLock="1"/>
      </w:r>
      <w:r>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Babych et al.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menemukan</w:t>
      </w:r>
      <w:proofErr w:type="spellEnd"/>
      <w:r w:rsidRPr="00CF16A5">
        <w:rPr>
          <w:rFonts w:cs="Times New Roman"/>
          <w:szCs w:val="24"/>
        </w:rPr>
        <w:t xml:space="preserve"> </w:t>
      </w:r>
      <w:proofErr w:type="spellStart"/>
      <w:r w:rsidRPr="00CF16A5">
        <w:rPr>
          <w:rFonts w:cs="Times New Roman"/>
          <w:szCs w:val="24"/>
        </w:rPr>
        <w:t>bahwa</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belum</w:t>
      </w:r>
      <w:proofErr w:type="spellEnd"/>
      <w:r w:rsidRPr="00CF16A5">
        <w:rPr>
          <w:rFonts w:cs="Times New Roman"/>
          <w:szCs w:val="24"/>
        </w:rPr>
        <w:t xml:space="preserve"> </w:t>
      </w:r>
      <w:proofErr w:type="spellStart"/>
      <w:r w:rsidRPr="00CF16A5">
        <w:rPr>
          <w:rFonts w:cs="Times New Roman"/>
          <w:szCs w:val="24"/>
        </w:rPr>
        <w:t>tentu</w:t>
      </w:r>
      <w:proofErr w:type="spellEnd"/>
      <w:r w:rsidRPr="00CF16A5">
        <w:rPr>
          <w:rFonts w:cs="Times New Roman"/>
          <w:szCs w:val="24"/>
        </w:rPr>
        <w:t xml:space="preserve"> </w:t>
      </w:r>
      <w:proofErr w:type="spellStart"/>
      <w:r w:rsidRPr="00CF16A5">
        <w:rPr>
          <w:rFonts w:cs="Times New Roman"/>
          <w:szCs w:val="24"/>
        </w:rPr>
        <w:t>mempengaruhi</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tetapi</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keuagan</w:t>
      </w:r>
      <w:proofErr w:type="spellEnd"/>
      <w:r w:rsidRPr="00CF16A5">
        <w:rPr>
          <w:rFonts w:cs="Times New Roman"/>
          <w:szCs w:val="24"/>
        </w:rPr>
        <w:t xml:space="preserve"> </w:t>
      </w:r>
      <w:proofErr w:type="spellStart"/>
      <w:r w:rsidRPr="00CF16A5">
        <w:rPr>
          <w:rFonts w:cs="Times New Roman"/>
          <w:szCs w:val="24"/>
        </w:rPr>
        <w:t>mempengaruhi</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Hal ini </w:t>
      </w:r>
      <w:proofErr w:type="spellStart"/>
      <w:r w:rsidRPr="00CF16A5">
        <w:rPr>
          <w:rFonts w:cs="Times New Roman"/>
          <w:szCs w:val="24"/>
        </w:rPr>
        <w:t>dikarenakan</w:t>
      </w:r>
      <w:proofErr w:type="spellEnd"/>
      <w:r w:rsidRPr="00CF16A5">
        <w:rPr>
          <w:rFonts w:cs="Times New Roman"/>
          <w:szCs w:val="24"/>
        </w:rPr>
        <w:t xml:space="preserve"> </w:t>
      </w:r>
      <w:proofErr w:type="spellStart"/>
      <w:r w:rsidRPr="00CF16A5">
        <w:rPr>
          <w:rFonts w:cs="Times New Roman"/>
          <w:szCs w:val="24"/>
        </w:rPr>
        <w:t>setiap</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dan </w:t>
      </w:r>
      <w:proofErr w:type="spellStart"/>
      <w:r w:rsidRPr="00CF16A5">
        <w:rPr>
          <w:rFonts w:cs="Times New Roman"/>
          <w:szCs w:val="24"/>
        </w:rPr>
        <w:t>sikap</w:t>
      </w:r>
      <w:proofErr w:type="spellEnd"/>
      <w:r w:rsidRPr="00CF16A5">
        <w:rPr>
          <w:rFonts w:cs="Times New Roman"/>
          <w:szCs w:val="24"/>
        </w:rPr>
        <w:t xml:space="preserve"> yang </w:t>
      </w:r>
      <w:proofErr w:type="spellStart"/>
      <w:r w:rsidRPr="00CF16A5">
        <w:rPr>
          <w:rFonts w:cs="Times New Roman"/>
          <w:szCs w:val="24"/>
        </w:rPr>
        <w:t>berbeda</w:t>
      </w:r>
      <w:proofErr w:type="spellEnd"/>
      <w:r w:rsidRPr="00CF16A5">
        <w:rPr>
          <w:rFonts w:cs="Times New Roman"/>
          <w:szCs w:val="24"/>
        </w:rPr>
        <w:t xml:space="preserve"> </w:t>
      </w:r>
      <w:proofErr w:type="spellStart"/>
      <w:r w:rsidRPr="00CF16A5">
        <w:rPr>
          <w:rFonts w:cs="Times New Roman"/>
          <w:szCs w:val="24"/>
        </w:rPr>
        <w:t>satu</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yang </w:t>
      </w:r>
      <w:proofErr w:type="spellStart"/>
      <w:r w:rsidRPr="00CF16A5">
        <w:rPr>
          <w:rFonts w:cs="Times New Roman"/>
          <w:szCs w:val="24"/>
        </w:rPr>
        <w:t>lainnya</w:t>
      </w:r>
      <w:proofErr w:type="spellEnd"/>
      <w:r w:rsidRPr="00CF16A5">
        <w:rPr>
          <w:rFonts w:cs="Times New Roman"/>
          <w:szCs w:val="24"/>
        </w:rPr>
        <w:t>.</w:t>
      </w:r>
    </w:p>
    <w:p w14:paraId="728DAA2A" w14:textId="77777777" w:rsidR="00D36D50" w:rsidRPr="00CF16A5" w:rsidRDefault="00D36D50" w:rsidP="00D36D50">
      <w:pPr>
        <w:ind w:left="567" w:firstLine="567"/>
        <w:rPr>
          <w:rFonts w:cs="Times New Roman"/>
          <w:szCs w:val="24"/>
        </w:rPr>
      </w:pPr>
      <w:proofErr w:type="spellStart"/>
      <w:r w:rsidRPr="00CF16A5">
        <w:rPr>
          <w:rFonts w:cs="Times New Roman"/>
          <w:szCs w:val="24"/>
        </w:rPr>
        <w:t>Berdasarkan</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terdahulu</w:t>
      </w:r>
      <w:proofErr w:type="spellEnd"/>
      <w:r w:rsidRPr="00CF16A5">
        <w:rPr>
          <w:rFonts w:cs="Times New Roman"/>
          <w:szCs w:val="24"/>
        </w:rPr>
        <w:t xml:space="preserve"> dan </w:t>
      </w:r>
      <w:proofErr w:type="spellStart"/>
      <w:r w:rsidRPr="00CF16A5">
        <w:rPr>
          <w:rFonts w:cs="Times New Roman"/>
          <w:szCs w:val="24"/>
        </w:rPr>
        <w:t>asumsi</w:t>
      </w:r>
      <w:proofErr w:type="spellEnd"/>
      <w:r w:rsidRPr="00CF16A5">
        <w:rPr>
          <w:rFonts w:cs="Times New Roman"/>
          <w:szCs w:val="24"/>
        </w:rPr>
        <w:t xml:space="preserve"> yang </w:t>
      </w:r>
      <w:proofErr w:type="spellStart"/>
      <w:r w:rsidRPr="00CF16A5">
        <w:rPr>
          <w:rFonts w:cs="Times New Roman"/>
          <w:szCs w:val="24"/>
        </w:rPr>
        <w:t>penulis</w:t>
      </w:r>
      <w:proofErr w:type="spellEnd"/>
      <w:r w:rsidRPr="00CF16A5">
        <w:rPr>
          <w:rFonts w:cs="Times New Roman"/>
          <w:szCs w:val="24"/>
        </w:rPr>
        <w:t xml:space="preserve"> </w:t>
      </w:r>
      <w:proofErr w:type="spellStart"/>
      <w:r w:rsidRPr="00CF16A5">
        <w:rPr>
          <w:rFonts w:cs="Times New Roman"/>
          <w:szCs w:val="24"/>
        </w:rPr>
        <w:t>jelaskan</w:t>
      </w:r>
      <w:proofErr w:type="spellEnd"/>
      <w:r w:rsidRPr="00CF16A5">
        <w:rPr>
          <w:rFonts w:cs="Times New Roman"/>
          <w:szCs w:val="24"/>
        </w:rPr>
        <w:t xml:space="preserve"> di </w:t>
      </w:r>
      <w:proofErr w:type="spellStart"/>
      <w:r w:rsidRPr="00CF16A5">
        <w:rPr>
          <w:rFonts w:cs="Times New Roman"/>
          <w:szCs w:val="24"/>
        </w:rPr>
        <w:t>atas</w:t>
      </w:r>
      <w:proofErr w:type="spellEnd"/>
      <w:r w:rsidRPr="00CF16A5">
        <w:rPr>
          <w:rFonts w:cs="Times New Roman"/>
          <w:szCs w:val="24"/>
        </w:rPr>
        <w:t xml:space="preserve">,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hipotesis</w:t>
      </w:r>
      <w:proofErr w:type="spellEnd"/>
      <w:r w:rsidRPr="00CF16A5">
        <w:rPr>
          <w:rFonts w:cs="Times New Roman"/>
          <w:szCs w:val="24"/>
        </w:rPr>
        <w:t xml:space="preserve"> yang </w:t>
      </w:r>
      <w:proofErr w:type="spellStart"/>
      <w:r w:rsidRPr="00CF16A5">
        <w:rPr>
          <w:rFonts w:cs="Times New Roman"/>
          <w:szCs w:val="24"/>
        </w:rPr>
        <w:t>diajukan</w:t>
      </w:r>
      <w:proofErr w:type="spellEnd"/>
      <w:r w:rsidRPr="00CF16A5">
        <w:rPr>
          <w:rFonts w:cs="Times New Roman"/>
          <w:szCs w:val="24"/>
        </w:rPr>
        <w:t xml:space="preserve"> </w:t>
      </w:r>
      <w:proofErr w:type="spellStart"/>
      <w:r w:rsidRPr="00CF16A5">
        <w:rPr>
          <w:rFonts w:cs="Times New Roman"/>
          <w:szCs w:val="24"/>
        </w:rPr>
        <w:t>penulis</w:t>
      </w:r>
      <w:proofErr w:type="spellEnd"/>
      <w:r w:rsidRPr="00CF16A5">
        <w:rPr>
          <w:rFonts w:cs="Times New Roman"/>
          <w:szCs w:val="24"/>
        </w:rPr>
        <w:t xml:space="preserve"> </w:t>
      </w:r>
      <w:proofErr w:type="spellStart"/>
      <w:r w:rsidRPr="00CF16A5">
        <w:rPr>
          <w:rFonts w:cs="Times New Roman"/>
          <w:szCs w:val="24"/>
        </w:rPr>
        <w:t>adalah</w:t>
      </w:r>
      <w:proofErr w:type="spellEnd"/>
      <w:r w:rsidRPr="00CF16A5">
        <w:rPr>
          <w:rFonts w:cs="Times New Roman"/>
          <w:szCs w:val="24"/>
        </w:rPr>
        <w:t>:</w:t>
      </w:r>
    </w:p>
    <w:p w14:paraId="3FC5F183" w14:textId="77777777" w:rsidR="00D36D50" w:rsidRPr="00CF16A5" w:rsidRDefault="00D36D50" w:rsidP="00D36D50">
      <w:pPr>
        <w:spacing w:after="0"/>
        <w:ind w:left="567"/>
        <w:rPr>
          <w:rFonts w:cs="Times New Roman"/>
          <w:i/>
          <w:szCs w:val="24"/>
          <w:highlight w:val="yellow"/>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4</m:t>
            </m:r>
          </m:sub>
        </m:sSub>
      </m:oMath>
      <w:r w:rsidRPr="00CF16A5">
        <w:rPr>
          <w:rFonts w:eastAsiaTheme="minorEastAsia" w:cs="Times New Roman"/>
          <w:i/>
          <w:szCs w:val="24"/>
        </w:rPr>
        <w:t>: perilaku keuangan memiliki dampak positif terhadap inklusi keuangan di Jabodetabek</w:t>
      </w:r>
    </w:p>
    <w:p w14:paraId="27CF09EE" w14:textId="77777777" w:rsidR="00D36D50" w:rsidRPr="00CF16A5" w:rsidRDefault="00D36D50" w:rsidP="00D36D50">
      <w:pPr>
        <w:pStyle w:val="Heading3"/>
        <w:numPr>
          <w:ilvl w:val="2"/>
          <w:numId w:val="6"/>
        </w:numPr>
        <w:spacing w:before="0" w:line="360" w:lineRule="auto"/>
        <w:ind w:left="1134" w:hanging="567"/>
        <w:contextualSpacing/>
        <w:jc w:val="both"/>
        <w:rPr>
          <w:rFonts w:ascii="Times New Roman" w:hAnsi="Times New Roman" w:cs="Times New Roman"/>
          <w:b/>
          <w:bCs/>
          <w:color w:val="auto"/>
        </w:rPr>
      </w:pPr>
      <w:proofErr w:type="spellStart"/>
      <w:r w:rsidRPr="00CF16A5">
        <w:rPr>
          <w:rFonts w:ascii="Times New Roman" w:hAnsi="Times New Roman" w:cs="Times New Roman"/>
          <w:b/>
          <w:bCs/>
          <w:color w:val="auto"/>
        </w:rPr>
        <w:t>Dampak</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Sikap</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Keuangan</w:t>
      </w:r>
      <w:proofErr w:type="spellEnd"/>
      <w:r w:rsidRPr="00CF16A5">
        <w:rPr>
          <w:rFonts w:ascii="Times New Roman" w:hAnsi="Times New Roman" w:cs="Times New Roman"/>
          <w:b/>
          <w:bCs/>
          <w:color w:val="auto"/>
        </w:rPr>
        <w:t xml:space="preserve"> (FA) </w:t>
      </w:r>
      <w:proofErr w:type="spellStart"/>
      <w:r>
        <w:rPr>
          <w:rFonts w:ascii="Times New Roman" w:hAnsi="Times New Roman" w:cs="Times New Roman"/>
          <w:b/>
          <w:bCs/>
          <w:color w:val="auto"/>
        </w:rPr>
        <w:t>T</w:t>
      </w:r>
      <w:r w:rsidRPr="00CF16A5">
        <w:rPr>
          <w:rFonts w:ascii="Times New Roman" w:hAnsi="Times New Roman" w:cs="Times New Roman"/>
          <w:b/>
          <w:bCs/>
          <w:color w:val="auto"/>
        </w:rPr>
        <w:t>erhadap</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Inklusi</w:t>
      </w:r>
      <w:proofErr w:type="spellEnd"/>
      <w:r w:rsidRPr="00CF16A5">
        <w:rPr>
          <w:rFonts w:ascii="Times New Roman" w:hAnsi="Times New Roman" w:cs="Times New Roman"/>
          <w:b/>
          <w:bCs/>
          <w:color w:val="auto"/>
        </w:rPr>
        <w:t xml:space="preserve"> </w:t>
      </w:r>
      <w:proofErr w:type="spellStart"/>
      <w:r w:rsidRPr="00CF16A5">
        <w:rPr>
          <w:rFonts w:ascii="Times New Roman" w:hAnsi="Times New Roman" w:cs="Times New Roman"/>
          <w:b/>
          <w:bCs/>
          <w:color w:val="auto"/>
        </w:rPr>
        <w:t>Keuangan</w:t>
      </w:r>
      <w:proofErr w:type="spellEnd"/>
      <w:r w:rsidRPr="00CF16A5">
        <w:rPr>
          <w:rFonts w:ascii="Times New Roman" w:hAnsi="Times New Roman" w:cs="Times New Roman"/>
          <w:b/>
          <w:bCs/>
          <w:color w:val="auto"/>
        </w:rPr>
        <w:t xml:space="preserve"> (FI) di </w:t>
      </w:r>
      <w:proofErr w:type="spellStart"/>
      <w:r w:rsidRPr="00CF16A5">
        <w:rPr>
          <w:rFonts w:ascii="Times New Roman" w:hAnsi="Times New Roman" w:cs="Times New Roman"/>
          <w:b/>
          <w:bCs/>
          <w:color w:val="auto"/>
        </w:rPr>
        <w:t>Jabodetabek</w:t>
      </w:r>
      <w:proofErr w:type="spellEnd"/>
    </w:p>
    <w:p w14:paraId="4CBCB30C" w14:textId="77777777" w:rsidR="00D36D50" w:rsidRPr="00CF16A5" w:rsidRDefault="00D36D50" w:rsidP="00D36D50">
      <w:pPr>
        <w:ind w:left="567" w:firstLine="567"/>
        <w:rPr>
          <w:rFonts w:cs="Times New Roman"/>
          <w:szCs w:val="24"/>
        </w:rPr>
      </w:pPr>
      <w:r w:rsidRPr="00CF16A5">
        <w:rPr>
          <w:rFonts w:cs="Times New Roman"/>
          <w:szCs w:val="24"/>
        </w:rPr>
        <w:fldChar w:fldCharType="begin" w:fldLock="1"/>
      </w:r>
      <w:r>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Hutabarat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melakukan</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pada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Jabodetabek</w:t>
      </w:r>
      <w:proofErr w:type="spellEnd"/>
      <w:r w:rsidRPr="00CF16A5">
        <w:rPr>
          <w:rFonts w:cs="Times New Roman"/>
          <w:szCs w:val="24"/>
        </w:rPr>
        <w:t xml:space="preserve"> </w:t>
      </w:r>
      <w:proofErr w:type="spellStart"/>
      <w:r w:rsidRPr="00CF16A5">
        <w:rPr>
          <w:rFonts w:cs="Times New Roman"/>
          <w:szCs w:val="24"/>
        </w:rPr>
        <w:t>memberikan</w:t>
      </w:r>
      <w:proofErr w:type="spellEnd"/>
      <w:r w:rsidRPr="00CF16A5">
        <w:rPr>
          <w:rFonts w:cs="Times New Roman"/>
          <w:szCs w:val="24"/>
        </w:rPr>
        <w:t xml:space="preserve"> </w:t>
      </w:r>
      <w:proofErr w:type="spellStart"/>
      <w:r w:rsidRPr="00CF16A5">
        <w:rPr>
          <w:rFonts w:cs="Times New Roman"/>
          <w:szCs w:val="24"/>
        </w:rPr>
        <w:t>hasil</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berpengaruh</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dan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parsial</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tiga</w:t>
      </w:r>
      <w:proofErr w:type="spellEnd"/>
      <w:r w:rsidRPr="00CF16A5">
        <w:rPr>
          <w:rFonts w:cs="Times New Roman"/>
          <w:szCs w:val="24"/>
        </w:rPr>
        <w:t xml:space="preserve"> </w:t>
      </w:r>
      <w:proofErr w:type="spellStart"/>
      <w:r w:rsidRPr="00CF16A5">
        <w:rPr>
          <w:rFonts w:cs="Times New Roman"/>
          <w:szCs w:val="24"/>
        </w:rPr>
        <w:t>komponen</w:t>
      </w:r>
      <w:proofErr w:type="spellEnd"/>
      <w:r w:rsidRPr="00CF16A5">
        <w:rPr>
          <w:rFonts w:cs="Times New Roman"/>
          <w:szCs w:val="24"/>
        </w:rPr>
        <w:t xml:space="preserve">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Salah </w:t>
      </w:r>
      <w:proofErr w:type="spellStart"/>
      <w:r w:rsidRPr="00CF16A5">
        <w:rPr>
          <w:rFonts w:cs="Times New Roman"/>
          <w:szCs w:val="24"/>
        </w:rPr>
        <w:t>satu</w:t>
      </w:r>
      <w:proofErr w:type="spellEnd"/>
      <w:r w:rsidRPr="00CF16A5">
        <w:rPr>
          <w:rFonts w:cs="Times New Roman"/>
          <w:szCs w:val="24"/>
        </w:rPr>
        <w:t xml:space="preserve"> </w:t>
      </w:r>
      <w:proofErr w:type="spellStart"/>
      <w:r w:rsidRPr="00CF16A5">
        <w:rPr>
          <w:rFonts w:cs="Times New Roman"/>
          <w:szCs w:val="24"/>
        </w:rPr>
        <w:t>komponen</w:t>
      </w:r>
      <w:proofErr w:type="spellEnd"/>
      <w:r w:rsidRPr="00CF16A5">
        <w:rPr>
          <w:rFonts w:cs="Times New Roman"/>
          <w:szCs w:val="24"/>
        </w:rPr>
        <w:t xml:space="preserve"> ini, </w:t>
      </w:r>
      <w:proofErr w:type="spellStart"/>
      <w:r w:rsidRPr="00CF16A5">
        <w:rPr>
          <w:rFonts w:cs="Times New Roman"/>
          <w:szCs w:val="24"/>
        </w:rPr>
        <w:t>yaitu</w:t>
      </w:r>
      <w:proofErr w:type="spellEnd"/>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w:t>
      </w:r>
    </w:p>
    <w:p w14:paraId="7E2DA70D" w14:textId="77777777" w:rsidR="00D36D50" w:rsidRPr="00CF16A5" w:rsidRDefault="00D36D50" w:rsidP="00D36D50">
      <w:pPr>
        <w:ind w:left="567" w:firstLine="567"/>
        <w:rPr>
          <w:rFonts w:cs="Times New Roman"/>
          <w:szCs w:val="24"/>
        </w:rPr>
      </w:pPr>
      <w:r w:rsidRPr="00CF16A5">
        <w:rPr>
          <w:rFonts w:cs="Times New Roman"/>
          <w:szCs w:val="24"/>
        </w:rPr>
        <w:fldChar w:fldCharType="begin" w:fldLock="1"/>
      </w:r>
      <w:r>
        <w:rPr>
          <w:rFonts w:cs="Times New Roman"/>
          <w:szCs w:val="24"/>
        </w:rPr>
        <w:instrText>ADDIN CSL_CITATION {"citationItems":[{"id":"ITEM-1","itemData":{"DOI":"10.1007/978-1-349-67278-3_116","ISBN":"8133593557","author":[{"dropping-particle":"","family":"Babych","given":"Yaroslava","non-dropping-particle":"","parse-names":false,"suffix":""},{"dropping-particle":"","family":"Grigolia","given":"Maya","non-dropping-particle":"","parse-names":false,"suffix":""},{"dropping-particle":"","family":"Keshelava","given":"Davit","non-dropping-particle":"","parse-names":false,"suffix":""}],"id":"ITEM-1","issue":"849","issued":{"date-parts":[["2018"]]},"number-of-pages":"75-75","title":"Financial Inclusion, Financial Literacy, and Financial Education in Georgia","type":"book"},"uris":["http://www.mendeley.com/documents/?uuid=b6dc8637-f272-4e83-926c-57f33330a7d7"]}],"mendeley":{"formattedCitation":"(Babych et al., 2018)","manualFormatting":"Babych et al. (2018)","plainTextFormattedCitation":"(Babych et al., 2018)","previouslyFormattedCitation":"(Babych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Babych et al. (2018)</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melakukan</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dan </w:t>
      </w:r>
      <w:proofErr w:type="spellStart"/>
      <w:r w:rsidRPr="00CF16A5">
        <w:rPr>
          <w:rFonts w:cs="Times New Roman"/>
          <w:szCs w:val="24"/>
        </w:rPr>
        <w:t>menemukan</w:t>
      </w:r>
      <w:proofErr w:type="spellEnd"/>
      <w:r w:rsidRPr="00CF16A5">
        <w:rPr>
          <w:rFonts w:cs="Times New Roman"/>
          <w:szCs w:val="24"/>
        </w:rPr>
        <w:t xml:space="preserve"> </w:t>
      </w:r>
      <w:proofErr w:type="spellStart"/>
      <w:r w:rsidRPr="00CF16A5">
        <w:rPr>
          <w:rFonts w:cs="Times New Roman"/>
          <w:szCs w:val="24"/>
        </w:rPr>
        <w:t>bahwa</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belum</w:t>
      </w:r>
      <w:proofErr w:type="spellEnd"/>
      <w:r w:rsidRPr="00CF16A5">
        <w:rPr>
          <w:rFonts w:cs="Times New Roman"/>
          <w:szCs w:val="24"/>
        </w:rPr>
        <w:t xml:space="preserve"> </w:t>
      </w:r>
      <w:proofErr w:type="spellStart"/>
      <w:r w:rsidRPr="00CF16A5">
        <w:rPr>
          <w:rFonts w:cs="Times New Roman"/>
          <w:szCs w:val="24"/>
        </w:rPr>
        <w:t>tentu</w:t>
      </w:r>
      <w:proofErr w:type="spellEnd"/>
      <w:r w:rsidRPr="00CF16A5">
        <w:rPr>
          <w:rFonts w:cs="Times New Roman"/>
          <w:szCs w:val="24"/>
        </w:rPr>
        <w:t xml:space="preserve"> </w:t>
      </w:r>
      <w:proofErr w:type="spellStart"/>
      <w:r w:rsidRPr="00CF16A5">
        <w:rPr>
          <w:rFonts w:cs="Times New Roman"/>
          <w:szCs w:val="24"/>
        </w:rPr>
        <w:t>mempengaruhi</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tetapi</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keuagan</w:t>
      </w:r>
      <w:proofErr w:type="spellEnd"/>
      <w:r w:rsidRPr="00CF16A5">
        <w:rPr>
          <w:rFonts w:cs="Times New Roman"/>
          <w:szCs w:val="24"/>
        </w:rPr>
        <w:t xml:space="preserve"> </w:t>
      </w:r>
      <w:proofErr w:type="spellStart"/>
      <w:r w:rsidRPr="00CF16A5">
        <w:rPr>
          <w:rFonts w:cs="Times New Roman"/>
          <w:szCs w:val="24"/>
        </w:rPr>
        <w:t>mempengaruhi</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Hal ini </w:t>
      </w:r>
      <w:proofErr w:type="spellStart"/>
      <w:r w:rsidRPr="00CF16A5">
        <w:rPr>
          <w:rFonts w:cs="Times New Roman"/>
          <w:szCs w:val="24"/>
        </w:rPr>
        <w:t>dikarenakan</w:t>
      </w:r>
      <w:proofErr w:type="spellEnd"/>
      <w:r w:rsidRPr="00CF16A5">
        <w:rPr>
          <w:rFonts w:cs="Times New Roman"/>
          <w:szCs w:val="24"/>
        </w:rPr>
        <w:t xml:space="preserve"> </w:t>
      </w:r>
      <w:proofErr w:type="spellStart"/>
      <w:r w:rsidRPr="00CF16A5">
        <w:rPr>
          <w:rFonts w:cs="Times New Roman"/>
          <w:szCs w:val="24"/>
        </w:rPr>
        <w:t>setiap</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dan </w:t>
      </w:r>
      <w:proofErr w:type="spellStart"/>
      <w:r w:rsidRPr="00CF16A5">
        <w:rPr>
          <w:rFonts w:cs="Times New Roman"/>
          <w:szCs w:val="24"/>
        </w:rPr>
        <w:t>sikap</w:t>
      </w:r>
      <w:proofErr w:type="spellEnd"/>
      <w:r w:rsidRPr="00CF16A5">
        <w:rPr>
          <w:rFonts w:cs="Times New Roman"/>
          <w:szCs w:val="24"/>
        </w:rPr>
        <w:t xml:space="preserve"> yang </w:t>
      </w:r>
      <w:proofErr w:type="spellStart"/>
      <w:r w:rsidRPr="00CF16A5">
        <w:rPr>
          <w:rFonts w:cs="Times New Roman"/>
          <w:szCs w:val="24"/>
        </w:rPr>
        <w:t>berbeda</w:t>
      </w:r>
      <w:proofErr w:type="spellEnd"/>
      <w:r w:rsidRPr="00CF16A5">
        <w:rPr>
          <w:rFonts w:cs="Times New Roman"/>
          <w:szCs w:val="24"/>
        </w:rPr>
        <w:t xml:space="preserve"> </w:t>
      </w:r>
      <w:proofErr w:type="spellStart"/>
      <w:r w:rsidRPr="00CF16A5">
        <w:rPr>
          <w:rFonts w:cs="Times New Roman"/>
          <w:szCs w:val="24"/>
        </w:rPr>
        <w:t>satu</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yang </w:t>
      </w:r>
      <w:proofErr w:type="spellStart"/>
      <w:r w:rsidRPr="00CF16A5">
        <w:rPr>
          <w:rFonts w:cs="Times New Roman"/>
          <w:szCs w:val="24"/>
        </w:rPr>
        <w:t>lainnya</w:t>
      </w:r>
      <w:proofErr w:type="spellEnd"/>
      <w:r w:rsidRPr="00CF16A5">
        <w:rPr>
          <w:rFonts w:cs="Times New Roman"/>
          <w:szCs w:val="24"/>
        </w:rPr>
        <w:t>.</w:t>
      </w:r>
    </w:p>
    <w:p w14:paraId="386E99CE" w14:textId="77777777" w:rsidR="00D36D50" w:rsidRPr="00CF16A5" w:rsidRDefault="00D36D50" w:rsidP="00D36D50">
      <w:pPr>
        <w:ind w:left="567" w:firstLine="567"/>
        <w:rPr>
          <w:rFonts w:cs="Times New Roman"/>
          <w:szCs w:val="24"/>
        </w:rPr>
      </w:pPr>
      <w:r w:rsidRPr="00CF16A5">
        <w:rPr>
          <w:rFonts w:cs="Times New Roman"/>
          <w:szCs w:val="24"/>
        </w:rPr>
        <w:lastRenderedPageBreak/>
        <w:fldChar w:fldCharType="begin" w:fldLock="1"/>
      </w:r>
      <w:r w:rsidRPr="00CF16A5">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Pradiningtyas &amp; Lukiastuti (2019)</w:t>
      </w:r>
      <w:r w:rsidRPr="00CF16A5">
        <w:rPr>
          <w:rFonts w:cs="Times New Roman"/>
          <w:szCs w:val="24"/>
        </w:rPr>
        <w:fldChar w:fldCharType="end"/>
      </w:r>
      <w:r w:rsidRPr="00CF16A5">
        <w:rPr>
          <w:rFonts w:cs="Times New Roman"/>
          <w:szCs w:val="24"/>
        </w:rPr>
        <w:t xml:space="preserve"> </w:t>
      </w:r>
      <w:proofErr w:type="spellStart"/>
      <w:r w:rsidRPr="00CF16A5">
        <w:rPr>
          <w:rFonts w:cs="Times New Roman"/>
          <w:szCs w:val="24"/>
        </w:rPr>
        <w:t>melakukan</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tentang</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memberikan</w:t>
      </w:r>
      <w:proofErr w:type="spellEnd"/>
      <w:r w:rsidRPr="00CF16A5">
        <w:rPr>
          <w:rFonts w:cs="Times New Roman"/>
          <w:szCs w:val="24"/>
        </w:rPr>
        <w:t xml:space="preserve"> </w:t>
      </w:r>
      <w:proofErr w:type="spellStart"/>
      <w:r w:rsidRPr="00CF16A5">
        <w:rPr>
          <w:rFonts w:cs="Times New Roman"/>
          <w:szCs w:val="24"/>
        </w:rPr>
        <w:t>hasil</w:t>
      </w:r>
      <w:proofErr w:type="spellEnd"/>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berpengaruh</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berarti</w:t>
      </w:r>
      <w:proofErr w:type="spellEnd"/>
      <w:r w:rsidRPr="00CF16A5">
        <w:rPr>
          <w:rFonts w:cs="Times New Roman"/>
          <w:szCs w:val="24"/>
        </w:rPr>
        <w:t xml:space="preserve"> </w:t>
      </w:r>
      <w:proofErr w:type="spellStart"/>
      <w:r w:rsidRPr="00CF16A5">
        <w:rPr>
          <w:rFonts w:cs="Times New Roman"/>
          <w:szCs w:val="24"/>
        </w:rPr>
        <w:t>semakin</w:t>
      </w:r>
      <w:proofErr w:type="spellEnd"/>
      <w:r w:rsidRPr="00CF16A5">
        <w:rPr>
          <w:rFonts w:cs="Times New Roman"/>
          <w:szCs w:val="24"/>
        </w:rPr>
        <w:t xml:space="preserve"> </w:t>
      </w:r>
      <w:proofErr w:type="spellStart"/>
      <w:r w:rsidRPr="00CF16A5">
        <w:rPr>
          <w:rFonts w:cs="Times New Roman"/>
          <w:szCs w:val="24"/>
        </w:rPr>
        <w:t>baik</w:t>
      </w:r>
      <w:proofErr w:type="spellEnd"/>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yang </w:t>
      </w:r>
      <w:proofErr w:type="spellStart"/>
      <w:r w:rsidRPr="00CF16A5">
        <w:rPr>
          <w:rFonts w:cs="Times New Roman"/>
          <w:szCs w:val="24"/>
        </w:rPr>
        <w:t>dimiliki</w:t>
      </w:r>
      <w:proofErr w:type="spellEnd"/>
      <w:r w:rsidRPr="00CF16A5">
        <w:rPr>
          <w:rFonts w:cs="Times New Roman"/>
          <w:szCs w:val="24"/>
        </w:rPr>
        <w:t xml:space="preserve"> </w:t>
      </w:r>
      <w:proofErr w:type="spellStart"/>
      <w:r w:rsidRPr="00CF16A5">
        <w:rPr>
          <w:rFonts w:cs="Times New Roman"/>
          <w:szCs w:val="24"/>
        </w:rPr>
        <w:t>seseorang</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uang</w:t>
      </w:r>
      <w:proofErr w:type="spellEnd"/>
      <w:r w:rsidRPr="00CF16A5">
        <w:rPr>
          <w:rFonts w:cs="Times New Roman"/>
          <w:szCs w:val="24"/>
        </w:rPr>
        <w:t xml:space="preserve">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semakin</w:t>
      </w:r>
      <w:proofErr w:type="spellEnd"/>
      <w:r w:rsidRPr="00CF16A5">
        <w:rPr>
          <w:rFonts w:cs="Times New Roman"/>
          <w:szCs w:val="24"/>
        </w:rPr>
        <w:t xml:space="preserve"> </w:t>
      </w:r>
      <w:proofErr w:type="spellStart"/>
      <w:r w:rsidRPr="00CF16A5">
        <w:rPr>
          <w:rFonts w:cs="Times New Roman"/>
          <w:szCs w:val="24"/>
        </w:rPr>
        <w:t>baik</w:t>
      </w:r>
      <w:proofErr w:type="spellEnd"/>
      <w:r w:rsidRPr="00CF16A5">
        <w:rPr>
          <w:rFonts w:cs="Times New Roman"/>
          <w:szCs w:val="24"/>
        </w:rPr>
        <w:t xml:space="preserve"> pula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pribadinya</w:t>
      </w:r>
      <w:proofErr w:type="spellEnd"/>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dimiliki</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membantu</w:t>
      </w:r>
      <w:proofErr w:type="spellEnd"/>
      <w:r w:rsidRPr="00CF16A5">
        <w:rPr>
          <w:rFonts w:cs="Times New Roman"/>
          <w:szCs w:val="24"/>
        </w:rPr>
        <w:t xml:space="preserve"> orang-orang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menentukan</w:t>
      </w:r>
      <w:proofErr w:type="spellEnd"/>
      <w:r w:rsidRPr="00CF16A5">
        <w:rPr>
          <w:rFonts w:cs="Times New Roman"/>
          <w:szCs w:val="24"/>
        </w:rPr>
        <w:t xml:space="preserve"> </w:t>
      </w:r>
      <w:proofErr w:type="spellStart"/>
      <w:r w:rsidRPr="00CF16A5">
        <w:rPr>
          <w:rFonts w:cs="Times New Roman"/>
          <w:szCs w:val="24"/>
        </w:rPr>
        <w:t>tindakan</w:t>
      </w:r>
      <w:proofErr w:type="spellEnd"/>
      <w:r w:rsidRPr="00CF16A5">
        <w:rPr>
          <w:rFonts w:cs="Times New Roman"/>
          <w:szCs w:val="24"/>
        </w:rPr>
        <w:t xml:space="preserve"> dan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mereka</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hal</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baik</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hal</w:t>
      </w:r>
      <w:proofErr w:type="spellEnd"/>
      <w:r w:rsidRPr="00CF16A5">
        <w:rPr>
          <w:rFonts w:cs="Times New Roman"/>
          <w:szCs w:val="24"/>
        </w:rPr>
        <w:t xml:space="preserve">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penganggaran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pribadi</w:t>
      </w:r>
      <w:proofErr w:type="spellEnd"/>
      <w:r w:rsidRPr="00CF16A5">
        <w:rPr>
          <w:rFonts w:cs="Times New Roman"/>
          <w:szCs w:val="24"/>
        </w:rPr>
        <w:t xml:space="preserve"> </w:t>
      </w:r>
      <w:proofErr w:type="spellStart"/>
      <w:r w:rsidRPr="00CF16A5">
        <w:rPr>
          <w:rFonts w:cs="Times New Roman"/>
          <w:szCs w:val="24"/>
        </w:rPr>
        <w:t>ataupun</w:t>
      </w:r>
      <w:proofErr w:type="spellEnd"/>
      <w:r w:rsidRPr="00CF16A5">
        <w:rPr>
          <w:rFonts w:cs="Times New Roman"/>
          <w:szCs w:val="24"/>
        </w:rPr>
        <w:t xml:space="preserve"> </w:t>
      </w:r>
      <w:proofErr w:type="spellStart"/>
      <w:r w:rsidRPr="00CF16A5">
        <w:rPr>
          <w:rFonts w:cs="Times New Roman"/>
          <w:szCs w:val="24"/>
        </w:rPr>
        <w:t>keputusan</w:t>
      </w:r>
      <w:proofErr w:type="spellEnd"/>
      <w:r w:rsidRPr="00CF16A5">
        <w:rPr>
          <w:rFonts w:cs="Times New Roman"/>
          <w:szCs w:val="24"/>
        </w:rPr>
        <w:t xml:space="preserve"> </w:t>
      </w:r>
      <w:proofErr w:type="spellStart"/>
      <w:r w:rsidRPr="00CF16A5">
        <w:rPr>
          <w:rFonts w:cs="Times New Roman"/>
          <w:szCs w:val="24"/>
        </w:rPr>
        <w:t>individu</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penyimpanan</w:t>
      </w:r>
      <w:proofErr w:type="spellEnd"/>
      <w:r w:rsidRPr="00CF16A5">
        <w:rPr>
          <w:rFonts w:cs="Times New Roman"/>
          <w:szCs w:val="24"/>
        </w:rPr>
        <w:t xml:space="preserve"> </w:t>
      </w:r>
      <w:proofErr w:type="spellStart"/>
      <w:r w:rsidRPr="00CF16A5">
        <w:rPr>
          <w:rFonts w:cs="Times New Roman"/>
          <w:szCs w:val="24"/>
        </w:rPr>
        <w:t>jangka</w:t>
      </w:r>
      <w:proofErr w:type="spellEnd"/>
      <w:r w:rsidRPr="00CF16A5">
        <w:rPr>
          <w:rFonts w:cs="Times New Roman"/>
          <w:szCs w:val="24"/>
        </w:rPr>
        <w:t xml:space="preserve"> </w:t>
      </w:r>
      <w:proofErr w:type="spellStart"/>
      <w:r w:rsidRPr="00CF16A5">
        <w:rPr>
          <w:rFonts w:cs="Times New Roman"/>
          <w:szCs w:val="24"/>
        </w:rPr>
        <w:t>panjang</w:t>
      </w:r>
      <w:proofErr w:type="spellEnd"/>
      <w:r w:rsidRPr="00CF16A5">
        <w:rPr>
          <w:rFonts w:cs="Times New Roman"/>
          <w:szCs w:val="24"/>
        </w:rPr>
        <w:t xml:space="preserve">. Hal ini </w:t>
      </w:r>
      <w:proofErr w:type="spellStart"/>
      <w:r w:rsidRPr="00CF16A5">
        <w:rPr>
          <w:rFonts w:cs="Times New Roman"/>
          <w:szCs w:val="24"/>
        </w:rPr>
        <w:t>berarti</w:t>
      </w:r>
      <w:proofErr w:type="spellEnd"/>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berpengaruh</w:t>
      </w:r>
      <w:proofErr w:type="spellEnd"/>
      <w:r w:rsidRPr="00CF16A5">
        <w:rPr>
          <w:rFonts w:cs="Times New Roman"/>
          <w:szCs w:val="24"/>
        </w:rPr>
        <w:t xml:space="preserve"> pada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karena</w:t>
      </w:r>
      <w:proofErr w:type="spellEnd"/>
      <w:r w:rsidRPr="00CF16A5">
        <w:rPr>
          <w:rFonts w:cs="Times New Roman"/>
          <w:szCs w:val="24"/>
        </w:rPr>
        <w:t xml:space="preserve"> orang-orang </w:t>
      </w:r>
      <w:proofErr w:type="spellStart"/>
      <w:r w:rsidRPr="00CF16A5">
        <w:rPr>
          <w:rFonts w:cs="Times New Roman"/>
          <w:szCs w:val="24"/>
        </w:rPr>
        <w:t>tersebut</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akses</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layanan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w:t>
      </w:r>
    </w:p>
    <w:p w14:paraId="060F45E3" w14:textId="77777777" w:rsidR="00D36D50" w:rsidRPr="00CF16A5" w:rsidRDefault="00D36D50" w:rsidP="00D36D50">
      <w:pPr>
        <w:ind w:left="567" w:firstLine="567"/>
        <w:rPr>
          <w:rFonts w:cs="Times New Roman"/>
          <w:szCs w:val="24"/>
        </w:rPr>
      </w:pPr>
      <w:proofErr w:type="spellStart"/>
      <w:r w:rsidRPr="00CF16A5">
        <w:rPr>
          <w:rFonts w:cs="Times New Roman"/>
          <w:szCs w:val="24"/>
        </w:rPr>
        <w:t>Berdasarkan</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terdahulu</w:t>
      </w:r>
      <w:proofErr w:type="spellEnd"/>
      <w:r w:rsidRPr="00CF16A5">
        <w:rPr>
          <w:rFonts w:cs="Times New Roman"/>
          <w:szCs w:val="24"/>
        </w:rPr>
        <w:t xml:space="preserve"> dan </w:t>
      </w:r>
      <w:proofErr w:type="spellStart"/>
      <w:r w:rsidRPr="00CF16A5">
        <w:rPr>
          <w:rFonts w:cs="Times New Roman"/>
          <w:szCs w:val="24"/>
        </w:rPr>
        <w:t>asumsi</w:t>
      </w:r>
      <w:proofErr w:type="spellEnd"/>
      <w:r w:rsidRPr="00CF16A5">
        <w:rPr>
          <w:rFonts w:cs="Times New Roman"/>
          <w:szCs w:val="24"/>
        </w:rPr>
        <w:t xml:space="preserve"> yang </w:t>
      </w:r>
      <w:proofErr w:type="spellStart"/>
      <w:r w:rsidRPr="00CF16A5">
        <w:rPr>
          <w:rFonts w:cs="Times New Roman"/>
          <w:szCs w:val="24"/>
        </w:rPr>
        <w:t>penulis</w:t>
      </w:r>
      <w:proofErr w:type="spellEnd"/>
      <w:r w:rsidRPr="00CF16A5">
        <w:rPr>
          <w:rFonts w:cs="Times New Roman"/>
          <w:szCs w:val="24"/>
        </w:rPr>
        <w:t xml:space="preserve"> </w:t>
      </w:r>
      <w:proofErr w:type="spellStart"/>
      <w:r w:rsidRPr="00CF16A5">
        <w:rPr>
          <w:rFonts w:cs="Times New Roman"/>
          <w:szCs w:val="24"/>
        </w:rPr>
        <w:t>jelaskan</w:t>
      </w:r>
      <w:proofErr w:type="spellEnd"/>
      <w:r w:rsidRPr="00CF16A5">
        <w:rPr>
          <w:rFonts w:cs="Times New Roman"/>
          <w:szCs w:val="24"/>
        </w:rPr>
        <w:t xml:space="preserve"> di </w:t>
      </w:r>
      <w:proofErr w:type="spellStart"/>
      <w:r w:rsidRPr="00CF16A5">
        <w:rPr>
          <w:rFonts w:cs="Times New Roman"/>
          <w:szCs w:val="24"/>
        </w:rPr>
        <w:t>atas</w:t>
      </w:r>
      <w:proofErr w:type="spellEnd"/>
      <w:r w:rsidRPr="00CF16A5">
        <w:rPr>
          <w:rFonts w:cs="Times New Roman"/>
          <w:szCs w:val="24"/>
        </w:rPr>
        <w:t xml:space="preserve">, </w:t>
      </w:r>
      <w:proofErr w:type="spellStart"/>
      <w:r w:rsidRPr="00CF16A5">
        <w:rPr>
          <w:rFonts w:cs="Times New Roman"/>
          <w:szCs w:val="24"/>
        </w:rPr>
        <w:t>maka</w:t>
      </w:r>
      <w:proofErr w:type="spellEnd"/>
      <w:r w:rsidRPr="00CF16A5">
        <w:rPr>
          <w:rFonts w:cs="Times New Roman"/>
          <w:szCs w:val="24"/>
        </w:rPr>
        <w:t xml:space="preserve"> </w:t>
      </w:r>
      <w:proofErr w:type="spellStart"/>
      <w:r w:rsidRPr="00CF16A5">
        <w:rPr>
          <w:rFonts w:cs="Times New Roman"/>
          <w:szCs w:val="24"/>
        </w:rPr>
        <w:t>hipotesis</w:t>
      </w:r>
      <w:proofErr w:type="spellEnd"/>
      <w:r w:rsidRPr="00CF16A5">
        <w:rPr>
          <w:rFonts w:cs="Times New Roman"/>
          <w:szCs w:val="24"/>
        </w:rPr>
        <w:t xml:space="preserve"> yang </w:t>
      </w:r>
      <w:proofErr w:type="spellStart"/>
      <w:r w:rsidRPr="00CF16A5">
        <w:rPr>
          <w:rFonts w:cs="Times New Roman"/>
          <w:szCs w:val="24"/>
        </w:rPr>
        <w:t>diajukan</w:t>
      </w:r>
      <w:proofErr w:type="spellEnd"/>
      <w:r w:rsidRPr="00CF16A5">
        <w:rPr>
          <w:rFonts w:cs="Times New Roman"/>
          <w:szCs w:val="24"/>
        </w:rPr>
        <w:t xml:space="preserve"> </w:t>
      </w:r>
      <w:proofErr w:type="spellStart"/>
      <w:r w:rsidRPr="00CF16A5">
        <w:rPr>
          <w:rFonts w:cs="Times New Roman"/>
          <w:szCs w:val="24"/>
        </w:rPr>
        <w:t>penulis</w:t>
      </w:r>
      <w:proofErr w:type="spellEnd"/>
      <w:r w:rsidRPr="00CF16A5">
        <w:rPr>
          <w:rFonts w:cs="Times New Roman"/>
          <w:szCs w:val="24"/>
        </w:rPr>
        <w:t xml:space="preserve"> </w:t>
      </w:r>
      <w:proofErr w:type="spellStart"/>
      <w:r w:rsidRPr="00CF16A5">
        <w:rPr>
          <w:rFonts w:cs="Times New Roman"/>
          <w:szCs w:val="24"/>
        </w:rPr>
        <w:t>adalah</w:t>
      </w:r>
      <w:proofErr w:type="spellEnd"/>
      <w:r w:rsidRPr="00CF16A5">
        <w:rPr>
          <w:rFonts w:cs="Times New Roman"/>
          <w:szCs w:val="24"/>
        </w:rPr>
        <w:t>:</w:t>
      </w:r>
    </w:p>
    <w:p w14:paraId="12F8C4F9" w14:textId="77777777" w:rsidR="00D36D50" w:rsidRPr="00CF16A5" w:rsidRDefault="00D36D50" w:rsidP="00D36D50">
      <w:pPr>
        <w:spacing w:after="0"/>
        <w:ind w:left="567"/>
        <w:rPr>
          <w:rFonts w:eastAsiaTheme="minorEastAsia" w:cs="Times New Roman"/>
          <w:i/>
          <w:szCs w:val="24"/>
        </w:rPr>
      </w:pPr>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5</m:t>
            </m:r>
          </m:sub>
        </m:sSub>
      </m:oMath>
      <w:r w:rsidRPr="00CF16A5">
        <w:rPr>
          <w:rFonts w:eastAsiaTheme="minorEastAsia" w:cs="Times New Roman"/>
          <w:i/>
          <w:szCs w:val="24"/>
        </w:rPr>
        <w:t xml:space="preserve">: </w:t>
      </w:r>
      <w:proofErr w:type="spellStart"/>
      <w:r w:rsidRPr="00CF16A5">
        <w:rPr>
          <w:rFonts w:eastAsiaTheme="minorEastAsia" w:cs="Times New Roman"/>
          <w:i/>
          <w:szCs w:val="24"/>
        </w:rPr>
        <w:t>sikap</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keuangan</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memiliki</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dampak</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positif</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terhadap</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inklusi</w:t>
      </w:r>
      <w:proofErr w:type="spellEnd"/>
      <w:r w:rsidRPr="00CF16A5">
        <w:rPr>
          <w:rFonts w:eastAsiaTheme="minorEastAsia" w:cs="Times New Roman"/>
          <w:i/>
          <w:szCs w:val="24"/>
        </w:rPr>
        <w:t xml:space="preserve"> </w:t>
      </w:r>
      <w:proofErr w:type="spellStart"/>
      <w:r w:rsidRPr="00CF16A5">
        <w:rPr>
          <w:rFonts w:eastAsiaTheme="minorEastAsia" w:cs="Times New Roman"/>
          <w:i/>
          <w:szCs w:val="24"/>
        </w:rPr>
        <w:t>keuangan</w:t>
      </w:r>
      <w:proofErr w:type="spellEnd"/>
      <w:r w:rsidRPr="00CF16A5">
        <w:rPr>
          <w:rFonts w:eastAsiaTheme="minorEastAsia" w:cs="Times New Roman"/>
          <w:i/>
          <w:szCs w:val="24"/>
        </w:rPr>
        <w:t xml:space="preserve"> di </w:t>
      </w:r>
      <w:proofErr w:type="spellStart"/>
      <w:r w:rsidRPr="00CF16A5">
        <w:rPr>
          <w:rFonts w:eastAsiaTheme="minorEastAsia" w:cs="Times New Roman"/>
          <w:i/>
          <w:szCs w:val="24"/>
        </w:rPr>
        <w:t>Jabodetabek</w:t>
      </w:r>
      <w:commentRangeStart w:id="20"/>
      <w:commentRangeEnd w:id="20"/>
      <w:proofErr w:type="spellEnd"/>
      <w:r w:rsidRPr="00CF16A5">
        <w:rPr>
          <w:rStyle w:val="CommentReference"/>
          <w:rFonts w:cs="Times New Roman"/>
          <w:szCs w:val="24"/>
        </w:rPr>
        <w:commentReference w:id="20"/>
      </w:r>
    </w:p>
    <w:p w14:paraId="6CA93E13" w14:textId="77777777" w:rsidR="00D36D50" w:rsidRPr="00CF16A5" w:rsidRDefault="00D36D50" w:rsidP="00D36D50">
      <w:pPr>
        <w:spacing w:after="0"/>
        <w:ind w:left="567"/>
        <w:rPr>
          <w:rFonts w:cs="Times New Roman"/>
          <w:i/>
          <w:szCs w:val="24"/>
          <w:highlight w:val="yellow"/>
        </w:rPr>
      </w:pPr>
    </w:p>
    <w:p w14:paraId="33BF52E4" w14:textId="77777777" w:rsidR="00D36D50" w:rsidRPr="00CF16A5" w:rsidRDefault="00D36D50" w:rsidP="00D36D50">
      <w:pPr>
        <w:pStyle w:val="Heading2"/>
        <w:numPr>
          <w:ilvl w:val="1"/>
          <w:numId w:val="6"/>
        </w:numPr>
        <w:spacing w:before="0"/>
        <w:jc w:val="both"/>
        <w:rPr>
          <w:rFonts w:cs="Times New Roman"/>
          <w:szCs w:val="24"/>
        </w:rPr>
      </w:pP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Terdahulu</w:t>
      </w:r>
      <w:proofErr w:type="spellEnd"/>
    </w:p>
    <w:p w14:paraId="4DDBD58F" w14:textId="77777777" w:rsidR="00D36D50" w:rsidRPr="00CF16A5" w:rsidRDefault="00D36D50" w:rsidP="00D36D50">
      <w:pPr>
        <w:spacing w:after="0"/>
        <w:ind w:firstLine="576"/>
        <w:rPr>
          <w:rFonts w:cs="Times New Roman"/>
          <w:szCs w:val="24"/>
        </w:rPr>
      </w:pP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r>
        <w:rPr>
          <w:rFonts w:cs="Times New Roman"/>
          <w:i/>
          <w:iCs/>
          <w:szCs w:val="24"/>
        </w:rPr>
        <w:t xml:space="preserve">personal innovativeness, m-banking knowledge, </w:t>
      </w:r>
      <w:r w:rsidRPr="00CF16A5">
        <w:rPr>
          <w:rFonts w:cs="Times New Roman"/>
          <w:szCs w:val="24"/>
        </w:rPr>
        <w:t xml:space="preserve">dan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belum</w:t>
      </w:r>
      <w:proofErr w:type="spellEnd"/>
      <w:r w:rsidRPr="00CF16A5">
        <w:rPr>
          <w:rFonts w:cs="Times New Roman"/>
          <w:szCs w:val="24"/>
        </w:rPr>
        <w:t xml:space="preserve"> </w:t>
      </w:r>
      <w:proofErr w:type="spellStart"/>
      <w:r w:rsidRPr="00CF16A5">
        <w:rPr>
          <w:rFonts w:cs="Times New Roman"/>
          <w:szCs w:val="24"/>
        </w:rPr>
        <w:t>banyak</w:t>
      </w:r>
      <w:proofErr w:type="spellEnd"/>
      <w:r w:rsidRPr="00CF16A5">
        <w:rPr>
          <w:rFonts w:cs="Times New Roman"/>
          <w:szCs w:val="24"/>
        </w:rPr>
        <w:t xml:space="preserve"> </w:t>
      </w:r>
      <w:proofErr w:type="spellStart"/>
      <w:r w:rsidRPr="00CF16A5">
        <w:rPr>
          <w:rFonts w:cs="Times New Roman"/>
          <w:szCs w:val="24"/>
        </w:rPr>
        <w:t>dilakukan</w:t>
      </w:r>
      <w:proofErr w:type="spellEnd"/>
      <w:r w:rsidRPr="00CF16A5">
        <w:rPr>
          <w:rFonts w:cs="Times New Roman"/>
          <w:szCs w:val="24"/>
        </w:rPr>
        <w:t xml:space="preserve"> </w:t>
      </w:r>
      <w:proofErr w:type="spellStart"/>
      <w:r w:rsidRPr="00CF16A5">
        <w:rPr>
          <w:rFonts w:cs="Times New Roman"/>
          <w:szCs w:val="24"/>
        </w:rPr>
        <w:t>sebelumnya</w:t>
      </w:r>
      <w:proofErr w:type="spellEnd"/>
      <w:r w:rsidRPr="00CF16A5">
        <w:rPr>
          <w:rFonts w:cs="Times New Roman"/>
          <w:szCs w:val="24"/>
        </w:rPr>
        <w:t xml:space="preserve">. </w:t>
      </w:r>
      <w:proofErr w:type="spellStart"/>
      <w:r w:rsidRPr="00CF16A5">
        <w:rPr>
          <w:rFonts w:cs="Times New Roman"/>
          <w:szCs w:val="24"/>
        </w:rPr>
        <w:t>Berikut</w:t>
      </w:r>
      <w:proofErr w:type="spellEnd"/>
      <w:r w:rsidRPr="00CF16A5">
        <w:rPr>
          <w:rFonts w:cs="Times New Roman"/>
          <w:szCs w:val="24"/>
        </w:rPr>
        <w:t xml:space="preserve"> </w:t>
      </w:r>
      <w:proofErr w:type="spellStart"/>
      <w:r w:rsidRPr="00CF16A5">
        <w:rPr>
          <w:rFonts w:cs="Times New Roman"/>
          <w:szCs w:val="24"/>
        </w:rPr>
        <w:t>terangkum</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w:t>
      </w:r>
      <w:proofErr w:type="spellStart"/>
      <w:r w:rsidRPr="00CF16A5">
        <w:rPr>
          <w:rFonts w:cs="Times New Roman"/>
          <w:szCs w:val="24"/>
        </w:rPr>
        <w:t>terdahulu</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r>
        <w:rPr>
          <w:rFonts w:cs="Times New Roman"/>
          <w:i/>
          <w:iCs/>
          <w:szCs w:val="24"/>
        </w:rPr>
        <w:t>personal innovativeness, m-banking knowledge</w:t>
      </w:r>
      <w:r w:rsidRPr="00CF16A5">
        <w:rPr>
          <w:rFonts w:cs="Times New Roman"/>
          <w:i/>
          <w:iCs/>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w:t>
      </w:r>
    </w:p>
    <w:p w14:paraId="059CBBE6" w14:textId="77777777" w:rsidR="00D36D50" w:rsidRPr="00CF16A5" w:rsidRDefault="00D36D50" w:rsidP="00D36D50">
      <w:pPr>
        <w:pStyle w:val="Caption"/>
        <w:spacing w:after="0" w:line="360" w:lineRule="auto"/>
        <w:jc w:val="center"/>
        <w:rPr>
          <w:rFonts w:cs="Times New Roman"/>
          <w:i w:val="0"/>
          <w:iCs w:val="0"/>
          <w:color w:val="auto"/>
          <w:sz w:val="24"/>
          <w:szCs w:val="24"/>
        </w:rPr>
      </w:pPr>
      <w:proofErr w:type="spellStart"/>
      <w:r w:rsidRPr="00CF16A5">
        <w:rPr>
          <w:rFonts w:cs="Times New Roman"/>
          <w:i w:val="0"/>
          <w:iCs w:val="0"/>
          <w:color w:val="auto"/>
          <w:sz w:val="24"/>
          <w:szCs w:val="24"/>
        </w:rPr>
        <w:t>Tabel</w:t>
      </w:r>
      <w:proofErr w:type="spellEnd"/>
      <w:r w:rsidRPr="00CF16A5">
        <w:rPr>
          <w:rFonts w:cs="Times New Roman"/>
          <w:i w:val="0"/>
          <w:iCs w:val="0"/>
          <w:color w:val="auto"/>
          <w:sz w:val="24"/>
          <w:szCs w:val="24"/>
        </w:rPr>
        <w:t xml:space="preserve"> </w:t>
      </w:r>
      <w:r w:rsidRPr="00CF16A5">
        <w:rPr>
          <w:rFonts w:cs="Times New Roman"/>
          <w:i w:val="0"/>
          <w:iCs w:val="0"/>
          <w:color w:val="auto"/>
          <w:sz w:val="24"/>
          <w:szCs w:val="24"/>
        </w:rPr>
        <w:fldChar w:fldCharType="begin"/>
      </w:r>
      <w:r w:rsidRPr="00CF16A5">
        <w:rPr>
          <w:rFonts w:cs="Times New Roman"/>
          <w:i w:val="0"/>
          <w:iCs w:val="0"/>
          <w:color w:val="auto"/>
          <w:sz w:val="24"/>
          <w:szCs w:val="24"/>
        </w:rPr>
        <w:instrText xml:space="preserve"> STYLEREF 1 \s </w:instrText>
      </w:r>
      <w:r w:rsidRPr="00CF16A5">
        <w:rPr>
          <w:rFonts w:cs="Times New Roman"/>
          <w:i w:val="0"/>
          <w:iCs w:val="0"/>
          <w:color w:val="auto"/>
          <w:sz w:val="24"/>
          <w:szCs w:val="24"/>
        </w:rPr>
        <w:fldChar w:fldCharType="separate"/>
      </w:r>
      <w:r w:rsidRPr="00CF16A5">
        <w:rPr>
          <w:rFonts w:cs="Times New Roman"/>
          <w:i w:val="0"/>
          <w:iCs w:val="0"/>
          <w:noProof/>
          <w:color w:val="auto"/>
          <w:sz w:val="24"/>
          <w:szCs w:val="24"/>
        </w:rPr>
        <w:t>2</w:t>
      </w:r>
      <w:r w:rsidRPr="00CF16A5">
        <w:rPr>
          <w:rFonts w:cs="Times New Roman"/>
          <w:i w:val="0"/>
          <w:iCs w:val="0"/>
          <w:color w:val="auto"/>
          <w:sz w:val="24"/>
          <w:szCs w:val="24"/>
        </w:rPr>
        <w:fldChar w:fldCharType="end"/>
      </w:r>
      <w:r w:rsidRPr="00CF16A5">
        <w:rPr>
          <w:rFonts w:cs="Times New Roman"/>
          <w:i w:val="0"/>
          <w:iCs w:val="0"/>
          <w:color w:val="auto"/>
          <w:sz w:val="24"/>
          <w:szCs w:val="24"/>
        </w:rPr>
        <w:t>.</w:t>
      </w:r>
      <w:r w:rsidRPr="00CF16A5">
        <w:rPr>
          <w:rFonts w:cs="Times New Roman"/>
          <w:i w:val="0"/>
          <w:iCs w:val="0"/>
          <w:color w:val="auto"/>
          <w:sz w:val="24"/>
          <w:szCs w:val="24"/>
        </w:rPr>
        <w:fldChar w:fldCharType="begin"/>
      </w:r>
      <w:r w:rsidRPr="00CF16A5">
        <w:rPr>
          <w:rFonts w:cs="Times New Roman"/>
          <w:i w:val="0"/>
          <w:iCs w:val="0"/>
          <w:color w:val="auto"/>
          <w:sz w:val="24"/>
          <w:szCs w:val="24"/>
        </w:rPr>
        <w:instrText xml:space="preserve"> SEQ Tabel \* ARABIC \s 1 </w:instrText>
      </w:r>
      <w:r w:rsidRPr="00CF16A5">
        <w:rPr>
          <w:rFonts w:cs="Times New Roman"/>
          <w:i w:val="0"/>
          <w:iCs w:val="0"/>
          <w:color w:val="auto"/>
          <w:sz w:val="24"/>
          <w:szCs w:val="24"/>
        </w:rPr>
        <w:fldChar w:fldCharType="separate"/>
      </w:r>
      <w:r w:rsidRPr="00CF16A5">
        <w:rPr>
          <w:rFonts w:cs="Times New Roman"/>
          <w:i w:val="0"/>
          <w:iCs w:val="0"/>
          <w:noProof/>
          <w:color w:val="auto"/>
          <w:sz w:val="24"/>
          <w:szCs w:val="24"/>
        </w:rPr>
        <w:t>1</w:t>
      </w:r>
      <w:r w:rsidRPr="00CF16A5">
        <w:rPr>
          <w:rFonts w:cs="Times New Roman"/>
          <w:i w:val="0"/>
          <w:iCs w:val="0"/>
          <w:color w:val="auto"/>
          <w:sz w:val="24"/>
          <w:szCs w:val="24"/>
        </w:rPr>
        <w:fldChar w:fldCharType="end"/>
      </w:r>
      <w:r w:rsidRPr="00CF16A5">
        <w:rPr>
          <w:rFonts w:cs="Times New Roman"/>
          <w:i w:val="0"/>
          <w:iCs w:val="0"/>
          <w:color w:val="auto"/>
          <w:sz w:val="24"/>
          <w:szCs w:val="24"/>
        </w:rPr>
        <w:t xml:space="preserve"> </w:t>
      </w:r>
      <w:proofErr w:type="spellStart"/>
      <w:r w:rsidRPr="00CF16A5">
        <w:rPr>
          <w:rFonts w:cs="Times New Roman"/>
          <w:i w:val="0"/>
          <w:iCs w:val="0"/>
          <w:color w:val="auto"/>
          <w:sz w:val="24"/>
          <w:szCs w:val="24"/>
        </w:rPr>
        <w:t>Penelitian</w:t>
      </w:r>
      <w:proofErr w:type="spellEnd"/>
      <w:r w:rsidRPr="00CF16A5">
        <w:rPr>
          <w:rFonts w:cs="Times New Roman"/>
          <w:i w:val="0"/>
          <w:iCs w:val="0"/>
          <w:color w:val="auto"/>
          <w:sz w:val="24"/>
          <w:szCs w:val="24"/>
        </w:rPr>
        <w:t xml:space="preserve"> </w:t>
      </w:r>
      <w:proofErr w:type="spellStart"/>
      <w:r w:rsidRPr="00CF16A5">
        <w:rPr>
          <w:rFonts w:cs="Times New Roman"/>
          <w:i w:val="0"/>
          <w:iCs w:val="0"/>
          <w:color w:val="auto"/>
          <w:sz w:val="24"/>
          <w:szCs w:val="24"/>
        </w:rPr>
        <w:t>Terdahulu</w:t>
      </w:r>
      <w:proofErr w:type="spellEnd"/>
    </w:p>
    <w:tbl>
      <w:tblPr>
        <w:tblStyle w:val="TableGrid"/>
        <w:tblW w:w="8217" w:type="dxa"/>
        <w:jc w:val="center"/>
        <w:tblLook w:val="04A0" w:firstRow="1" w:lastRow="0" w:firstColumn="1" w:lastColumn="0" w:noHBand="0" w:noVBand="1"/>
      </w:tblPr>
      <w:tblGrid>
        <w:gridCol w:w="1696"/>
        <w:gridCol w:w="2410"/>
        <w:gridCol w:w="4111"/>
      </w:tblGrid>
      <w:tr w:rsidR="00D36D50" w:rsidRPr="00CF16A5" w14:paraId="4599E8B5" w14:textId="77777777" w:rsidTr="00D36D50">
        <w:trPr>
          <w:jc w:val="center"/>
        </w:trPr>
        <w:tc>
          <w:tcPr>
            <w:tcW w:w="1696" w:type="dxa"/>
          </w:tcPr>
          <w:p w14:paraId="68E11E13" w14:textId="77777777" w:rsidR="00D36D50" w:rsidRPr="00CF16A5" w:rsidRDefault="00D36D50" w:rsidP="00D36D50">
            <w:pPr>
              <w:jc w:val="center"/>
              <w:rPr>
                <w:rFonts w:cs="Times New Roman"/>
                <w:szCs w:val="24"/>
              </w:rPr>
            </w:pPr>
            <w:r w:rsidRPr="00CF16A5">
              <w:rPr>
                <w:rFonts w:cs="Times New Roman"/>
                <w:szCs w:val="24"/>
              </w:rPr>
              <w:t xml:space="preserve">Nama </w:t>
            </w:r>
            <w:proofErr w:type="spellStart"/>
            <w:r w:rsidRPr="00CF16A5">
              <w:rPr>
                <w:rFonts w:cs="Times New Roman"/>
                <w:szCs w:val="24"/>
              </w:rPr>
              <w:t>Peneliti</w:t>
            </w:r>
            <w:proofErr w:type="spellEnd"/>
          </w:p>
        </w:tc>
        <w:tc>
          <w:tcPr>
            <w:tcW w:w="2410" w:type="dxa"/>
          </w:tcPr>
          <w:p w14:paraId="1F4BAF99" w14:textId="77777777" w:rsidR="00D36D50" w:rsidRPr="00CF16A5" w:rsidRDefault="00D36D50" w:rsidP="00D36D50">
            <w:pPr>
              <w:jc w:val="center"/>
              <w:rPr>
                <w:rFonts w:cs="Times New Roman"/>
                <w:szCs w:val="24"/>
              </w:rPr>
            </w:pPr>
            <w:proofErr w:type="spellStart"/>
            <w:r w:rsidRPr="00CF16A5">
              <w:rPr>
                <w:rFonts w:cs="Times New Roman"/>
                <w:szCs w:val="24"/>
              </w:rPr>
              <w:t>Judul</w:t>
            </w:r>
            <w:proofErr w:type="spellEnd"/>
            <w:r w:rsidRPr="00CF16A5">
              <w:rPr>
                <w:rFonts w:cs="Times New Roman"/>
                <w:szCs w:val="24"/>
              </w:rPr>
              <w:t xml:space="preserve"> </w:t>
            </w:r>
            <w:proofErr w:type="spellStart"/>
            <w:r w:rsidRPr="00CF16A5">
              <w:rPr>
                <w:rFonts w:cs="Times New Roman"/>
                <w:szCs w:val="24"/>
              </w:rPr>
              <w:t>Penelitian</w:t>
            </w:r>
            <w:proofErr w:type="spellEnd"/>
          </w:p>
        </w:tc>
        <w:tc>
          <w:tcPr>
            <w:tcW w:w="4111" w:type="dxa"/>
          </w:tcPr>
          <w:p w14:paraId="359C3B40" w14:textId="77777777" w:rsidR="00D36D50" w:rsidRPr="00CF16A5" w:rsidRDefault="00D36D50" w:rsidP="00D36D50">
            <w:pPr>
              <w:jc w:val="center"/>
              <w:rPr>
                <w:rFonts w:cs="Times New Roman"/>
                <w:szCs w:val="24"/>
              </w:rPr>
            </w:pPr>
            <w:r w:rsidRPr="00CF16A5">
              <w:rPr>
                <w:rFonts w:cs="Times New Roman"/>
                <w:szCs w:val="24"/>
              </w:rPr>
              <w:t xml:space="preserve">Hasil </w:t>
            </w:r>
            <w:proofErr w:type="spellStart"/>
            <w:r w:rsidRPr="00CF16A5">
              <w:rPr>
                <w:rFonts w:cs="Times New Roman"/>
                <w:szCs w:val="24"/>
              </w:rPr>
              <w:t>Penelitian</w:t>
            </w:r>
            <w:proofErr w:type="spellEnd"/>
          </w:p>
        </w:tc>
      </w:tr>
      <w:tr w:rsidR="00D36D50" w:rsidRPr="00CF16A5" w14:paraId="79F35C89" w14:textId="77777777" w:rsidTr="00D36D50">
        <w:trPr>
          <w:jc w:val="center"/>
        </w:trPr>
        <w:tc>
          <w:tcPr>
            <w:tcW w:w="1696" w:type="dxa"/>
          </w:tcPr>
          <w:p w14:paraId="3C813528" w14:textId="32940233" w:rsidR="00D36D50" w:rsidRPr="00CF16A5" w:rsidRDefault="00D36D50" w:rsidP="00D36D50">
            <w:pPr>
              <w:jc w:val="left"/>
              <w:rPr>
                <w:rFonts w:cs="Times New Roman"/>
                <w:szCs w:val="24"/>
              </w:rPr>
            </w:pPr>
            <w:r w:rsidRPr="00CF16A5">
              <w:rPr>
                <w:rFonts w:cs="Times New Roman"/>
                <w:szCs w:val="24"/>
              </w:rPr>
              <w:fldChar w:fldCharType="begin" w:fldLock="1"/>
            </w:r>
            <w:r>
              <w:rPr>
                <w:rFonts w:cs="Times New Roman"/>
                <w:szCs w:val="24"/>
              </w:rPr>
              <w:instrText>ADDIN CSL_CITATION {"citationItems":[{"id":"ITEM-1","itemData":{"DOI":"10.1016/j.worlddev.2018.06.020","ISSN":"18735991","abstract":"While financial inclusion is typically addressed by improving the financial infrastructure, we show that a higher degree of financial literacy also has a clear beneficial effect. We study this effect at the cross-country level, which allows us to consider institutional variation. Regarding “access to finance” financial infrastructure and financial literacy are mainly substitutes. However, regarding the “use of financial services” the effect of higher financial literacy strengthens the effect of more financial depth. The causal interpretation of these results is supported by IV-regressions. Moreover, the positive impact of financial literacy holds across income levels and several subgroups within countries.","author":[{"dropping-particle":"","family":"Grohmann","given":"Antonia","non-dropping-particle":"","parse-names":false,"suffix":""},{"dropping-particle":"","family":"Klühs","given":"Theres","non-dropping-particle":"","parse-names":false,"suffix":""},{"dropping-particle":"","family":"Menkhoff","given":"Lukas","non-dropping-particle":"","parse-names":false,"suffix":""}],"container-title":"World Development","id":"ITEM-1","issued":{"date-parts":[["2018"]]},"page":"84-96","publisher":"Elsevier Ltd","title":"Does Financial Literacy Improve Financial Inclusion? Cross Country Evidence","type":"article-journal","volume":"111"},"uris":["http://www.mendeley.com/documents/?uuid=05217b90-120a-455d-b584-e7c6bb98db67"]}],"mendeley":{"formattedCitation":"(Grohmann et al., 2018)","manualFormatting":"Grohmann et al. (2018)","plainTextFormattedCitation":"(Grohmann et al., 2018)","previouslyFormattedCitation":"(Grohmann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Grohmann et al. (2018)</w:t>
            </w:r>
            <w:r w:rsidRPr="00CF16A5">
              <w:rPr>
                <w:rFonts w:cs="Times New Roman"/>
                <w:szCs w:val="24"/>
              </w:rPr>
              <w:fldChar w:fldCharType="end"/>
            </w:r>
          </w:p>
        </w:tc>
        <w:tc>
          <w:tcPr>
            <w:tcW w:w="2410" w:type="dxa"/>
          </w:tcPr>
          <w:p w14:paraId="43E10B5C" w14:textId="77777777" w:rsidR="00D36D50" w:rsidRPr="00CF16A5" w:rsidRDefault="00D36D50" w:rsidP="00D36D50">
            <w:pPr>
              <w:jc w:val="left"/>
              <w:rPr>
                <w:rFonts w:cs="Times New Roman"/>
                <w:i/>
                <w:iCs/>
                <w:szCs w:val="24"/>
              </w:rPr>
            </w:pPr>
            <w:r w:rsidRPr="00CF16A5">
              <w:rPr>
                <w:rFonts w:cs="Times New Roman"/>
                <w:i/>
                <w:iCs/>
                <w:szCs w:val="24"/>
              </w:rPr>
              <w:t>Does financial literacy improve financial inclusion? Cross country evidence</w:t>
            </w:r>
          </w:p>
        </w:tc>
        <w:tc>
          <w:tcPr>
            <w:tcW w:w="4111" w:type="dxa"/>
          </w:tcPr>
          <w:p w14:paraId="2B7D9B5E" w14:textId="77777777" w:rsidR="00D36D50" w:rsidRPr="00CF16A5" w:rsidRDefault="00D36D50" w:rsidP="00D36D50">
            <w:pPr>
              <w:pStyle w:val="ListParagraph"/>
              <w:numPr>
                <w:ilvl w:val="0"/>
                <w:numId w:val="20"/>
              </w:numPr>
              <w:spacing w:line="360" w:lineRule="auto"/>
              <w:ind w:left="142" w:hanging="142"/>
              <w:rPr>
                <w:rFonts w:cs="Times New Roman"/>
                <w:szCs w:val="24"/>
              </w:rPr>
            </w:pP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hubungan</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dan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karena</w:t>
            </w:r>
            <w:proofErr w:type="spellEnd"/>
            <w:r w:rsidRPr="00CF16A5">
              <w:rPr>
                <w:rFonts w:cs="Times New Roman"/>
                <w:szCs w:val="24"/>
              </w:rPr>
              <w:t xml:space="preserve"> </w:t>
            </w:r>
            <w:proofErr w:type="spellStart"/>
            <w:r w:rsidRPr="00CF16A5">
              <w:rPr>
                <w:rFonts w:cs="Times New Roman"/>
                <w:szCs w:val="24"/>
              </w:rPr>
              <w:t>permintaan</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bentuk</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pasokan</w:t>
            </w:r>
            <w:proofErr w:type="spellEnd"/>
            <w:r w:rsidRPr="00CF16A5">
              <w:rPr>
                <w:rFonts w:cs="Times New Roman"/>
                <w:szCs w:val="24"/>
              </w:rPr>
              <w:t xml:space="preserve"> </w:t>
            </w:r>
            <w:proofErr w:type="spellStart"/>
            <w:r w:rsidRPr="00CF16A5">
              <w:rPr>
                <w:rFonts w:cs="Times New Roman"/>
                <w:szCs w:val="24"/>
              </w:rPr>
              <w:t>jasa</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penting</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p>
          <w:p w14:paraId="0CBE41EA" w14:textId="77777777" w:rsidR="00D36D50" w:rsidRPr="00CF16A5" w:rsidRDefault="00D36D50" w:rsidP="00D36D50">
            <w:pPr>
              <w:pStyle w:val="ListParagraph"/>
              <w:numPr>
                <w:ilvl w:val="0"/>
                <w:numId w:val="20"/>
              </w:numPr>
              <w:spacing w:line="360" w:lineRule="auto"/>
              <w:ind w:left="142" w:hanging="142"/>
              <w:rPr>
                <w:rFonts w:cs="Times New Roman"/>
                <w:szCs w:val="24"/>
              </w:rPr>
            </w:pP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berpengaruh</w:t>
            </w:r>
            <w:proofErr w:type="spellEnd"/>
            <w:r w:rsidRPr="00CF16A5">
              <w:rPr>
                <w:rFonts w:cs="Times New Roman"/>
                <w:szCs w:val="24"/>
              </w:rPr>
              <w:t xml:space="preserve"> </w:t>
            </w:r>
            <w:proofErr w:type="spellStart"/>
            <w:r w:rsidRPr="00CF16A5">
              <w:rPr>
                <w:rFonts w:cs="Times New Roman"/>
                <w:szCs w:val="24"/>
              </w:rPr>
              <w:t>baik</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p>
        </w:tc>
      </w:tr>
      <w:tr w:rsidR="00D36D50" w:rsidRPr="00CF16A5" w14:paraId="3C903BCD" w14:textId="77777777" w:rsidTr="00D36D50">
        <w:trPr>
          <w:jc w:val="center"/>
        </w:trPr>
        <w:tc>
          <w:tcPr>
            <w:tcW w:w="1696" w:type="dxa"/>
          </w:tcPr>
          <w:p w14:paraId="0831EC42" w14:textId="77777777" w:rsidR="00D36D50" w:rsidRPr="00CF16A5" w:rsidRDefault="00D36D50" w:rsidP="00D36D50">
            <w:pPr>
              <w:jc w:val="left"/>
              <w:rPr>
                <w:rFonts w:cs="Times New Roman"/>
                <w:szCs w:val="24"/>
              </w:rPr>
            </w:pPr>
            <w:r w:rsidRPr="00CF16A5">
              <w:rPr>
                <w:rFonts w:cs="Times New Roman"/>
                <w:szCs w:val="24"/>
              </w:rPr>
              <w:fldChar w:fldCharType="begin" w:fldLock="1"/>
            </w:r>
            <w:r>
              <w:rPr>
                <w:rFonts w:cs="Times New Roman"/>
                <w:szCs w:val="24"/>
              </w:rPr>
              <w:instrText>ADDIN CSL_CITATION {"citationItems":[{"id":"ITEM-1","itemData":{"abstract":"Orang yang mempunyai tingkat literasi keuangan yang rendah akan mudah dibohongi dalam menggunakan uangnya dan sebaliknya (Lestari 2015). Otoritas Jasa Keuangan menyatakan bahwa peningkatan literasi keuangan akan diikuti oleh pertumbuhan indeks inklusi keuangan. Namun, tingkat literasi keuangan masyarakat masih terpaut jauh dengan indeks inklusi keuangan. Perpres No. 82 tahun 2016 tentang Strategi Nasional Keuangan Inklusif menetapkan target 75% populasi dewasa dapat mengakses layanan keuangan pada tahun 2019. Seiring berkembangnya teknologi informasi dan didukung tingkat penetrasi internet yang pesat, muncullah beberapa layanan keuangan digital yang mempermudah masyarakat untuk mendapat layanan keuangan yang disebut financial technology. Menurut Otoritas Jasa Keuangan (2017), semakin meningkatnya penggunaan financial technology menjadi salah satu pendorong untuk meningkatkan inklusi keuangan nasional. Penelitian ini bertujuan menguji pengaruh literasi keuangan (pengetahuan, perilaku, dan sikap keuangan) dan financial technology terhadap inklusi keuangan serta menguji pengaruh karakteristik responden berdasarkan demografi terhadap inklusi keuangan. Pengolahan data dengan metode analisis regresi linear berganda. Literasi keuangan dan financial technology memiliki pengaruh positif terhadap inklusi keuangan. Berdasarkan karakteristik responden, jenis kelamin, usia, pendidikan, dan pekerjaan memiliki pengaruh nyata terhadap peningkatan inklusi keuangan.","author":[{"dropping-particle":"","family":"Hutabarat","given":"Febrina","non-dropping-particle":"","parse-names":false,"suffix":""}],"id":"ITEM-1","issued":{"date-parts":[["2018"]]},"page":"1-55","title":"Pengaruh Literasi Keuangan dan Financial Technology Terhadap Inklusi Keuangan Pada Masyarakat Jabodetabek","type":"article-journal"},"uris":["http://www.mendeley.com/documents/?uuid=8acac629-3c3e-4ab2-9a78-73f79c8bb52f"]}],"mendeley":{"formattedCitation":"(Hutabarat, 2018)","manualFormatting":"Hutabarat (2018)","plainTextFormattedCitation":"(Hutabarat, 2018)","previouslyFormattedCitation":"(Hutabarat,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Hutabarat (2018)</w:t>
            </w:r>
            <w:r w:rsidRPr="00CF16A5">
              <w:rPr>
                <w:rFonts w:cs="Times New Roman"/>
                <w:szCs w:val="24"/>
              </w:rPr>
              <w:fldChar w:fldCharType="end"/>
            </w:r>
          </w:p>
        </w:tc>
        <w:tc>
          <w:tcPr>
            <w:tcW w:w="2410" w:type="dxa"/>
          </w:tcPr>
          <w:p w14:paraId="7E415672" w14:textId="77777777" w:rsidR="00D36D50" w:rsidRPr="00CF16A5" w:rsidRDefault="00D36D50" w:rsidP="00D36D50">
            <w:pPr>
              <w:jc w:val="left"/>
              <w:rPr>
                <w:rFonts w:cs="Times New Roman"/>
                <w:szCs w:val="24"/>
              </w:rPr>
            </w:pP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r w:rsidRPr="00CF16A5">
              <w:rPr>
                <w:rFonts w:cs="Times New Roman"/>
                <w:i/>
                <w:iCs/>
                <w:szCs w:val="24"/>
              </w:rPr>
              <w:lastRenderedPageBreak/>
              <w:t>financial technology</w:t>
            </w:r>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pada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Jabodetabek</w:t>
            </w:r>
            <w:proofErr w:type="spellEnd"/>
          </w:p>
        </w:tc>
        <w:tc>
          <w:tcPr>
            <w:tcW w:w="4111" w:type="dxa"/>
          </w:tcPr>
          <w:p w14:paraId="2B9E55A4" w14:textId="77777777" w:rsidR="00D36D50" w:rsidRPr="00CF16A5" w:rsidRDefault="00D36D50" w:rsidP="00D36D50">
            <w:pPr>
              <w:pStyle w:val="ListParagraph"/>
              <w:numPr>
                <w:ilvl w:val="0"/>
                <w:numId w:val="21"/>
              </w:numPr>
              <w:spacing w:line="360" w:lineRule="auto"/>
              <w:ind w:left="142" w:hanging="142"/>
              <w:rPr>
                <w:rFonts w:cs="Times New Roman"/>
                <w:szCs w:val="24"/>
              </w:rPr>
            </w:pPr>
            <w:r w:rsidRPr="00CF16A5">
              <w:rPr>
                <w:rFonts w:cs="Times New Roman"/>
                <w:szCs w:val="24"/>
              </w:rPr>
              <w:lastRenderedPageBreak/>
              <w:t xml:space="preserve">Tingkat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Jabodetabek</w:t>
            </w:r>
            <w:proofErr w:type="spellEnd"/>
            <w:r w:rsidRPr="00CF16A5">
              <w:rPr>
                <w:rFonts w:cs="Times New Roman"/>
                <w:szCs w:val="24"/>
              </w:rPr>
              <w:t xml:space="preserve"> </w:t>
            </w:r>
            <w:proofErr w:type="spellStart"/>
            <w:r w:rsidRPr="00CF16A5">
              <w:rPr>
                <w:rFonts w:cs="Times New Roman"/>
                <w:szCs w:val="24"/>
              </w:rPr>
              <w:t>berada</w:t>
            </w:r>
            <w:proofErr w:type="spellEnd"/>
            <w:r w:rsidRPr="00CF16A5">
              <w:rPr>
                <w:rFonts w:cs="Times New Roman"/>
                <w:szCs w:val="24"/>
              </w:rPr>
              <w:t xml:space="preserve"> pada </w:t>
            </w:r>
            <w:proofErr w:type="spellStart"/>
            <w:r w:rsidRPr="00CF16A5">
              <w:rPr>
                <w:rFonts w:cs="Times New Roman"/>
                <w:szCs w:val="24"/>
              </w:rPr>
              <w:t>taraf</w:t>
            </w:r>
            <w:proofErr w:type="spellEnd"/>
            <w:r w:rsidRPr="00CF16A5">
              <w:rPr>
                <w:rFonts w:cs="Times New Roman"/>
                <w:szCs w:val="24"/>
              </w:rPr>
              <w:t xml:space="preserve"> rata- rata </w:t>
            </w:r>
            <w:r w:rsidRPr="00CF16A5">
              <w:rPr>
                <w:rFonts w:cs="Times New Roman"/>
                <w:szCs w:val="24"/>
              </w:rPr>
              <w:lastRenderedPageBreak/>
              <w:t>58</w:t>
            </w:r>
            <w:r>
              <w:rPr>
                <w:rFonts w:cs="Times New Roman"/>
                <w:szCs w:val="24"/>
              </w:rPr>
              <w:t>,</w:t>
            </w:r>
            <w:r w:rsidRPr="00CF16A5">
              <w:rPr>
                <w:rFonts w:cs="Times New Roman"/>
                <w:szCs w:val="24"/>
              </w:rPr>
              <w:t xml:space="preserve">80% dan </w:t>
            </w:r>
            <w:proofErr w:type="spellStart"/>
            <w:r w:rsidRPr="00CF16A5">
              <w:rPr>
                <w:rFonts w:cs="Times New Roman"/>
                <w:szCs w:val="24"/>
              </w:rPr>
              <w:t>masih</w:t>
            </w:r>
            <w:proofErr w:type="spellEnd"/>
            <w:r w:rsidRPr="00CF16A5">
              <w:rPr>
                <w:rFonts w:cs="Times New Roman"/>
                <w:szCs w:val="24"/>
              </w:rPr>
              <w:t xml:space="preserve"> </w:t>
            </w:r>
            <w:proofErr w:type="spellStart"/>
            <w:r w:rsidRPr="00CF16A5">
              <w:rPr>
                <w:rFonts w:cs="Times New Roman"/>
                <w:szCs w:val="24"/>
              </w:rPr>
              <w:t>tergolong</w:t>
            </w:r>
            <w:proofErr w:type="spellEnd"/>
            <w:r w:rsidRPr="00CF16A5">
              <w:rPr>
                <w:rFonts w:cs="Times New Roman"/>
                <w:szCs w:val="24"/>
              </w:rPr>
              <w:t xml:space="preserve"> pada </w:t>
            </w:r>
            <w:proofErr w:type="spellStart"/>
            <w:r w:rsidRPr="00CF16A5">
              <w:rPr>
                <w:rFonts w:cs="Times New Roman"/>
                <w:szCs w:val="24"/>
              </w:rPr>
              <w:t>kelompok</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yang </w:t>
            </w:r>
            <w:proofErr w:type="spellStart"/>
            <w:r w:rsidRPr="00CF16A5">
              <w:rPr>
                <w:rFonts w:cs="Times New Roman"/>
                <w:szCs w:val="24"/>
              </w:rPr>
              <w:t>rendah</w:t>
            </w:r>
            <w:proofErr w:type="spellEnd"/>
            <w:r w:rsidRPr="00CF16A5">
              <w:rPr>
                <w:rFonts w:cs="Times New Roman"/>
                <w:szCs w:val="24"/>
              </w:rPr>
              <w:t>.</w:t>
            </w:r>
          </w:p>
          <w:p w14:paraId="744842BA" w14:textId="77777777" w:rsidR="00D36D50" w:rsidRPr="00CF16A5" w:rsidRDefault="00D36D50" w:rsidP="00D36D50">
            <w:pPr>
              <w:pStyle w:val="ListParagraph"/>
              <w:numPr>
                <w:ilvl w:val="0"/>
                <w:numId w:val="21"/>
              </w:numPr>
              <w:spacing w:line="360" w:lineRule="auto"/>
              <w:ind w:left="142" w:hanging="142"/>
              <w:rPr>
                <w:rFonts w:cs="Times New Roman"/>
                <w:szCs w:val="24"/>
              </w:rPr>
            </w:pPr>
            <w:r w:rsidRPr="00CF16A5">
              <w:rPr>
                <w:rFonts w:cs="Times New Roman"/>
                <w:szCs w:val="24"/>
              </w:rPr>
              <w:t xml:space="preserve">Tingkat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Jabodetabek</w:t>
            </w:r>
            <w:proofErr w:type="spellEnd"/>
            <w:r w:rsidRPr="00CF16A5">
              <w:rPr>
                <w:rFonts w:cs="Times New Roman"/>
                <w:szCs w:val="24"/>
              </w:rPr>
              <w:t xml:space="preserve"> </w:t>
            </w:r>
            <w:proofErr w:type="spellStart"/>
            <w:r w:rsidRPr="00CF16A5">
              <w:rPr>
                <w:rFonts w:cs="Times New Roman"/>
                <w:szCs w:val="24"/>
              </w:rPr>
              <w:t>berada</w:t>
            </w:r>
            <w:proofErr w:type="spellEnd"/>
            <w:r w:rsidRPr="00CF16A5">
              <w:rPr>
                <w:rFonts w:cs="Times New Roman"/>
                <w:szCs w:val="24"/>
              </w:rPr>
              <w:t xml:space="preserve"> pada </w:t>
            </w:r>
            <w:proofErr w:type="spellStart"/>
            <w:r w:rsidRPr="00CF16A5">
              <w:rPr>
                <w:rFonts w:cs="Times New Roman"/>
                <w:szCs w:val="24"/>
              </w:rPr>
              <w:t>taraf</w:t>
            </w:r>
            <w:proofErr w:type="spellEnd"/>
            <w:r w:rsidRPr="00CF16A5">
              <w:rPr>
                <w:rFonts w:cs="Times New Roman"/>
                <w:szCs w:val="24"/>
              </w:rPr>
              <w:t xml:space="preserve"> rata- rata 64</w:t>
            </w:r>
            <w:r>
              <w:rPr>
                <w:rFonts w:cs="Times New Roman"/>
                <w:szCs w:val="24"/>
              </w:rPr>
              <w:t>,</w:t>
            </w:r>
            <w:r w:rsidRPr="00CF16A5">
              <w:rPr>
                <w:rFonts w:cs="Times New Roman"/>
                <w:szCs w:val="24"/>
              </w:rPr>
              <w:t xml:space="preserve">86%, </w:t>
            </w:r>
            <w:proofErr w:type="spellStart"/>
            <w:r w:rsidRPr="00CF16A5">
              <w:rPr>
                <w:rFonts w:cs="Times New Roman"/>
                <w:szCs w:val="24"/>
              </w:rPr>
              <w:t>terdapat</w:t>
            </w:r>
            <w:proofErr w:type="spellEnd"/>
            <w:r w:rsidRPr="00CF16A5">
              <w:rPr>
                <w:rFonts w:cs="Times New Roman"/>
                <w:szCs w:val="24"/>
              </w:rPr>
              <w:t xml:space="preserve"> 46% </w:t>
            </w:r>
            <w:proofErr w:type="spellStart"/>
            <w:r w:rsidRPr="00CF16A5">
              <w:rPr>
                <w:rFonts w:cs="Times New Roman"/>
                <w:szCs w:val="24"/>
              </w:rPr>
              <w:t>masyarakat</w:t>
            </w:r>
            <w:proofErr w:type="spellEnd"/>
            <w:r w:rsidRPr="00CF16A5">
              <w:rPr>
                <w:rFonts w:cs="Times New Roman"/>
                <w:szCs w:val="24"/>
              </w:rPr>
              <w:t xml:space="preserve"> yang </w:t>
            </w:r>
            <w:proofErr w:type="spellStart"/>
            <w:r w:rsidRPr="00CF16A5">
              <w:rPr>
                <w:rFonts w:cs="Times New Roman"/>
                <w:szCs w:val="24"/>
              </w:rPr>
              <w:t>berada</w:t>
            </w:r>
            <w:proofErr w:type="spellEnd"/>
            <w:r w:rsidRPr="00CF16A5">
              <w:rPr>
                <w:rFonts w:cs="Times New Roman"/>
                <w:szCs w:val="24"/>
              </w:rPr>
              <w:t xml:space="preserve"> </w:t>
            </w:r>
            <w:proofErr w:type="spellStart"/>
            <w:r w:rsidRPr="00CF16A5">
              <w:rPr>
                <w:rFonts w:cs="Times New Roman"/>
                <w:szCs w:val="24"/>
              </w:rPr>
              <w:t>dibawah</w:t>
            </w:r>
            <w:proofErr w:type="spellEnd"/>
            <w:r w:rsidRPr="00CF16A5">
              <w:rPr>
                <w:rFonts w:cs="Times New Roman"/>
                <w:szCs w:val="24"/>
              </w:rPr>
              <w:t xml:space="preserve"> </w:t>
            </w:r>
            <w:proofErr w:type="spellStart"/>
            <w:r w:rsidRPr="00CF16A5">
              <w:rPr>
                <w:rFonts w:cs="Times New Roman"/>
                <w:szCs w:val="24"/>
              </w:rPr>
              <w:t>persentase</w:t>
            </w:r>
            <w:proofErr w:type="spellEnd"/>
            <w:r w:rsidRPr="00CF16A5">
              <w:rPr>
                <w:rFonts w:cs="Times New Roman"/>
                <w:szCs w:val="24"/>
              </w:rPr>
              <w:t xml:space="preserve"> rata-rata dan 54%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berada</w:t>
            </w:r>
            <w:proofErr w:type="spellEnd"/>
            <w:r w:rsidRPr="00CF16A5">
              <w:rPr>
                <w:rFonts w:cs="Times New Roman"/>
                <w:szCs w:val="24"/>
              </w:rPr>
              <w:t xml:space="preserve"> </w:t>
            </w:r>
            <w:proofErr w:type="spellStart"/>
            <w:r w:rsidRPr="00CF16A5">
              <w:rPr>
                <w:rFonts w:cs="Times New Roman"/>
                <w:szCs w:val="24"/>
              </w:rPr>
              <w:t>diatas</w:t>
            </w:r>
            <w:proofErr w:type="spellEnd"/>
            <w:r w:rsidRPr="00CF16A5">
              <w:rPr>
                <w:rFonts w:cs="Times New Roman"/>
                <w:szCs w:val="24"/>
              </w:rPr>
              <w:t xml:space="preserve"> rata-rata </w:t>
            </w:r>
            <w:proofErr w:type="spellStart"/>
            <w:r w:rsidRPr="00CF16A5">
              <w:rPr>
                <w:rFonts w:cs="Times New Roman"/>
                <w:szCs w:val="24"/>
              </w:rPr>
              <w:t>indeks</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w:t>
            </w:r>
          </w:p>
          <w:p w14:paraId="1334C4B9" w14:textId="77777777" w:rsidR="00D36D50" w:rsidRPr="00CF16A5" w:rsidRDefault="00D36D50" w:rsidP="00D36D50">
            <w:pPr>
              <w:pStyle w:val="ListParagraph"/>
              <w:numPr>
                <w:ilvl w:val="0"/>
                <w:numId w:val="21"/>
              </w:numPr>
              <w:spacing w:line="360" w:lineRule="auto"/>
              <w:ind w:left="142" w:hanging="142"/>
              <w:rPr>
                <w:rFonts w:cs="Times New Roman"/>
                <w:szCs w:val="24"/>
              </w:rPr>
            </w:pP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financial technology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bersama-sama</w:t>
            </w:r>
            <w:proofErr w:type="spellEnd"/>
            <w:r w:rsidRPr="00CF16A5">
              <w:rPr>
                <w:rFonts w:cs="Times New Roman"/>
                <w:szCs w:val="24"/>
              </w:rPr>
              <w:t xml:space="preserve"> dan </w:t>
            </w:r>
            <w:proofErr w:type="spellStart"/>
            <w:r w:rsidRPr="00CF16A5">
              <w:rPr>
                <w:rFonts w:cs="Times New Roman"/>
                <w:szCs w:val="24"/>
              </w:rPr>
              <w:t>nyata</w:t>
            </w:r>
            <w:proofErr w:type="spellEnd"/>
            <w:r w:rsidRPr="00CF16A5">
              <w:rPr>
                <w:rFonts w:cs="Times New Roman"/>
                <w:szCs w:val="24"/>
              </w:rPr>
              <w:t xml:space="preserve">. </w:t>
            </w:r>
            <w:proofErr w:type="spellStart"/>
            <w:r w:rsidRPr="00CF16A5">
              <w:rPr>
                <w:rFonts w:cs="Times New Roman"/>
                <w:szCs w:val="24"/>
              </w:rPr>
              <w:t>Peningkatan</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Semakin</w:t>
            </w:r>
            <w:proofErr w:type="spellEnd"/>
            <w:r w:rsidRPr="00CF16A5">
              <w:rPr>
                <w:rFonts w:cs="Times New Roman"/>
                <w:szCs w:val="24"/>
              </w:rPr>
              <w:t xml:space="preserve"> </w:t>
            </w:r>
            <w:proofErr w:type="spellStart"/>
            <w:r w:rsidRPr="00CF16A5">
              <w:rPr>
                <w:rFonts w:cs="Times New Roman"/>
                <w:szCs w:val="24"/>
              </w:rPr>
              <w:t>baik</w:t>
            </w:r>
            <w:proofErr w:type="spellEnd"/>
            <w:r w:rsidRPr="00CF16A5">
              <w:rPr>
                <w:rFonts w:cs="Times New Roman"/>
                <w:szCs w:val="24"/>
              </w:rPr>
              <w:t xml:space="preserve"> </w:t>
            </w:r>
            <w:proofErr w:type="spellStart"/>
            <w:r w:rsidRPr="00CF16A5">
              <w:rPr>
                <w:rFonts w:cs="Times New Roman"/>
                <w:szCs w:val="24"/>
              </w:rPr>
              <w:t>pengunaaan</w:t>
            </w:r>
            <w:proofErr w:type="spellEnd"/>
            <w:r w:rsidRPr="00CF16A5">
              <w:rPr>
                <w:rFonts w:cs="Times New Roman"/>
                <w:szCs w:val="24"/>
              </w:rPr>
              <w:t xml:space="preserve"> financial technology </w:t>
            </w:r>
            <w:proofErr w:type="spellStart"/>
            <w:r w:rsidRPr="00CF16A5">
              <w:rPr>
                <w:rFonts w:cs="Times New Roman"/>
                <w:szCs w:val="24"/>
              </w:rPr>
              <w:t>akan</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pula.</w:t>
            </w:r>
          </w:p>
          <w:p w14:paraId="6A6B9717" w14:textId="77777777" w:rsidR="00D36D50" w:rsidRPr="00CF16A5" w:rsidRDefault="00D36D50" w:rsidP="00D36D50">
            <w:pPr>
              <w:pStyle w:val="ListParagraph"/>
              <w:numPr>
                <w:ilvl w:val="0"/>
                <w:numId w:val="21"/>
              </w:numPr>
              <w:spacing w:line="360" w:lineRule="auto"/>
              <w:ind w:left="142" w:hanging="142"/>
              <w:rPr>
                <w:rFonts w:cs="Times New Roman"/>
                <w:szCs w:val="24"/>
              </w:rPr>
            </w:pPr>
            <w:proofErr w:type="spellStart"/>
            <w:r w:rsidRPr="00CF16A5">
              <w:rPr>
                <w:rFonts w:cs="Times New Roman"/>
                <w:szCs w:val="24"/>
              </w:rPr>
              <w:t>Karakteristik</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berdasarkan</w:t>
            </w:r>
            <w:proofErr w:type="spellEnd"/>
            <w:r w:rsidRPr="00CF16A5">
              <w:rPr>
                <w:rFonts w:cs="Times New Roman"/>
                <w:szCs w:val="24"/>
              </w:rPr>
              <w:t xml:space="preserve"> </w:t>
            </w:r>
            <w:proofErr w:type="spellStart"/>
            <w:r w:rsidRPr="00CF16A5">
              <w:rPr>
                <w:rFonts w:cs="Times New Roman"/>
                <w:szCs w:val="24"/>
              </w:rPr>
              <w:t>demografi</w:t>
            </w:r>
            <w:proofErr w:type="spellEnd"/>
            <w:r w:rsidRPr="00CF16A5">
              <w:rPr>
                <w:rFonts w:cs="Times New Roman"/>
                <w:szCs w:val="24"/>
              </w:rPr>
              <w:t xml:space="preserve">, </w:t>
            </w:r>
            <w:proofErr w:type="spellStart"/>
            <w:r w:rsidRPr="00CF16A5">
              <w:rPr>
                <w:rFonts w:cs="Times New Roman"/>
                <w:szCs w:val="24"/>
              </w:rPr>
              <w:t>diperoleh</w:t>
            </w:r>
            <w:proofErr w:type="spellEnd"/>
            <w:r w:rsidRPr="00CF16A5">
              <w:rPr>
                <w:rFonts w:cs="Times New Roman"/>
                <w:szCs w:val="24"/>
              </w:rPr>
              <w:t xml:space="preserve"> </w:t>
            </w:r>
            <w:proofErr w:type="spellStart"/>
            <w:r w:rsidRPr="00CF16A5">
              <w:rPr>
                <w:rFonts w:cs="Times New Roman"/>
                <w:szCs w:val="24"/>
              </w:rPr>
              <w:t>hasil</w:t>
            </w:r>
            <w:proofErr w:type="spellEnd"/>
            <w:r w:rsidRPr="00CF16A5">
              <w:rPr>
                <w:rFonts w:cs="Times New Roman"/>
                <w:szCs w:val="24"/>
              </w:rPr>
              <w:t xml:space="preserve"> </w:t>
            </w:r>
            <w:proofErr w:type="spellStart"/>
            <w:r w:rsidRPr="00CF16A5">
              <w:rPr>
                <w:rFonts w:cs="Times New Roman"/>
                <w:szCs w:val="24"/>
              </w:rPr>
              <w:t>bahwa</w:t>
            </w:r>
            <w:proofErr w:type="spellEnd"/>
            <w:r w:rsidRPr="00CF16A5">
              <w:rPr>
                <w:rFonts w:cs="Times New Roman"/>
                <w:szCs w:val="24"/>
              </w:rPr>
              <w:t xml:space="preserve"> </w:t>
            </w:r>
            <w:proofErr w:type="spellStart"/>
            <w:r w:rsidRPr="00CF16A5">
              <w:rPr>
                <w:rFonts w:cs="Times New Roman"/>
                <w:szCs w:val="24"/>
              </w:rPr>
              <w:t>jenis</w:t>
            </w:r>
            <w:proofErr w:type="spellEnd"/>
            <w:r w:rsidRPr="00CF16A5">
              <w:rPr>
                <w:rFonts w:cs="Times New Roman"/>
                <w:szCs w:val="24"/>
              </w:rPr>
              <w:t xml:space="preserve"> </w:t>
            </w:r>
            <w:proofErr w:type="spellStart"/>
            <w:r w:rsidRPr="00CF16A5">
              <w:rPr>
                <w:rFonts w:cs="Times New Roman"/>
                <w:szCs w:val="24"/>
              </w:rPr>
              <w:t>kelamin</w:t>
            </w:r>
            <w:proofErr w:type="spellEnd"/>
            <w:r w:rsidRPr="00CF16A5">
              <w:rPr>
                <w:rFonts w:cs="Times New Roman"/>
                <w:szCs w:val="24"/>
              </w:rPr>
              <w:t xml:space="preserve">, </w:t>
            </w:r>
            <w:proofErr w:type="spellStart"/>
            <w:r w:rsidRPr="00CF16A5">
              <w:rPr>
                <w:rFonts w:cs="Times New Roman"/>
                <w:szCs w:val="24"/>
              </w:rPr>
              <w:t>usia</w:t>
            </w:r>
            <w:proofErr w:type="spellEnd"/>
            <w:r w:rsidRPr="00CF16A5">
              <w:rPr>
                <w:rFonts w:cs="Times New Roman"/>
                <w:szCs w:val="24"/>
              </w:rPr>
              <w:t xml:space="preserve">, </w:t>
            </w:r>
            <w:proofErr w:type="spellStart"/>
            <w:r w:rsidRPr="00CF16A5">
              <w:rPr>
                <w:rFonts w:cs="Times New Roman"/>
                <w:szCs w:val="24"/>
              </w:rPr>
              <w:t>pendidikan</w:t>
            </w:r>
            <w:proofErr w:type="spellEnd"/>
            <w:r w:rsidRPr="00CF16A5">
              <w:rPr>
                <w:rFonts w:cs="Times New Roman"/>
                <w:szCs w:val="24"/>
              </w:rPr>
              <w:t xml:space="preserve"> </w:t>
            </w:r>
            <w:proofErr w:type="spellStart"/>
            <w:r w:rsidRPr="00CF16A5">
              <w:rPr>
                <w:rFonts w:cs="Times New Roman"/>
                <w:szCs w:val="24"/>
              </w:rPr>
              <w:t>terakhir</w:t>
            </w:r>
            <w:proofErr w:type="spellEnd"/>
            <w:r w:rsidRPr="00CF16A5">
              <w:rPr>
                <w:rFonts w:cs="Times New Roman"/>
                <w:szCs w:val="24"/>
              </w:rPr>
              <w:t xml:space="preserve">, </w:t>
            </w:r>
            <w:proofErr w:type="spellStart"/>
            <w:r w:rsidRPr="00CF16A5">
              <w:rPr>
                <w:rFonts w:cs="Times New Roman"/>
                <w:szCs w:val="24"/>
              </w:rPr>
              <w:t>pekerjaan</w:t>
            </w:r>
            <w:proofErr w:type="spellEnd"/>
            <w:r w:rsidRPr="00CF16A5">
              <w:rPr>
                <w:rFonts w:cs="Times New Roman"/>
                <w:szCs w:val="24"/>
              </w:rPr>
              <w:t xml:space="preserve"> dan </w:t>
            </w:r>
            <w:proofErr w:type="spellStart"/>
            <w:r w:rsidRPr="00CF16A5">
              <w:rPr>
                <w:rFonts w:cs="Times New Roman"/>
                <w:szCs w:val="24"/>
              </w:rPr>
              <w:t>pendapatan</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keseluruhan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Variabel</w:t>
            </w:r>
            <w:proofErr w:type="spellEnd"/>
            <w:r w:rsidRPr="00CF16A5">
              <w:rPr>
                <w:rFonts w:cs="Times New Roman"/>
                <w:szCs w:val="24"/>
              </w:rPr>
              <w:t xml:space="preserve"> </w:t>
            </w:r>
            <w:proofErr w:type="spellStart"/>
            <w:r w:rsidRPr="00CF16A5">
              <w:rPr>
                <w:rFonts w:cs="Times New Roman"/>
                <w:szCs w:val="24"/>
              </w:rPr>
              <w:t>jenis</w:t>
            </w:r>
            <w:proofErr w:type="spellEnd"/>
            <w:r w:rsidRPr="00CF16A5">
              <w:rPr>
                <w:rFonts w:cs="Times New Roman"/>
                <w:szCs w:val="24"/>
              </w:rPr>
              <w:t xml:space="preserve"> </w:t>
            </w:r>
            <w:proofErr w:type="spellStart"/>
            <w:r w:rsidRPr="00CF16A5">
              <w:rPr>
                <w:rFonts w:cs="Times New Roman"/>
                <w:szCs w:val="24"/>
              </w:rPr>
              <w:t>kelamin</w:t>
            </w:r>
            <w:proofErr w:type="spellEnd"/>
            <w:r w:rsidRPr="00CF16A5">
              <w:rPr>
                <w:rFonts w:cs="Times New Roman"/>
                <w:szCs w:val="24"/>
              </w:rPr>
              <w:t xml:space="preserve">, </w:t>
            </w:r>
            <w:proofErr w:type="spellStart"/>
            <w:r w:rsidRPr="00CF16A5">
              <w:rPr>
                <w:rFonts w:cs="Times New Roman"/>
                <w:szCs w:val="24"/>
              </w:rPr>
              <w:t>usia</w:t>
            </w:r>
            <w:proofErr w:type="spellEnd"/>
            <w:r w:rsidRPr="00CF16A5">
              <w:rPr>
                <w:rFonts w:cs="Times New Roman"/>
                <w:szCs w:val="24"/>
              </w:rPr>
              <w:t xml:space="preserve">, </w:t>
            </w:r>
            <w:proofErr w:type="spellStart"/>
            <w:r w:rsidRPr="00CF16A5">
              <w:rPr>
                <w:rFonts w:cs="Times New Roman"/>
                <w:szCs w:val="24"/>
              </w:rPr>
              <w:t>pendidikan</w:t>
            </w:r>
            <w:proofErr w:type="spellEnd"/>
            <w:r w:rsidRPr="00CF16A5">
              <w:rPr>
                <w:rFonts w:cs="Times New Roman"/>
                <w:szCs w:val="24"/>
              </w:rPr>
              <w:t xml:space="preserve"> </w:t>
            </w:r>
            <w:proofErr w:type="spellStart"/>
            <w:r w:rsidRPr="00CF16A5">
              <w:rPr>
                <w:rFonts w:cs="Times New Roman"/>
                <w:szCs w:val="24"/>
              </w:rPr>
              <w:t>terakhir</w:t>
            </w:r>
            <w:proofErr w:type="spellEnd"/>
            <w:r w:rsidRPr="00CF16A5">
              <w:rPr>
                <w:rFonts w:cs="Times New Roman"/>
                <w:szCs w:val="24"/>
              </w:rPr>
              <w:t xml:space="preserve">, dan </w:t>
            </w:r>
            <w:proofErr w:type="spellStart"/>
            <w:r w:rsidRPr="00CF16A5">
              <w:rPr>
                <w:rFonts w:cs="Times New Roman"/>
                <w:szCs w:val="24"/>
              </w:rPr>
              <w:t>pekerjaan</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nyata</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Namun</w:t>
            </w:r>
            <w:proofErr w:type="spellEnd"/>
            <w:r w:rsidRPr="00CF16A5">
              <w:rPr>
                <w:rFonts w:cs="Times New Roman"/>
                <w:szCs w:val="24"/>
              </w:rPr>
              <w:t xml:space="preserve">, </w:t>
            </w:r>
            <w:proofErr w:type="spellStart"/>
            <w:r w:rsidRPr="00CF16A5">
              <w:rPr>
                <w:rFonts w:cs="Times New Roman"/>
                <w:szCs w:val="24"/>
              </w:rPr>
              <w:t>pendapatan</w:t>
            </w:r>
            <w:proofErr w:type="spellEnd"/>
            <w:r w:rsidRPr="00CF16A5">
              <w:rPr>
                <w:rFonts w:cs="Times New Roman"/>
                <w:szCs w:val="24"/>
              </w:rPr>
              <w:t xml:space="preserve"> </w:t>
            </w:r>
            <w:proofErr w:type="spellStart"/>
            <w:r w:rsidRPr="00CF16A5">
              <w:rPr>
                <w:rFonts w:cs="Times New Roman"/>
                <w:szCs w:val="24"/>
              </w:rPr>
              <w:t>masyarakat</w:t>
            </w:r>
            <w:proofErr w:type="spellEnd"/>
            <w:r w:rsidRPr="00CF16A5">
              <w:rPr>
                <w:rFonts w:cs="Times New Roman"/>
                <w:szCs w:val="24"/>
              </w:rPr>
              <w:t xml:space="preserve">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berpengaruh</w:t>
            </w:r>
            <w:proofErr w:type="spellEnd"/>
            <w:r w:rsidRPr="00CF16A5">
              <w:rPr>
                <w:rFonts w:cs="Times New Roman"/>
                <w:szCs w:val="24"/>
              </w:rPr>
              <w:t xml:space="preserve"> </w:t>
            </w:r>
            <w:proofErr w:type="spellStart"/>
            <w:r w:rsidRPr="00CF16A5">
              <w:rPr>
                <w:rFonts w:cs="Times New Roman"/>
                <w:szCs w:val="24"/>
              </w:rPr>
              <w:t>nyata</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w:t>
            </w:r>
          </w:p>
        </w:tc>
      </w:tr>
      <w:tr w:rsidR="00D36D50" w:rsidRPr="00CF16A5" w14:paraId="6771B56F" w14:textId="77777777" w:rsidTr="00D36D50">
        <w:trPr>
          <w:jc w:val="center"/>
        </w:trPr>
        <w:tc>
          <w:tcPr>
            <w:tcW w:w="1696" w:type="dxa"/>
          </w:tcPr>
          <w:p w14:paraId="0452F746" w14:textId="77777777" w:rsidR="00D36D50" w:rsidRPr="00CF16A5" w:rsidRDefault="00D36D50" w:rsidP="00D36D50">
            <w:pPr>
              <w:jc w:val="left"/>
              <w:rPr>
                <w:rFonts w:cs="Times New Roman"/>
                <w:szCs w:val="24"/>
              </w:rPr>
            </w:pPr>
            <w:r w:rsidRPr="00CF16A5">
              <w:rPr>
                <w:rFonts w:cs="Times New Roman"/>
                <w:szCs w:val="24"/>
              </w:rPr>
              <w:lastRenderedPageBreak/>
              <w:fldChar w:fldCharType="begin" w:fldLock="1"/>
            </w:r>
            <w:r>
              <w:rPr>
                <w:rFonts w:cs="Times New Roman"/>
                <w:szCs w:val="24"/>
              </w:rPr>
              <w:instrText>ADDIN CSL_CITATION {"citationItems":[{"id":"ITEM-1","itemData":{"DOI":"10.1080/02681102.2017.1422105","ISSN":"15540170","abstract":"Whilst there have been growing interest and efforts by governments in developing countries to disburse digital government-to-person (G2P) payments to promote financial inclusion, the role of mobile banking in the receipt of social cash remains under-researched. Through an interpretive case study of the Benazir Income Support Programme (BISP) in Pakistan, this paper applies Orlikowski’s Duality of Technology that critically examines mobile banking usage by women beneficiaries and technology's effects on the institutional properties of their households. Qualitative data were collected through semi-structured interviews from participants located in Pakistan. The findings highlighted that mobile banking enabled women to receive the full amount of grants, securely and conveniently, from agents. However, mobile banking imposed human, socio-economic and technological constraints which restricted women's access to and usage of financial services that limited financial inclusion. Women were socially and politically empowered, thereby, social inclusion was transformative. This paper theoretically contributes to the Duality of Technology framework that was deterministic for women beneficiaries. The study accentuates the redesign of mobile banking to match women's capabilities, and imparting financial and digital training to them. Also, the provision of a range of financial resources to beneficiaries may steer micro-entrepreneurial activities to advance the inclusion agenda in Pakistan.","author":[{"dropping-particle":"","family":"Kemal","given":"Atika Ahmad","non-dropping-particle":"","parse-names":false,"suffix":""}],"container-title":"Information Technology for Development","id":"ITEM-1","issue":"3","issued":{"date-parts":[["2019"]]},"page":"475-502","publisher":"Taylor &amp; Francis","title":"Mobile Banking in the Government-to-Person Payment Sector for Financial Inclusion in Pakistan","type":"article-journal","volume":"25"},"uris":["http://www.mendeley.com/documents/?uuid=740fc7ef-1b0e-4566-a822-ad410cc263e5"]}],"mendeley":{"formattedCitation":"(Kemal, 2019)","manualFormatting":"Kemal (2019)","plainTextFormattedCitation":"(Kemal, 2019)","previouslyFormattedCitation":"(Kemal,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Kemal (2019)</w:t>
            </w:r>
            <w:r w:rsidRPr="00CF16A5">
              <w:rPr>
                <w:rFonts w:cs="Times New Roman"/>
                <w:szCs w:val="24"/>
              </w:rPr>
              <w:fldChar w:fldCharType="end"/>
            </w:r>
          </w:p>
        </w:tc>
        <w:tc>
          <w:tcPr>
            <w:tcW w:w="2410" w:type="dxa"/>
          </w:tcPr>
          <w:p w14:paraId="7DE4FD10" w14:textId="77777777" w:rsidR="00D36D50" w:rsidRPr="00CF16A5" w:rsidRDefault="00D36D50" w:rsidP="00D36D50">
            <w:pPr>
              <w:jc w:val="left"/>
              <w:rPr>
                <w:rFonts w:cs="Times New Roman"/>
                <w:i/>
                <w:iCs/>
                <w:szCs w:val="24"/>
              </w:rPr>
            </w:pPr>
            <w:r w:rsidRPr="00CF16A5">
              <w:rPr>
                <w:rFonts w:cs="Times New Roman"/>
                <w:i/>
                <w:iCs/>
                <w:szCs w:val="24"/>
              </w:rPr>
              <w:t>Mobile banking in the government-to-person payment sector for financial inclusion in Pakistan</w:t>
            </w:r>
          </w:p>
        </w:tc>
        <w:tc>
          <w:tcPr>
            <w:tcW w:w="4111" w:type="dxa"/>
          </w:tcPr>
          <w:p w14:paraId="54CD3756" w14:textId="77777777" w:rsidR="00D36D50" w:rsidRPr="00CF16A5" w:rsidRDefault="00D36D50" w:rsidP="00D36D50">
            <w:pPr>
              <w:pStyle w:val="ListParagraph"/>
              <w:numPr>
                <w:ilvl w:val="0"/>
                <w:numId w:val="22"/>
              </w:numPr>
              <w:spacing w:line="360" w:lineRule="auto"/>
              <w:ind w:left="177" w:hanging="177"/>
              <w:rPr>
                <w:rFonts w:cs="Times New Roman"/>
                <w:szCs w:val="24"/>
              </w:rPr>
            </w:pPr>
            <w:proofErr w:type="spellStart"/>
            <w:r w:rsidRPr="00CF16A5">
              <w:rPr>
                <w:rFonts w:cs="Times New Roman"/>
                <w:szCs w:val="24"/>
              </w:rPr>
              <w:t>Meningkatnya</w:t>
            </w:r>
            <w:proofErr w:type="spellEnd"/>
            <w:r w:rsidRPr="00CF16A5">
              <w:rPr>
                <w:rFonts w:cs="Times New Roman"/>
                <w:szCs w:val="24"/>
              </w:rPr>
              <w:t xml:space="preserve"> </w:t>
            </w:r>
            <w:proofErr w:type="spellStart"/>
            <w:r w:rsidRPr="00CF16A5">
              <w:rPr>
                <w:rFonts w:cs="Times New Roman"/>
                <w:szCs w:val="24"/>
              </w:rPr>
              <w:t>pengguna</w:t>
            </w:r>
            <w:proofErr w:type="spellEnd"/>
            <w:r w:rsidRPr="00CF16A5">
              <w:rPr>
                <w:rFonts w:cs="Times New Roman"/>
                <w:szCs w:val="24"/>
              </w:rPr>
              <w:t xml:space="preserve"> </w:t>
            </w:r>
            <w:r w:rsidRPr="00CF16A5">
              <w:rPr>
                <w:rFonts w:cs="Times New Roman"/>
                <w:i/>
                <w:iCs/>
                <w:szCs w:val="24"/>
              </w:rPr>
              <w:t>m-banking</w:t>
            </w:r>
            <w:r w:rsidRPr="00CF16A5">
              <w:rPr>
                <w:rFonts w:cs="Times New Roman"/>
                <w:i/>
                <w:iCs/>
                <w:szCs w:val="24"/>
              </w:rPr>
              <w:softHyphen/>
            </w:r>
            <w:r w:rsidRPr="00CF16A5">
              <w:rPr>
                <w:rFonts w:cs="Times New Roman"/>
                <w:szCs w:val="24"/>
              </w:rPr>
              <w:t xml:space="preserve"> </w:t>
            </w:r>
            <w:proofErr w:type="spellStart"/>
            <w:r w:rsidRPr="00CF16A5">
              <w:rPr>
                <w:rFonts w:cs="Times New Roman"/>
                <w:szCs w:val="24"/>
              </w:rPr>
              <w:t>berarti</w:t>
            </w:r>
            <w:proofErr w:type="spellEnd"/>
            <w:r w:rsidRPr="00CF16A5">
              <w:rPr>
                <w:rFonts w:cs="Times New Roman"/>
                <w:szCs w:val="24"/>
              </w:rPr>
              <w:t xml:space="preserve"> </w:t>
            </w:r>
            <w:proofErr w:type="spellStart"/>
            <w:r w:rsidRPr="00CF16A5">
              <w:rPr>
                <w:rFonts w:cs="Times New Roman"/>
                <w:szCs w:val="24"/>
              </w:rPr>
              <w:t>semakin</w:t>
            </w:r>
            <w:proofErr w:type="spellEnd"/>
            <w:r w:rsidRPr="00CF16A5">
              <w:rPr>
                <w:rFonts w:cs="Times New Roman"/>
                <w:szCs w:val="24"/>
              </w:rPr>
              <w:t xml:space="preserve"> </w:t>
            </w:r>
            <w:proofErr w:type="spellStart"/>
            <w:r w:rsidRPr="00CF16A5">
              <w:rPr>
                <w:rFonts w:cs="Times New Roman"/>
                <w:szCs w:val="24"/>
              </w:rPr>
              <w:t>banyak</w:t>
            </w:r>
            <w:proofErr w:type="spellEnd"/>
            <w:r w:rsidRPr="00CF16A5">
              <w:rPr>
                <w:rFonts w:cs="Times New Roman"/>
                <w:szCs w:val="24"/>
              </w:rPr>
              <w:t xml:space="preserve"> orang yang </w:t>
            </w:r>
            <w:proofErr w:type="spellStart"/>
            <w:r w:rsidRPr="00CF16A5">
              <w:rPr>
                <w:rFonts w:cs="Times New Roman"/>
                <w:szCs w:val="24"/>
              </w:rPr>
              <w:t>terhubung</w:t>
            </w:r>
            <w:proofErr w:type="spellEnd"/>
            <w:r w:rsidRPr="00CF16A5">
              <w:rPr>
                <w:rFonts w:cs="Times New Roman"/>
                <w:szCs w:val="24"/>
              </w:rPr>
              <w:t xml:space="preserve"> </w:t>
            </w:r>
            <w:proofErr w:type="spellStart"/>
            <w:r w:rsidRPr="00CF16A5">
              <w:rPr>
                <w:rFonts w:cs="Times New Roman"/>
                <w:szCs w:val="24"/>
              </w:rPr>
              <w:t>dengan</w:t>
            </w:r>
            <w:proofErr w:type="spellEnd"/>
            <w:r w:rsidRPr="00CF16A5">
              <w:rPr>
                <w:rFonts w:cs="Times New Roman"/>
                <w:szCs w:val="24"/>
              </w:rPr>
              <w:t xml:space="preserve"> </w:t>
            </w:r>
            <w:proofErr w:type="spellStart"/>
            <w:r w:rsidRPr="00CF16A5">
              <w:rPr>
                <w:rFonts w:cs="Times New Roman"/>
                <w:szCs w:val="24"/>
              </w:rPr>
              <w:t>lembaga</w:t>
            </w:r>
            <w:proofErr w:type="spellEnd"/>
            <w:r w:rsidRPr="00CF16A5">
              <w:rPr>
                <w:rFonts w:cs="Times New Roman"/>
                <w:szCs w:val="24"/>
              </w:rPr>
              <w:t xml:space="preserve"> </w:t>
            </w:r>
            <w:proofErr w:type="spellStart"/>
            <w:r w:rsidRPr="00CF16A5">
              <w:rPr>
                <w:rFonts w:cs="Times New Roman"/>
                <w:szCs w:val="24"/>
              </w:rPr>
              <w:t>perbankan</w:t>
            </w:r>
            <w:proofErr w:type="spellEnd"/>
            <w:r w:rsidRPr="00CF16A5">
              <w:rPr>
                <w:rFonts w:cs="Times New Roman"/>
                <w:szCs w:val="24"/>
              </w:rPr>
              <w:t xml:space="preserve"> dan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berkontribusi</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p>
          <w:p w14:paraId="5FD0C711" w14:textId="77777777" w:rsidR="00D36D50" w:rsidRPr="00CF16A5" w:rsidRDefault="00D36D50" w:rsidP="00D36D50">
            <w:pPr>
              <w:pStyle w:val="ListParagraph"/>
              <w:numPr>
                <w:ilvl w:val="0"/>
                <w:numId w:val="22"/>
              </w:numPr>
              <w:spacing w:line="360" w:lineRule="auto"/>
              <w:ind w:left="177" w:hanging="177"/>
              <w:rPr>
                <w:rFonts w:cs="Times New Roman"/>
                <w:szCs w:val="24"/>
              </w:rPr>
            </w:pPr>
            <w:r w:rsidRPr="00CF16A5">
              <w:rPr>
                <w:rFonts w:cs="Times New Roman"/>
                <w:i/>
                <w:iCs/>
                <w:szCs w:val="24"/>
              </w:rPr>
              <w:lastRenderedPageBreak/>
              <w:t>M-banking</w:t>
            </w:r>
            <w:r w:rsidRPr="00CF16A5">
              <w:rPr>
                <w:rFonts w:cs="Times New Roman"/>
                <w:szCs w:val="24"/>
              </w:rPr>
              <w:t xml:space="preserve"> </w:t>
            </w:r>
            <w:proofErr w:type="spellStart"/>
            <w:r w:rsidRPr="00CF16A5">
              <w:rPr>
                <w:rFonts w:cs="Times New Roman"/>
                <w:szCs w:val="24"/>
              </w:rPr>
              <w:t>memberikan</w:t>
            </w:r>
            <w:proofErr w:type="spellEnd"/>
            <w:r w:rsidRPr="00CF16A5">
              <w:rPr>
                <w:rFonts w:cs="Times New Roman"/>
                <w:szCs w:val="24"/>
              </w:rPr>
              <w:t xml:space="preserve"> </w:t>
            </w:r>
            <w:proofErr w:type="spellStart"/>
            <w:r w:rsidRPr="00CF16A5">
              <w:rPr>
                <w:rFonts w:cs="Times New Roman"/>
                <w:szCs w:val="24"/>
              </w:rPr>
              <w:t>peluang</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mencapai</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rumah</w:t>
            </w:r>
            <w:proofErr w:type="spellEnd"/>
            <w:r w:rsidRPr="00CF16A5">
              <w:rPr>
                <w:rFonts w:cs="Times New Roman"/>
                <w:szCs w:val="24"/>
              </w:rPr>
              <w:t xml:space="preserve"> </w:t>
            </w:r>
            <w:proofErr w:type="spellStart"/>
            <w:r w:rsidRPr="00CF16A5">
              <w:rPr>
                <w:rFonts w:cs="Times New Roman"/>
                <w:szCs w:val="24"/>
              </w:rPr>
              <w:t>tangga</w:t>
            </w:r>
            <w:proofErr w:type="spellEnd"/>
            <w:r w:rsidRPr="00CF16A5">
              <w:rPr>
                <w:rFonts w:cs="Times New Roman"/>
                <w:szCs w:val="24"/>
              </w:rPr>
              <w:t xml:space="preserve"> yang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rekening</w:t>
            </w:r>
            <w:proofErr w:type="spellEnd"/>
            <w:r w:rsidRPr="00CF16A5">
              <w:rPr>
                <w:rFonts w:cs="Times New Roman"/>
                <w:szCs w:val="24"/>
              </w:rPr>
              <w:t xml:space="preserve"> bank.</w:t>
            </w:r>
          </w:p>
        </w:tc>
      </w:tr>
      <w:tr w:rsidR="00D36D50" w:rsidRPr="00CF16A5" w14:paraId="23E53131" w14:textId="77777777" w:rsidTr="00D36D50">
        <w:trPr>
          <w:jc w:val="center"/>
        </w:trPr>
        <w:tc>
          <w:tcPr>
            <w:tcW w:w="1696" w:type="dxa"/>
          </w:tcPr>
          <w:p w14:paraId="104A507F" w14:textId="77777777" w:rsidR="00D36D50" w:rsidRPr="00CF16A5" w:rsidRDefault="00D36D50" w:rsidP="00D36D50">
            <w:pPr>
              <w:jc w:val="left"/>
              <w:rPr>
                <w:rFonts w:cs="Times New Roman"/>
                <w:szCs w:val="24"/>
              </w:rPr>
            </w:pPr>
            <w:r w:rsidRPr="00CF16A5">
              <w:rPr>
                <w:rFonts w:cs="Times New Roman"/>
                <w:szCs w:val="24"/>
              </w:rPr>
              <w:lastRenderedPageBreak/>
              <w:fldChar w:fldCharType="begin" w:fldLock="1"/>
            </w:r>
            <w:r>
              <w:rPr>
                <w:rFonts w:cs="Times New Roman"/>
                <w:szCs w:val="24"/>
              </w:rPr>
              <w:instrText>ADDIN CSL_CITATION {"citationItems":[{"id":"ITEM-1","itemData":{"DOI":"10.1002/isd2.12044","ISSN":"16814835","abstract":"With the flagship success of m-Pesa, financial services via mobile devices have become an important tool to facilitate the financial inclusion of the previously unbanked population in developing countries. Attempts to provide a landscape of academic research findings at the intersection of mobile financial services, financial inclusion, and development have been rather scant. To determine the key issues and gaps in the current academic research, this study conducts a systematic review of 54 academic research papers vis-à-vis the nexus of mobile financial services, financial inclusion, and development. The results show that the extant literature addresses three major clusters of topics: delivery, environmental factors, and the impact of mobile financial services. Still in the nascent stage of research, the topics covered in the literature indicate a bias towards institutional and individual preconditions for the implementation of mobile financial services, rather than actual supply and demand by users, and its impact on society. The choice of research methods also shows limited variety and depth. This study contributes towards understanding the existing research on mobile financial services for financial inclusion in developing countries and finding research gaps for future study.","author":[{"dropping-particle":"","family":"Kim","given":"Minjin","non-dropping-particle":"","parse-names":false,"suffix":""},{"dropping-particle":"","family":"Zoo","given":"Hanah","non-dropping-particle":"","parse-names":false,"suffix":""},{"dropping-particle":"","family":"Lee","given":"Heejin","non-dropping-particle":"","parse-names":false,"suffix":""},{"dropping-particle":"","family":"Kang","given":"Juhee","non-dropping-particle":"","parse-names":false,"suffix":""}],"container-title":"Electronic Journal of Information Systems in Developing Countries","id":"ITEM-1","issue":"5","issued":{"date-parts":[["2018"]]},"page":"1-17","title":"Mobile Financial Services, Financial Inclusion, and Development: A Systematic Review of Academic Literature","type":"article-journal","volume":"84"},"uris":["http://www.mendeley.com/documents/?uuid=c7b2e288-80c0-43ed-a5e0-f5b81bc6b235"]}],"mendeley":{"formattedCitation":"(M. Kim et al., 2018)","manualFormatting":"Kim et al. (2018)","plainTextFormattedCitation":"(M. Kim et al., 2018)","previouslyFormattedCitation":"(M. Kim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Kim et al. (2018)</w:t>
            </w:r>
            <w:r w:rsidRPr="00CF16A5">
              <w:rPr>
                <w:rFonts w:cs="Times New Roman"/>
                <w:szCs w:val="24"/>
              </w:rPr>
              <w:fldChar w:fldCharType="end"/>
            </w:r>
          </w:p>
        </w:tc>
        <w:tc>
          <w:tcPr>
            <w:tcW w:w="2410" w:type="dxa"/>
          </w:tcPr>
          <w:p w14:paraId="0DFEE491" w14:textId="77777777" w:rsidR="00D36D50" w:rsidRPr="00CF16A5" w:rsidRDefault="00D36D50" w:rsidP="00D36D50">
            <w:pPr>
              <w:jc w:val="left"/>
              <w:rPr>
                <w:rFonts w:cs="Times New Roman"/>
                <w:i/>
                <w:iCs/>
                <w:szCs w:val="24"/>
              </w:rPr>
            </w:pPr>
            <w:r w:rsidRPr="00CF16A5">
              <w:rPr>
                <w:rFonts w:cs="Times New Roman"/>
                <w:i/>
                <w:iCs/>
                <w:szCs w:val="24"/>
              </w:rPr>
              <w:t>Mobile financial services, financial inclusion, and development: A systematic review of academic literature</w:t>
            </w:r>
          </w:p>
        </w:tc>
        <w:tc>
          <w:tcPr>
            <w:tcW w:w="4111" w:type="dxa"/>
          </w:tcPr>
          <w:p w14:paraId="06934CA5" w14:textId="77777777" w:rsidR="00D36D50" w:rsidRPr="00CF16A5" w:rsidRDefault="00D36D50" w:rsidP="00D36D50">
            <w:pPr>
              <w:pStyle w:val="ListParagraph"/>
              <w:numPr>
                <w:ilvl w:val="0"/>
                <w:numId w:val="24"/>
              </w:numPr>
              <w:spacing w:line="360" w:lineRule="auto"/>
              <w:ind w:left="177" w:hanging="177"/>
              <w:rPr>
                <w:rFonts w:cs="Times New Roman"/>
                <w:szCs w:val="24"/>
              </w:rPr>
            </w:pPr>
            <w:r w:rsidRPr="00CF16A5">
              <w:rPr>
                <w:rFonts w:cs="Times New Roman"/>
                <w:i/>
                <w:iCs/>
                <w:szCs w:val="24"/>
              </w:rPr>
              <w:t>Mobile financial service</w:t>
            </w:r>
            <w:r w:rsidRPr="00CF16A5">
              <w:rPr>
                <w:rFonts w:cs="Times New Roman"/>
                <w:szCs w:val="24"/>
              </w:rPr>
              <w:t xml:space="preserve"> </w:t>
            </w:r>
            <w:proofErr w:type="spellStart"/>
            <w:r w:rsidRPr="00CF16A5">
              <w:rPr>
                <w:rFonts w:cs="Times New Roman"/>
                <w:szCs w:val="24"/>
              </w:rPr>
              <w:t>dapat</w:t>
            </w:r>
            <w:proofErr w:type="spellEnd"/>
            <w:r w:rsidRPr="00CF16A5">
              <w:rPr>
                <w:rFonts w:cs="Times New Roman"/>
                <w:szCs w:val="24"/>
              </w:rPr>
              <w:t xml:space="preserve"> </w:t>
            </w:r>
            <w:proofErr w:type="spellStart"/>
            <w:r w:rsidRPr="00CF16A5">
              <w:rPr>
                <w:rFonts w:cs="Times New Roman"/>
                <w:szCs w:val="24"/>
              </w:rPr>
              <w:t>meningkatkan</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populasi</w:t>
            </w:r>
            <w:proofErr w:type="spellEnd"/>
            <w:r w:rsidRPr="00CF16A5">
              <w:rPr>
                <w:rFonts w:cs="Times New Roman"/>
                <w:szCs w:val="24"/>
              </w:rPr>
              <w:t xml:space="preserve"> </w:t>
            </w:r>
            <w:proofErr w:type="spellStart"/>
            <w:r w:rsidRPr="00CF16A5">
              <w:rPr>
                <w:rFonts w:cs="Times New Roman"/>
                <w:szCs w:val="24"/>
              </w:rPr>
              <w:t>berpenghasilan</w:t>
            </w:r>
            <w:proofErr w:type="spellEnd"/>
            <w:r w:rsidRPr="00CF16A5">
              <w:rPr>
                <w:rFonts w:cs="Times New Roman"/>
                <w:szCs w:val="24"/>
              </w:rPr>
              <w:t xml:space="preserve"> </w:t>
            </w:r>
            <w:proofErr w:type="spellStart"/>
            <w:r w:rsidRPr="00CF16A5">
              <w:rPr>
                <w:rFonts w:cs="Times New Roman"/>
                <w:szCs w:val="24"/>
              </w:rPr>
              <w:t>rendah</w:t>
            </w:r>
            <w:proofErr w:type="spellEnd"/>
            <w:r w:rsidRPr="00CF16A5">
              <w:rPr>
                <w:rFonts w:cs="Times New Roman"/>
                <w:szCs w:val="24"/>
              </w:rPr>
              <w:t xml:space="preserve"> di negara-negara </w:t>
            </w:r>
            <w:proofErr w:type="spellStart"/>
            <w:r w:rsidRPr="00CF16A5">
              <w:rPr>
                <w:rFonts w:cs="Times New Roman"/>
                <w:szCs w:val="24"/>
              </w:rPr>
              <w:t>berkembang</w:t>
            </w:r>
            <w:proofErr w:type="spellEnd"/>
            <w:r w:rsidRPr="00CF16A5">
              <w:rPr>
                <w:rFonts w:cs="Times New Roman"/>
                <w:szCs w:val="24"/>
              </w:rPr>
              <w:t>.</w:t>
            </w:r>
          </w:p>
          <w:p w14:paraId="5BF011BC" w14:textId="77777777" w:rsidR="00D36D50" w:rsidRPr="00CF16A5" w:rsidRDefault="00D36D50" w:rsidP="00D36D50">
            <w:pPr>
              <w:pStyle w:val="ListParagraph"/>
              <w:numPr>
                <w:ilvl w:val="0"/>
                <w:numId w:val="24"/>
              </w:numPr>
              <w:spacing w:line="360" w:lineRule="auto"/>
              <w:ind w:left="177" w:hanging="177"/>
              <w:rPr>
                <w:rFonts w:cs="Times New Roman"/>
                <w:szCs w:val="24"/>
              </w:rPr>
            </w:pPr>
            <w:proofErr w:type="spellStart"/>
            <w:r w:rsidRPr="00CF16A5">
              <w:rPr>
                <w:rFonts w:cs="Times New Roman"/>
                <w:szCs w:val="24"/>
              </w:rPr>
              <w:t>Penggunaan</w:t>
            </w:r>
            <w:proofErr w:type="spellEnd"/>
            <w:r w:rsidRPr="00CF16A5">
              <w:rPr>
                <w:rFonts w:cs="Times New Roman"/>
                <w:szCs w:val="24"/>
              </w:rPr>
              <w:t xml:space="preserve"> </w:t>
            </w:r>
            <w:proofErr w:type="spellStart"/>
            <w:r w:rsidRPr="00CF16A5">
              <w:rPr>
                <w:rFonts w:cs="Times New Roman"/>
                <w:szCs w:val="24"/>
              </w:rPr>
              <w:t>perangkat</w:t>
            </w:r>
            <w:proofErr w:type="spellEnd"/>
            <w:r w:rsidRPr="00CF16A5">
              <w:rPr>
                <w:rFonts w:cs="Times New Roman"/>
                <w:szCs w:val="24"/>
              </w:rPr>
              <w:t xml:space="preserve"> </w:t>
            </w:r>
            <w:proofErr w:type="spellStart"/>
            <w:r w:rsidRPr="00CF16A5">
              <w:rPr>
                <w:rFonts w:cs="Times New Roman"/>
                <w:szCs w:val="24"/>
              </w:rPr>
              <w:t>seluler</w:t>
            </w:r>
            <w:proofErr w:type="spellEnd"/>
            <w:r w:rsidRPr="00CF16A5">
              <w:rPr>
                <w:rFonts w:cs="Times New Roman"/>
                <w:szCs w:val="24"/>
              </w:rPr>
              <w:t xml:space="preserve"> di negara-negara Afrika dan </w:t>
            </w:r>
            <w:r w:rsidRPr="00CF16A5">
              <w:rPr>
                <w:rFonts w:cs="Times New Roman"/>
                <w:i/>
                <w:iCs/>
                <w:szCs w:val="24"/>
              </w:rPr>
              <w:t xml:space="preserve">mobile financial service </w:t>
            </w:r>
            <w:proofErr w:type="spellStart"/>
            <w:r w:rsidRPr="00CF16A5">
              <w:rPr>
                <w:rFonts w:cs="Times New Roman"/>
                <w:szCs w:val="24"/>
              </w:rPr>
              <w:t>berpengaruh</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pendalaman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aktivitas</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w:t>
            </w:r>
          </w:p>
        </w:tc>
      </w:tr>
      <w:tr w:rsidR="00D36D50" w:rsidRPr="00CF16A5" w14:paraId="7ED35067" w14:textId="77777777" w:rsidTr="00D36D50">
        <w:trPr>
          <w:jc w:val="center"/>
        </w:trPr>
        <w:tc>
          <w:tcPr>
            <w:tcW w:w="1696" w:type="dxa"/>
          </w:tcPr>
          <w:p w14:paraId="2A9CDAC0" w14:textId="77777777" w:rsidR="00D36D50" w:rsidRPr="00CF16A5" w:rsidRDefault="00D36D50" w:rsidP="00D36D50">
            <w:pPr>
              <w:jc w:val="left"/>
              <w:rPr>
                <w:rFonts w:cs="Times New Roman"/>
                <w:szCs w:val="24"/>
              </w:rPr>
            </w:pPr>
            <w:r w:rsidRPr="00CF16A5">
              <w:rPr>
                <w:rFonts w:cs="Times New Roman"/>
                <w:szCs w:val="24"/>
              </w:rPr>
              <w:fldChar w:fldCharType="begin" w:fldLock="1"/>
            </w:r>
            <w:r>
              <w:rPr>
                <w:rFonts w:cs="Times New Roman"/>
                <w:szCs w:val="24"/>
              </w:rPr>
              <w:instrText>ADDIN CSL_CITATION {"citationItems":[{"id":"ITEM-1","itemData":{"ISBN":"9789896540821","author":[{"dropping-particle":"","family":"Kirana","given":"Maria Yohana","non-dropping-particle":"","parse-names":false,"suffix":""}],"id":"ITEM-1","issue":"1","issued":{"date-parts":[["2020"]]},"page":"1-9","title":"Dampak Literasi Keuangan dan Mobile Payment Terhadap Inklusi Keuangan di Daerah Jabodetabek","type":"article-journal","volume":"21"},"uris":["http://www.mendeley.com/documents/?uuid=8b1e4c20-d6ce-4d4e-999f-6e875a7936df"]}],"mendeley":{"formattedCitation":"(Kirana, 2020)","manualFormatting":"Kirana (2020)","plainTextFormattedCitation":"(Kirana, 2020)","previouslyFormattedCitation":"(Kirana, 2020)"},"properties":{"noteIndex":0},"schema":"https://github.com/citation-style-language/schema/raw/master/csl-citation.json"}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Kirana (2020)</w:t>
            </w:r>
            <w:r w:rsidRPr="00CF16A5">
              <w:rPr>
                <w:rFonts w:cs="Times New Roman"/>
                <w:szCs w:val="24"/>
              </w:rPr>
              <w:fldChar w:fldCharType="end"/>
            </w:r>
          </w:p>
        </w:tc>
        <w:tc>
          <w:tcPr>
            <w:tcW w:w="2410" w:type="dxa"/>
          </w:tcPr>
          <w:p w14:paraId="5E80C932" w14:textId="77777777" w:rsidR="00D36D50" w:rsidRPr="00CF16A5" w:rsidRDefault="00D36D50" w:rsidP="00D36D50">
            <w:pPr>
              <w:jc w:val="left"/>
              <w:rPr>
                <w:rFonts w:cs="Times New Roman"/>
                <w:szCs w:val="24"/>
              </w:rPr>
            </w:pPr>
            <w:proofErr w:type="spellStart"/>
            <w:r w:rsidRPr="00CF16A5">
              <w:rPr>
                <w:rFonts w:cs="Times New Roman"/>
                <w:szCs w:val="24"/>
              </w:rPr>
              <w:t>Dampak</w:t>
            </w:r>
            <w:proofErr w:type="spellEnd"/>
            <w:r w:rsidRPr="00CF16A5">
              <w:rPr>
                <w:rFonts w:cs="Times New Roman"/>
                <w:szCs w:val="24"/>
              </w:rPr>
              <w:t xml:space="preserve"> </w:t>
            </w:r>
            <w:proofErr w:type="spellStart"/>
            <w:r w:rsidRPr="00CF16A5">
              <w:rPr>
                <w:rFonts w:cs="Times New Roman"/>
                <w:szCs w:val="24"/>
              </w:rPr>
              <w:t>Literasi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r w:rsidRPr="00CF16A5">
              <w:rPr>
                <w:rFonts w:cs="Times New Roman"/>
                <w:i/>
                <w:iCs/>
                <w:szCs w:val="24"/>
              </w:rPr>
              <w:t xml:space="preserve">Mobile Payment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di Daerah </w:t>
            </w:r>
            <w:proofErr w:type="spellStart"/>
            <w:r w:rsidRPr="00CF16A5">
              <w:rPr>
                <w:rFonts w:cs="Times New Roman"/>
                <w:szCs w:val="24"/>
              </w:rPr>
              <w:t>Jabodetabek</w:t>
            </w:r>
            <w:proofErr w:type="spellEnd"/>
          </w:p>
        </w:tc>
        <w:tc>
          <w:tcPr>
            <w:tcW w:w="4111" w:type="dxa"/>
          </w:tcPr>
          <w:p w14:paraId="0DB36E04" w14:textId="77777777" w:rsidR="00D36D50" w:rsidRPr="00CF16A5" w:rsidRDefault="00D36D50" w:rsidP="00D36D50">
            <w:pPr>
              <w:pStyle w:val="ListParagraph"/>
              <w:numPr>
                <w:ilvl w:val="0"/>
                <w:numId w:val="25"/>
              </w:numPr>
              <w:spacing w:line="360" w:lineRule="auto"/>
              <w:ind w:left="177" w:hanging="177"/>
              <w:rPr>
                <w:rFonts w:cs="Times New Roman"/>
                <w:szCs w:val="24"/>
              </w:rPr>
            </w:pP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dampak</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dan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parsial</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di </w:t>
            </w:r>
            <w:proofErr w:type="spellStart"/>
            <w:r w:rsidRPr="00CF16A5">
              <w:rPr>
                <w:rFonts w:cs="Times New Roman"/>
                <w:szCs w:val="24"/>
              </w:rPr>
              <w:t>daerah</w:t>
            </w:r>
            <w:proofErr w:type="spellEnd"/>
            <w:r w:rsidRPr="00CF16A5">
              <w:rPr>
                <w:rFonts w:cs="Times New Roman"/>
                <w:szCs w:val="24"/>
              </w:rPr>
              <w:t xml:space="preserve"> </w:t>
            </w:r>
            <w:proofErr w:type="spellStart"/>
            <w:r w:rsidRPr="00CF16A5">
              <w:rPr>
                <w:rFonts w:cs="Times New Roman"/>
                <w:szCs w:val="24"/>
              </w:rPr>
              <w:t>Jabodetabek</w:t>
            </w:r>
            <w:proofErr w:type="spellEnd"/>
            <w:r w:rsidRPr="00CF16A5">
              <w:rPr>
                <w:rFonts w:cs="Times New Roman"/>
                <w:szCs w:val="24"/>
              </w:rPr>
              <w:t>.</w:t>
            </w:r>
          </w:p>
          <w:p w14:paraId="379043AE" w14:textId="77777777" w:rsidR="00D36D50" w:rsidRPr="00CF16A5" w:rsidRDefault="00D36D50" w:rsidP="00D36D50">
            <w:pPr>
              <w:pStyle w:val="ListParagraph"/>
              <w:numPr>
                <w:ilvl w:val="0"/>
                <w:numId w:val="25"/>
              </w:numPr>
              <w:spacing w:line="360" w:lineRule="auto"/>
              <w:ind w:left="177" w:hanging="177"/>
              <w:rPr>
                <w:rFonts w:cs="Times New Roman"/>
                <w:szCs w:val="24"/>
              </w:rPr>
            </w:pP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dampak</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dan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parsial</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di </w:t>
            </w:r>
            <w:proofErr w:type="spellStart"/>
            <w:r w:rsidRPr="00CF16A5">
              <w:rPr>
                <w:rFonts w:cs="Times New Roman"/>
                <w:szCs w:val="24"/>
              </w:rPr>
              <w:t>daerah</w:t>
            </w:r>
            <w:proofErr w:type="spellEnd"/>
            <w:r w:rsidRPr="00CF16A5">
              <w:rPr>
                <w:rFonts w:cs="Times New Roman"/>
                <w:szCs w:val="24"/>
              </w:rPr>
              <w:t xml:space="preserve"> </w:t>
            </w:r>
            <w:proofErr w:type="spellStart"/>
            <w:r w:rsidRPr="00CF16A5">
              <w:rPr>
                <w:rFonts w:cs="Times New Roman"/>
                <w:szCs w:val="24"/>
              </w:rPr>
              <w:t>Jabodetabek</w:t>
            </w:r>
            <w:proofErr w:type="spellEnd"/>
            <w:r w:rsidRPr="00CF16A5">
              <w:rPr>
                <w:rFonts w:cs="Times New Roman"/>
                <w:szCs w:val="24"/>
              </w:rPr>
              <w:t>.</w:t>
            </w:r>
          </w:p>
          <w:p w14:paraId="348134D7" w14:textId="77777777" w:rsidR="00D36D50" w:rsidRPr="00CF16A5" w:rsidRDefault="00D36D50" w:rsidP="00D36D50">
            <w:pPr>
              <w:pStyle w:val="ListParagraph"/>
              <w:numPr>
                <w:ilvl w:val="0"/>
                <w:numId w:val="25"/>
              </w:numPr>
              <w:spacing w:line="360" w:lineRule="auto"/>
              <w:ind w:left="177" w:hanging="177"/>
              <w:rPr>
                <w:rFonts w:cs="Times New Roman"/>
                <w:szCs w:val="24"/>
              </w:rPr>
            </w:pP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dampak</w:t>
            </w:r>
            <w:proofErr w:type="spellEnd"/>
            <w:r w:rsidRPr="00CF16A5">
              <w:rPr>
                <w:rFonts w:cs="Times New Roman"/>
                <w:szCs w:val="24"/>
              </w:rPr>
              <w:t xml:space="preserve"> </w:t>
            </w:r>
            <w:proofErr w:type="spellStart"/>
            <w:r w:rsidRPr="00CF16A5">
              <w:rPr>
                <w:rFonts w:cs="Times New Roman"/>
                <w:szCs w:val="24"/>
              </w:rPr>
              <w:t>negatif</w:t>
            </w:r>
            <w:proofErr w:type="spellEnd"/>
            <w:r w:rsidRPr="00CF16A5">
              <w:rPr>
                <w:rFonts w:cs="Times New Roman"/>
                <w:szCs w:val="24"/>
              </w:rPr>
              <w:t xml:space="preserve"> dan </w:t>
            </w:r>
            <w:proofErr w:type="spellStart"/>
            <w:r w:rsidRPr="00CF16A5">
              <w:rPr>
                <w:rFonts w:cs="Times New Roman"/>
                <w:szCs w:val="24"/>
              </w:rPr>
              <w:t>tidak</w:t>
            </w:r>
            <w:proofErr w:type="spellEnd"/>
            <w:r w:rsidRPr="00CF16A5">
              <w:rPr>
                <w:rFonts w:cs="Times New Roman"/>
                <w:szCs w:val="24"/>
              </w:rPr>
              <w:t xml:space="preserve">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parsial</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di </w:t>
            </w:r>
            <w:proofErr w:type="spellStart"/>
            <w:r w:rsidRPr="00CF16A5">
              <w:rPr>
                <w:rFonts w:cs="Times New Roman"/>
                <w:szCs w:val="24"/>
              </w:rPr>
              <w:t>daerah</w:t>
            </w:r>
            <w:proofErr w:type="spellEnd"/>
            <w:r w:rsidRPr="00CF16A5">
              <w:rPr>
                <w:rFonts w:cs="Times New Roman"/>
                <w:szCs w:val="24"/>
              </w:rPr>
              <w:t xml:space="preserve"> </w:t>
            </w:r>
            <w:proofErr w:type="spellStart"/>
            <w:r w:rsidRPr="00CF16A5">
              <w:rPr>
                <w:rFonts w:cs="Times New Roman"/>
                <w:szCs w:val="24"/>
              </w:rPr>
              <w:t>Jabodetabek</w:t>
            </w:r>
            <w:proofErr w:type="spellEnd"/>
            <w:r w:rsidRPr="00CF16A5">
              <w:rPr>
                <w:rFonts w:cs="Times New Roman"/>
                <w:szCs w:val="24"/>
              </w:rPr>
              <w:t>.</w:t>
            </w:r>
          </w:p>
          <w:p w14:paraId="5BD4F2A5" w14:textId="77777777" w:rsidR="00D36D50" w:rsidRPr="00CF16A5" w:rsidRDefault="00D36D50" w:rsidP="00D36D50">
            <w:pPr>
              <w:pStyle w:val="ListParagraph"/>
              <w:numPr>
                <w:ilvl w:val="0"/>
                <w:numId w:val="25"/>
              </w:numPr>
              <w:spacing w:line="360" w:lineRule="auto"/>
              <w:ind w:left="177" w:hanging="177"/>
              <w:rPr>
                <w:rFonts w:cs="Times New Roman"/>
                <w:szCs w:val="24"/>
              </w:rPr>
            </w:pPr>
            <w:proofErr w:type="spellStart"/>
            <w:r w:rsidRPr="00CF16A5">
              <w:rPr>
                <w:rFonts w:cs="Times New Roman"/>
                <w:szCs w:val="24"/>
              </w:rPr>
              <w:t>Kemanfaatan</w:t>
            </w:r>
            <w:proofErr w:type="spellEnd"/>
            <w:r w:rsidRPr="00CF16A5">
              <w:rPr>
                <w:rFonts w:cs="Times New Roman"/>
                <w:szCs w:val="24"/>
              </w:rPr>
              <w:t xml:space="preserve"> </w:t>
            </w:r>
            <w:r w:rsidRPr="00CF16A5">
              <w:rPr>
                <w:rFonts w:cs="Times New Roman"/>
                <w:i/>
                <w:iCs/>
                <w:szCs w:val="24"/>
              </w:rPr>
              <w:t>mobile payment</w:t>
            </w:r>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dampak</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dan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parsial</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di </w:t>
            </w:r>
            <w:proofErr w:type="spellStart"/>
            <w:r w:rsidRPr="00CF16A5">
              <w:rPr>
                <w:rFonts w:cs="Times New Roman"/>
                <w:szCs w:val="24"/>
              </w:rPr>
              <w:t>daerah</w:t>
            </w:r>
            <w:proofErr w:type="spellEnd"/>
            <w:r w:rsidRPr="00CF16A5">
              <w:rPr>
                <w:rFonts w:cs="Times New Roman"/>
                <w:szCs w:val="24"/>
              </w:rPr>
              <w:t xml:space="preserve"> </w:t>
            </w:r>
            <w:proofErr w:type="spellStart"/>
            <w:r w:rsidRPr="00CF16A5">
              <w:rPr>
                <w:rFonts w:cs="Times New Roman"/>
                <w:szCs w:val="24"/>
              </w:rPr>
              <w:t>Jabodetabek</w:t>
            </w:r>
            <w:proofErr w:type="spellEnd"/>
            <w:r w:rsidRPr="00CF16A5">
              <w:rPr>
                <w:rFonts w:cs="Times New Roman"/>
                <w:szCs w:val="24"/>
              </w:rPr>
              <w:t>.</w:t>
            </w:r>
          </w:p>
          <w:p w14:paraId="136D9C47" w14:textId="77777777" w:rsidR="00D36D50" w:rsidRPr="00CF16A5" w:rsidRDefault="00D36D50" w:rsidP="00D36D50">
            <w:pPr>
              <w:pStyle w:val="ListParagraph"/>
              <w:numPr>
                <w:ilvl w:val="0"/>
                <w:numId w:val="25"/>
              </w:numPr>
              <w:spacing w:line="360" w:lineRule="auto"/>
              <w:ind w:left="177" w:hanging="177"/>
              <w:rPr>
                <w:rFonts w:cs="Times New Roman"/>
                <w:szCs w:val="24"/>
              </w:rPr>
            </w:pPr>
            <w:proofErr w:type="spellStart"/>
            <w:r w:rsidRPr="00CF16A5">
              <w:rPr>
                <w:rFonts w:cs="Times New Roman"/>
                <w:szCs w:val="24"/>
              </w:rPr>
              <w:t>Kemudahan</w:t>
            </w:r>
            <w:proofErr w:type="spellEnd"/>
            <w:r w:rsidRPr="00CF16A5">
              <w:rPr>
                <w:rFonts w:cs="Times New Roman"/>
                <w:szCs w:val="24"/>
              </w:rPr>
              <w:t xml:space="preserve"> </w:t>
            </w:r>
            <w:proofErr w:type="spellStart"/>
            <w:r w:rsidRPr="00CF16A5">
              <w:rPr>
                <w:rFonts w:cs="Times New Roman"/>
                <w:i/>
                <w:iCs/>
                <w:szCs w:val="24"/>
              </w:rPr>
              <w:t>penggunaan</w:t>
            </w:r>
            <w:proofErr w:type="spellEnd"/>
            <w:r w:rsidRPr="00CF16A5">
              <w:rPr>
                <w:rFonts w:cs="Times New Roman"/>
                <w:i/>
                <w:iCs/>
                <w:szCs w:val="24"/>
              </w:rPr>
              <w:t xml:space="preserve"> mobile payment</w:t>
            </w:r>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dampak</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dan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parsial</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di </w:t>
            </w:r>
            <w:proofErr w:type="spellStart"/>
            <w:r w:rsidRPr="00CF16A5">
              <w:rPr>
                <w:rFonts w:cs="Times New Roman"/>
                <w:szCs w:val="24"/>
              </w:rPr>
              <w:t>daerah</w:t>
            </w:r>
            <w:proofErr w:type="spellEnd"/>
            <w:r w:rsidRPr="00CF16A5">
              <w:rPr>
                <w:rFonts w:cs="Times New Roman"/>
                <w:szCs w:val="24"/>
              </w:rPr>
              <w:t xml:space="preserve"> </w:t>
            </w:r>
            <w:proofErr w:type="spellStart"/>
            <w:r w:rsidRPr="00CF16A5">
              <w:rPr>
                <w:rFonts w:cs="Times New Roman"/>
                <w:szCs w:val="24"/>
              </w:rPr>
              <w:t>Jabodetabek</w:t>
            </w:r>
            <w:proofErr w:type="spellEnd"/>
            <w:r w:rsidRPr="00CF16A5">
              <w:rPr>
                <w:rFonts w:cs="Times New Roman"/>
                <w:szCs w:val="24"/>
              </w:rPr>
              <w:t>.</w:t>
            </w:r>
          </w:p>
          <w:p w14:paraId="6F111EB1" w14:textId="77777777" w:rsidR="00D36D50" w:rsidRPr="00CF16A5" w:rsidRDefault="00D36D50" w:rsidP="00D36D50">
            <w:pPr>
              <w:pStyle w:val="ListParagraph"/>
              <w:numPr>
                <w:ilvl w:val="0"/>
                <w:numId w:val="25"/>
              </w:numPr>
              <w:spacing w:line="360" w:lineRule="auto"/>
              <w:ind w:left="177" w:hanging="177"/>
              <w:rPr>
                <w:rFonts w:cs="Times New Roman"/>
                <w:szCs w:val="24"/>
              </w:rPr>
            </w:pP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kemanfaatan</w:t>
            </w:r>
            <w:proofErr w:type="spellEnd"/>
            <w:r w:rsidRPr="00CF16A5">
              <w:rPr>
                <w:rFonts w:cs="Times New Roman"/>
                <w:szCs w:val="24"/>
              </w:rPr>
              <w:t xml:space="preserve"> </w:t>
            </w:r>
            <w:r w:rsidRPr="00CF16A5">
              <w:rPr>
                <w:rFonts w:cs="Times New Roman"/>
                <w:i/>
                <w:iCs/>
                <w:szCs w:val="24"/>
              </w:rPr>
              <w:lastRenderedPageBreak/>
              <w:t>mobile payment</w:t>
            </w:r>
            <w:r w:rsidRPr="00CF16A5">
              <w:rPr>
                <w:rFonts w:cs="Times New Roman"/>
                <w:szCs w:val="24"/>
              </w:rPr>
              <w:t xml:space="preserve">, dan </w:t>
            </w:r>
            <w:proofErr w:type="spellStart"/>
            <w:r w:rsidRPr="00CF16A5">
              <w:rPr>
                <w:rFonts w:cs="Times New Roman"/>
                <w:szCs w:val="24"/>
              </w:rPr>
              <w:t>kemudahan</w:t>
            </w:r>
            <w:proofErr w:type="spellEnd"/>
            <w:r w:rsidRPr="00CF16A5">
              <w:rPr>
                <w:rFonts w:cs="Times New Roman"/>
                <w:szCs w:val="24"/>
              </w:rPr>
              <w:t xml:space="preserve"> </w:t>
            </w:r>
            <w:proofErr w:type="spellStart"/>
            <w:r w:rsidRPr="00CF16A5">
              <w:rPr>
                <w:rFonts w:cs="Times New Roman"/>
                <w:szCs w:val="24"/>
              </w:rPr>
              <w:t>penggunaan</w:t>
            </w:r>
            <w:proofErr w:type="spellEnd"/>
            <w:r w:rsidRPr="00CF16A5">
              <w:rPr>
                <w:rFonts w:cs="Times New Roman"/>
                <w:szCs w:val="24"/>
              </w:rPr>
              <w:t xml:space="preserve"> </w:t>
            </w:r>
            <w:r w:rsidRPr="00CF16A5">
              <w:rPr>
                <w:rFonts w:cs="Times New Roman"/>
                <w:i/>
                <w:iCs/>
                <w:szCs w:val="24"/>
              </w:rPr>
              <w:t>mobile payment</w:t>
            </w:r>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dampak</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simultan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inklusi</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di </w:t>
            </w:r>
            <w:proofErr w:type="spellStart"/>
            <w:r w:rsidRPr="00CF16A5">
              <w:rPr>
                <w:rFonts w:cs="Times New Roman"/>
                <w:szCs w:val="24"/>
              </w:rPr>
              <w:t>daerah</w:t>
            </w:r>
            <w:proofErr w:type="spellEnd"/>
            <w:r w:rsidRPr="00CF16A5">
              <w:rPr>
                <w:rFonts w:cs="Times New Roman"/>
                <w:szCs w:val="24"/>
              </w:rPr>
              <w:t xml:space="preserve"> </w:t>
            </w:r>
            <w:proofErr w:type="spellStart"/>
            <w:r w:rsidRPr="00CF16A5">
              <w:rPr>
                <w:rFonts w:cs="Times New Roman"/>
                <w:szCs w:val="24"/>
              </w:rPr>
              <w:t>Jabodetabek</w:t>
            </w:r>
            <w:proofErr w:type="spellEnd"/>
            <w:r w:rsidRPr="00CF16A5">
              <w:rPr>
                <w:rFonts w:cs="Times New Roman"/>
                <w:szCs w:val="24"/>
              </w:rPr>
              <w:t>.</w:t>
            </w:r>
          </w:p>
        </w:tc>
      </w:tr>
      <w:tr w:rsidR="00D36D50" w:rsidRPr="00CF16A5" w14:paraId="5CE2B9AE" w14:textId="77777777" w:rsidTr="00D36D50">
        <w:trPr>
          <w:jc w:val="center"/>
        </w:trPr>
        <w:tc>
          <w:tcPr>
            <w:tcW w:w="1696" w:type="dxa"/>
          </w:tcPr>
          <w:p w14:paraId="0BC07309" w14:textId="77777777" w:rsidR="00D36D50" w:rsidRPr="00CF16A5" w:rsidRDefault="00D36D50" w:rsidP="00D36D50">
            <w:pPr>
              <w:jc w:val="left"/>
              <w:rPr>
                <w:rFonts w:cs="Times New Roman"/>
                <w:szCs w:val="24"/>
              </w:rPr>
            </w:pPr>
            <w:r w:rsidRPr="00CF16A5">
              <w:rPr>
                <w:rFonts w:cs="Times New Roman"/>
                <w:szCs w:val="24"/>
              </w:rPr>
              <w:lastRenderedPageBreak/>
              <w:fldChar w:fldCharType="begin" w:fldLock="1"/>
            </w:r>
            <w:r w:rsidRPr="00CF16A5">
              <w:rPr>
                <w:rFonts w:cs="Times New Roman"/>
                <w:szCs w:val="24"/>
              </w:rPr>
              <w:instrText>ADDIN CSL_CITATION {"citationItems":[{"id":"ITEM-1","itemData":{"DOI":"10.9744/jmk.20.2.92-98","ISSN":"1411-1438","abstract":"This study attempts to examine the personal financial distress among Malaysians millennial generation by scrutinizing religiosity, financial knowledge, and financial behavior as the influencing antecedents. The study adopted social learning theory (SLT) to underpin and explain the conceptual framework. The data were collected from millennial generations in Malaysia and analysed using Partial Least Squares Structural Equation Modelling. The findings suggest that all claimed hypotheses were partially supported. Implication and contribution of the study were later discussed to justify the significance of this research. The findings revealed that behavioral traits to have a stronger impact on the incidence of personal financial distress than religiosity or financial knowledge. The results suggested the government should implement policy that could be oriented towards improving the financial habits and mitigating the impact of behavioral characteristics on personal finances","author":[{"dropping-particle":"","family":"Lajuni","given":"Nelson","non-dropping-particle":"","parse-names":false,"suffix":""},{"dropping-particle":"","family":"Bujang","given":"Imbarine","non-dropping-particle":"","parse-names":false,"suffix":""},{"dropping-particle":"","family":"Karia","given":"Abd. Aziz","non-dropping-particle":"","parse-names":false,"suffix":""},{"dropping-particle":"","family":"Yacob","given":"Yusman","non-dropping-particle":"","parse-names":false,"suffix":""}],"container-title":"Jurnal Manajemen dan Kewirausahaan","id":"ITEM-1","issue":"2","issued":{"date-parts":[["2018"]]},"page":"92-98","title":"Religiosity, Financial Knowledge, and Financial Behavior Influence on Personal Financial Distress Among Millennial Generation","type":"article-journal","volume":"20"},"uris":["http://www.mendeley.com/documents/?uuid=c321114c-a898-464b-8c42-5f55b494dae1"]}],"mendeley":{"formattedCitation":"(Lajuni et al., 2018)","manualFormatting":"Lajuni et al. (2018)","plainTextFormattedCitation":"(Lajuni et al., 2018)","previouslyFormattedCitation":"(Lajuni et al.,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Lajuni et al. (2018)</w:t>
            </w:r>
            <w:r w:rsidRPr="00CF16A5">
              <w:rPr>
                <w:rFonts w:cs="Times New Roman"/>
                <w:szCs w:val="24"/>
              </w:rPr>
              <w:fldChar w:fldCharType="end"/>
            </w:r>
          </w:p>
        </w:tc>
        <w:tc>
          <w:tcPr>
            <w:tcW w:w="2410" w:type="dxa"/>
          </w:tcPr>
          <w:p w14:paraId="7109DE3C" w14:textId="77777777" w:rsidR="00D36D50" w:rsidRPr="00CF16A5" w:rsidRDefault="00D36D50" w:rsidP="00D36D50">
            <w:pPr>
              <w:jc w:val="left"/>
              <w:rPr>
                <w:rFonts w:cs="Times New Roman"/>
                <w:i/>
                <w:iCs/>
                <w:szCs w:val="24"/>
              </w:rPr>
            </w:pPr>
            <w:r w:rsidRPr="00CF16A5">
              <w:rPr>
                <w:rFonts w:cs="Times New Roman"/>
                <w:i/>
                <w:iCs/>
                <w:szCs w:val="24"/>
              </w:rPr>
              <w:t>Religiosity, financial knowledge, and financial behavior influence on personal financial distress among millennial generation</w:t>
            </w:r>
          </w:p>
        </w:tc>
        <w:tc>
          <w:tcPr>
            <w:tcW w:w="4111" w:type="dxa"/>
          </w:tcPr>
          <w:p w14:paraId="229F85F4" w14:textId="77777777" w:rsidR="00D36D50" w:rsidRPr="00CF16A5" w:rsidRDefault="00D36D50" w:rsidP="00D36D50">
            <w:pPr>
              <w:pStyle w:val="ListParagraph"/>
              <w:numPr>
                <w:ilvl w:val="0"/>
                <w:numId w:val="26"/>
              </w:numPr>
              <w:spacing w:line="360" w:lineRule="auto"/>
              <w:ind w:left="177" w:hanging="177"/>
              <w:rPr>
                <w:rFonts w:cs="Times New Roman"/>
                <w:szCs w:val="24"/>
              </w:rPr>
            </w:pP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mempengaruhi</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seperti</w:t>
            </w:r>
            <w:proofErr w:type="spellEnd"/>
            <w:r w:rsidRPr="00CF16A5">
              <w:rPr>
                <w:rFonts w:cs="Times New Roman"/>
                <w:szCs w:val="24"/>
              </w:rPr>
              <w:t xml:space="preserve"> </w:t>
            </w:r>
            <w:proofErr w:type="spellStart"/>
            <w:r w:rsidRPr="00CF16A5">
              <w:rPr>
                <w:rFonts w:cs="Times New Roman"/>
                <w:szCs w:val="24"/>
              </w:rPr>
              <w:t>membayar</w:t>
            </w:r>
            <w:proofErr w:type="spellEnd"/>
            <w:r w:rsidRPr="00CF16A5">
              <w:rPr>
                <w:rFonts w:cs="Times New Roman"/>
                <w:szCs w:val="24"/>
              </w:rPr>
              <w:t xml:space="preserve"> </w:t>
            </w:r>
            <w:proofErr w:type="spellStart"/>
            <w:r w:rsidRPr="00CF16A5">
              <w:rPr>
                <w:rFonts w:cs="Times New Roman"/>
                <w:szCs w:val="24"/>
              </w:rPr>
              <w:t>tagihan</w:t>
            </w:r>
            <w:proofErr w:type="spellEnd"/>
            <w:r w:rsidRPr="00CF16A5">
              <w:rPr>
                <w:rFonts w:cs="Times New Roman"/>
                <w:szCs w:val="24"/>
              </w:rPr>
              <w:t xml:space="preserve"> </w:t>
            </w:r>
            <w:proofErr w:type="spellStart"/>
            <w:r w:rsidRPr="00CF16A5">
              <w:rPr>
                <w:rFonts w:cs="Times New Roman"/>
                <w:szCs w:val="24"/>
              </w:rPr>
              <w:t>tepat</w:t>
            </w:r>
            <w:proofErr w:type="spellEnd"/>
            <w:r w:rsidRPr="00CF16A5">
              <w:rPr>
                <w:rFonts w:cs="Times New Roman"/>
                <w:szCs w:val="24"/>
              </w:rPr>
              <w:t xml:space="preserve"> </w:t>
            </w:r>
            <w:proofErr w:type="spellStart"/>
            <w:r w:rsidRPr="00CF16A5">
              <w:rPr>
                <w:rFonts w:cs="Times New Roman"/>
                <w:szCs w:val="24"/>
              </w:rPr>
              <w:t>waktu</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tabungan</w:t>
            </w:r>
            <w:proofErr w:type="spellEnd"/>
            <w:r w:rsidRPr="00CF16A5">
              <w:rPr>
                <w:rFonts w:cs="Times New Roman"/>
                <w:szCs w:val="24"/>
              </w:rPr>
              <w:t xml:space="preserve"> dan </w:t>
            </w:r>
            <w:proofErr w:type="spellStart"/>
            <w:r w:rsidRPr="00CF16A5">
              <w:rPr>
                <w:rFonts w:cs="Times New Roman"/>
                <w:szCs w:val="24"/>
              </w:rPr>
              <w:t>investasi</w:t>
            </w:r>
            <w:proofErr w:type="spellEnd"/>
            <w:r w:rsidRPr="00CF16A5">
              <w:rPr>
                <w:rFonts w:cs="Times New Roman"/>
                <w:szCs w:val="24"/>
              </w:rPr>
              <w:t xml:space="preserve">, </w:t>
            </w:r>
            <w:proofErr w:type="spellStart"/>
            <w:r w:rsidRPr="00CF16A5">
              <w:rPr>
                <w:rFonts w:cs="Times New Roman"/>
                <w:szCs w:val="24"/>
              </w:rPr>
              <w:t>kemampuan</w:t>
            </w:r>
            <w:proofErr w:type="spellEnd"/>
            <w:r w:rsidRPr="00CF16A5">
              <w:rPr>
                <w:rFonts w:cs="Times New Roman"/>
                <w:szCs w:val="24"/>
              </w:rPr>
              <w:t xml:space="preserve"> </w:t>
            </w:r>
            <w:proofErr w:type="spellStart"/>
            <w:r w:rsidRPr="00CF16A5">
              <w:rPr>
                <w:rFonts w:cs="Times New Roman"/>
                <w:szCs w:val="24"/>
              </w:rPr>
              <w:t>untuk</w:t>
            </w:r>
            <w:proofErr w:type="spellEnd"/>
            <w:r w:rsidRPr="00CF16A5">
              <w:rPr>
                <w:rFonts w:cs="Times New Roman"/>
                <w:szCs w:val="24"/>
              </w:rPr>
              <w:t xml:space="preserve"> </w:t>
            </w:r>
            <w:proofErr w:type="spellStart"/>
            <w:r w:rsidRPr="00CF16A5">
              <w:rPr>
                <w:rFonts w:cs="Times New Roman"/>
                <w:szCs w:val="24"/>
              </w:rPr>
              <w:t>mengelola</w:t>
            </w:r>
            <w:proofErr w:type="spellEnd"/>
            <w:r w:rsidRPr="00CF16A5">
              <w:rPr>
                <w:rFonts w:cs="Times New Roman"/>
                <w:szCs w:val="24"/>
              </w:rPr>
              <w:t xml:space="preserve"> </w:t>
            </w:r>
            <w:proofErr w:type="spellStart"/>
            <w:r w:rsidRPr="00CF16A5">
              <w:rPr>
                <w:rFonts w:cs="Times New Roman"/>
                <w:szCs w:val="24"/>
              </w:rPr>
              <w:t>kartu</w:t>
            </w:r>
            <w:proofErr w:type="spellEnd"/>
            <w:r w:rsidRPr="00CF16A5">
              <w:rPr>
                <w:rFonts w:cs="Times New Roman"/>
                <w:szCs w:val="24"/>
              </w:rPr>
              <w:t xml:space="preserve"> </w:t>
            </w:r>
            <w:proofErr w:type="spellStart"/>
            <w:r w:rsidRPr="00CF16A5">
              <w:rPr>
                <w:rFonts w:cs="Times New Roman"/>
                <w:szCs w:val="24"/>
              </w:rPr>
              <w:t>kredit</w:t>
            </w:r>
            <w:proofErr w:type="spellEnd"/>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bijak</w:t>
            </w:r>
            <w:proofErr w:type="spellEnd"/>
            <w:r w:rsidRPr="00CF16A5">
              <w:rPr>
                <w:rFonts w:cs="Times New Roman"/>
                <w:szCs w:val="24"/>
              </w:rPr>
              <w:t xml:space="preserve">,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rencana</w:t>
            </w:r>
            <w:proofErr w:type="spellEnd"/>
            <w:r w:rsidRPr="00CF16A5">
              <w:rPr>
                <w:rFonts w:cs="Times New Roman"/>
                <w:szCs w:val="24"/>
              </w:rPr>
              <w:t xml:space="preserve"> </w:t>
            </w:r>
            <w:proofErr w:type="spellStart"/>
            <w:r w:rsidRPr="00CF16A5">
              <w:rPr>
                <w:rFonts w:cs="Times New Roman"/>
                <w:szCs w:val="24"/>
              </w:rPr>
              <w:t>pensiun</w:t>
            </w:r>
            <w:proofErr w:type="spellEnd"/>
            <w:r w:rsidRPr="00CF16A5">
              <w:rPr>
                <w:rFonts w:cs="Times New Roman"/>
                <w:szCs w:val="24"/>
              </w:rPr>
              <w:t xml:space="preserve"> yang </w:t>
            </w:r>
            <w:proofErr w:type="spellStart"/>
            <w:r w:rsidRPr="00CF16A5">
              <w:rPr>
                <w:rFonts w:cs="Times New Roman"/>
                <w:szCs w:val="24"/>
              </w:rPr>
              <w:t>tepat</w:t>
            </w:r>
            <w:proofErr w:type="spellEnd"/>
            <w:r w:rsidRPr="00CF16A5">
              <w:rPr>
                <w:rFonts w:cs="Times New Roman"/>
                <w:szCs w:val="24"/>
              </w:rPr>
              <w:t xml:space="preserve">, </w:t>
            </w:r>
            <w:proofErr w:type="spellStart"/>
            <w:r w:rsidRPr="00CF16A5">
              <w:rPr>
                <w:rFonts w:cs="Times New Roman"/>
                <w:szCs w:val="24"/>
              </w:rPr>
              <w:t>partisipasi</w:t>
            </w:r>
            <w:proofErr w:type="spellEnd"/>
            <w:r w:rsidRPr="00CF16A5">
              <w:rPr>
                <w:rFonts w:cs="Times New Roman"/>
                <w:szCs w:val="24"/>
              </w:rPr>
              <w:t xml:space="preserve"> yang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besar</w:t>
            </w:r>
            <w:proofErr w:type="spellEnd"/>
            <w:r w:rsidRPr="00CF16A5">
              <w:rPr>
                <w:rFonts w:cs="Times New Roman"/>
                <w:szCs w:val="24"/>
              </w:rPr>
              <w:t xml:space="preserve"> di pasar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diversifikasi</w:t>
            </w:r>
            <w:proofErr w:type="spellEnd"/>
            <w:r w:rsidRPr="00CF16A5">
              <w:rPr>
                <w:rFonts w:cs="Times New Roman"/>
                <w:szCs w:val="24"/>
              </w:rPr>
              <w:t xml:space="preserve"> yang </w:t>
            </w:r>
            <w:proofErr w:type="spellStart"/>
            <w:r w:rsidRPr="00CF16A5">
              <w:rPr>
                <w:rFonts w:cs="Times New Roman"/>
                <w:szCs w:val="24"/>
              </w:rPr>
              <w:t>lebih</w:t>
            </w:r>
            <w:proofErr w:type="spellEnd"/>
            <w:r w:rsidRPr="00CF16A5">
              <w:rPr>
                <w:rFonts w:cs="Times New Roman"/>
                <w:szCs w:val="24"/>
              </w:rPr>
              <w:t xml:space="preserve"> </w:t>
            </w:r>
            <w:proofErr w:type="spellStart"/>
            <w:r w:rsidRPr="00CF16A5">
              <w:rPr>
                <w:rFonts w:cs="Times New Roman"/>
                <w:szCs w:val="24"/>
              </w:rPr>
              <w:t>baik</w:t>
            </w:r>
            <w:proofErr w:type="spellEnd"/>
          </w:p>
        </w:tc>
      </w:tr>
      <w:tr w:rsidR="00D36D50" w:rsidRPr="00CF16A5" w14:paraId="2BF734E0" w14:textId="77777777" w:rsidTr="00D36D50">
        <w:trPr>
          <w:jc w:val="center"/>
        </w:trPr>
        <w:tc>
          <w:tcPr>
            <w:tcW w:w="1696" w:type="dxa"/>
          </w:tcPr>
          <w:p w14:paraId="00FA3277" w14:textId="77777777" w:rsidR="00D36D50" w:rsidRPr="00CF16A5" w:rsidRDefault="00D36D50" w:rsidP="00D36D50">
            <w:pPr>
              <w:jc w:val="left"/>
              <w:rPr>
                <w:rFonts w:cs="Times New Roman"/>
                <w:szCs w:val="24"/>
              </w:rPr>
            </w:pPr>
            <w:r w:rsidRPr="00CF16A5">
              <w:rPr>
                <w:rFonts w:cs="Times New Roman"/>
                <w:szCs w:val="24"/>
              </w:rPr>
              <w:fldChar w:fldCharType="begin" w:fldLock="1"/>
            </w:r>
            <w:r w:rsidRPr="00CF16A5">
              <w:rPr>
                <w:rFonts w:cs="Times New Roman"/>
                <w:szCs w:val="24"/>
              </w:rPr>
              <w:instrText>ADDIN CSL_CITATION {"citationItems":[{"id":"ITEM-1","itemData":{"DOI":"10.24252/minds.v6i1.9274","ISSN":"2442-4951","abstract":"Abstrak: Penelitian ini bertujuan menganalisis faktor-faktor yang mempengaruhi perilaku pengelolaan keuangan pada 100 mahasiswa ekonomi perguruan tinggi swasta Kota Semarang. Data dianalisis menggunakan analisis jalur. Hasil penelitian menunjukkan bahwa pengetahuan keuangan dan sikap keuangan berpengaruh positif terhadap locus of control selanjutnya pengetahuan keuangan, sikap keuangan dan locus of control berpengaruh positif terhadap perilaku pengelolaan keuangan mahasiswa. Locus of control mampu memediasi pengaruh pengetahuan dan sikap keuangan terhadap perilaku pengelolaan keuangan mahasiswa. Proses perubahan cara pikir mahasiswa tentang pengendalian hidup terjadi dari dalam proses pemikiran mahasiswa itu sendiri.","author":[{"dropping-particle":"","family":"Pradiningtyas","given":"Tifani Enno","non-dropping-particle":"","parse-names":false,"suffix":""},{"dropping-particle":"","family":"Lukiastuti","given":"Fitri","non-dropping-particle":"","parse-names":false,"suffix":""}],"container-title":"Jurnal Minds: Manajemen Ide dan Inspirasi","id":"ITEM-1","issue":"1","issued":{"date-parts":[["2019"]]},"page":"96","title":"Pengaruh Pengetahuan Keuangan dan Sikap Keuangan terhadap Locus of Control dan Perilaku Pengelolaan Keuangan Mahasiswa Ekonomi","type":"article-journal","volume":"6"},"uris":["http://www.mendeley.com/documents/?uuid=47ba336b-e9d4-4c5e-bb7b-2a0bf4da2780"]}],"mendeley":{"formattedCitation":"(Pradiningtyas &amp; Lukiastuti, 2019)","manualFormatting":"Pradiningtyas &amp; Lukiastuti (2019)","plainTextFormattedCitation":"(Pradiningtyas &amp; Lukiastuti, 2019)","previouslyFormattedCitation":"(Pradiningtyas &amp; Lukiastuti,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Pradiningtyas &amp; Lukiastuti (2019)</w:t>
            </w:r>
            <w:r w:rsidRPr="00CF16A5">
              <w:rPr>
                <w:rFonts w:cs="Times New Roman"/>
                <w:szCs w:val="24"/>
              </w:rPr>
              <w:fldChar w:fldCharType="end"/>
            </w:r>
          </w:p>
        </w:tc>
        <w:tc>
          <w:tcPr>
            <w:tcW w:w="2410" w:type="dxa"/>
          </w:tcPr>
          <w:p w14:paraId="196EA213" w14:textId="77777777" w:rsidR="00D36D50" w:rsidRPr="00CF16A5" w:rsidRDefault="00D36D50" w:rsidP="00D36D50">
            <w:pPr>
              <w:jc w:val="left"/>
              <w:rPr>
                <w:rFonts w:cs="Times New Roman"/>
                <w:szCs w:val="24"/>
              </w:rPr>
            </w:pP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dan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r w:rsidRPr="00CF16A5">
              <w:rPr>
                <w:rFonts w:cs="Times New Roman"/>
                <w:i/>
                <w:iCs/>
                <w:szCs w:val="24"/>
              </w:rPr>
              <w:t>Locus of Control</w:t>
            </w:r>
            <w:r w:rsidRPr="00CF16A5">
              <w:rPr>
                <w:rFonts w:cs="Times New Roman"/>
                <w:szCs w:val="24"/>
              </w:rPr>
              <w:t xml:space="preserve"> dan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Mahasiswa</w:t>
            </w:r>
            <w:proofErr w:type="spellEnd"/>
            <w:r w:rsidRPr="00CF16A5">
              <w:rPr>
                <w:rFonts w:cs="Times New Roman"/>
                <w:szCs w:val="24"/>
              </w:rPr>
              <w:t xml:space="preserve"> </w:t>
            </w:r>
            <w:proofErr w:type="spellStart"/>
            <w:r w:rsidRPr="00CF16A5">
              <w:rPr>
                <w:rFonts w:cs="Times New Roman"/>
                <w:szCs w:val="24"/>
              </w:rPr>
              <w:t>Ekonomi</w:t>
            </w:r>
            <w:proofErr w:type="spellEnd"/>
          </w:p>
        </w:tc>
        <w:tc>
          <w:tcPr>
            <w:tcW w:w="4111" w:type="dxa"/>
          </w:tcPr>
          <w:p w14:paraId="444C7823" w14:textId="77777777" w:rsidR="00D36D50" w:rsidRPr="00CF16A5" w:rsidRDefault="00D36D50" w:rsidP="00D36D50">
            <w:pPr>
              <w:pStyle w:val="ListParagraph"/>
              <w:numPr>
                <w:ilvl w:val="0"/>
                <w:numId w:val="26"/>
              </w:numPr>
              <w:spacing w:line="360" w:lineRule="auto"/>
              <w:ind w:left="177" w:hanging="177"/>
              <w:rPr>
                <w:rFonts w:cs="Times New Roman"/>
                <w:szCs w:val="24"/>
              </w:rPr>
            </w:pPr>
            <w:proofErr w:type="spellStart"/>
            <w:r w:rsidRPr="00CF16A5">
              <w:rPr>
                <w:rFonts w:cs="Times New Roman"/>
                <w:szCs w:val="24"/>
              </w:rPr>
              <w:t>Variabel</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mempunyai</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yang </w:t>
            </w:r>
            <w:proofErr w:type="spellStart"/>
            <w:r w:rsidRPr="00CF16A5">
              <w:rPr>
                <w:rFonts w:cs="Times New Roman"/>
                <w:szCs w:val="24"/>
              </w:rPr>
              <w:t>positif</w:t>
            </w:r>
            <w:proofErr w:type="spellEnd"/>
            <w:r w:rsidRPr="00CF16A5">
              <w:rPr>
                <w:rFonts w:cs="Times New Roman"/>
                <w:szCs w:val="24"/>
              </w:rPr>
              <w:t xml:space="preserve"> dan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i/>
                <w:iCs/>
                <w:szCs w:val="24"/>
              </w:rPr>
              <w:t>variabel</w:t>
            </w:r>
            <w:proofErr w:type="spellEnd"/>
            <w:r w:rsidRPr="00CF16A5">
              <w:rPr>
                <w:rFonts w:cs="Times New Roman"/>
                <w:i/>
                <w:iCs/>
                <w:szCs w:val="24"/>
              </w:rPr>
              <w:t xml:space="preserve"> locus of control</w:t>
            </w:r>
            <w:r w:rsidRPr="00CF16A5">
              <w:rPr>
                <w:rFonts w:cs="Times New Roman"/>
                <w:szCs w:val="24"/>
              </w:rPr>
              <w:t xml:space="preserve"> pada </w:t>
            </w:r>
            <w:proofErr w:type="spellStart"/>
            <w:r w:rsidRPr="00CF16A5">
              <w:rPr>
                <w:rFonts w:cs="Times New Roman"/>
                <w:szCs w:val="24"/>
              </w:rPr>
              <w:t>mahasiswa</w:t>
            </w:r>
            <w:proofErr w:type="spellEnd"/>
            <w:r w:rsidRPr="00CF16A5">
              <w:rPr>
                <w:rFonts w:cs="Times New Roman"/>
                <w:szCs w:val="24"/>
              </w:rPr>
              <w:t xml:space="preserve"> </w:t>
            </w:r>
            <w:proofErr w:type="spellStart"/>
            <w:r w:rsidRPr="00CF16A5">
              <w:rPr>
                <w:rFonts w:cs="Times New Roman"/>
                <w:szCs w:val="24"/>
              </w:rPr>
              <w:t>ekonomi</w:t>
            </w:r>
            <w:proofErr w:type="spellEnd"/>
            <w:r w:rsidRPr="00CF16A5">
              <w:rPr>
                <w:rFonts w:cs="Times New Roman"/>
                <w:szCs w:val="24"/>
              </w:rPr>
              <w:t xml:space="preserve"> </w:t>
            </w:r>
            <w:proofErr w:type="spellStart"/>
            <w:r w:rsidRPr="00CF16A5">
              <w:rPr>
                <w:rFonts w:cs="Times New Roman"/>
                <w:szCs w:val="24"/>
              </w:rPr>
              <w:t>perguruan</w:t>
            </w:r>
            <w:proofErr w:type="spellEnd"/>
            <w:r w:rsidRPr="00CF16A5">
              <w:rPr>
                <w:rFonts w:cs="Times New Roman"/>
                <w:szCs w:val="24"/>
              </w:rPr>
              <w:t xml:space="preserve"> </w:t>
            </w:r>
            <w:proofErr w:type="spellStart"/>
            <w:r w:rsidRPr="00CF16A5">
              <w:rPr>
                <w:rFonts w:cs="Times New Roman"/>
                <w:szCs w:val="24"/>
              </w:rPr>
              <w:t>tinggi</w:t>
            </w:r>
            <w:proofErr w:type="spellEnd"/>
            <w:r w:rsidRPr="00CF16A5">
              <w:rPr>
                <w:rFonts w:cs="Times New Roman"/>
                <w:szCs w:val="24"/>
              </w:rPr>
              <w:t xml:space="preserve"> </w:t>
            </w:r>
            <w:proofErr w:type="spellStart"/>
            <w:r w:rsidRPr="00CF16A5">
              <w:rPr>
                <w:rFonts w:cs="Times New Roman"/>
                <w:szCs w:val="24"/>
              </w:rPr>
              <w:t>swasta</w:t>
            </w:r>
            <w:proofErr w:type="spellEnd"/>
            <w:r w:rsidRPr="00CF16A5">
              <w:rPr>
                <w:rFonts w:cs="Times New Roman"/>
                <w:szCs w:val="24"/>
              </w:rPr>
              <w:t xml:space="preserve"> yang </w:t>
            </w:r>
            <w:proofErr w:type="spellStart"/>
            <w:r w:rsidRPr="00CF16A5">
              <w:rPr>
                <w:rFonts w:cs="Times New Roman"/>
                <w:szCs w:val="24"/>
              </w:rPr>
              <w:t>terakreditasi</w:t>
            </w:r>
            <w:proofErr w:type="spellEnd"/>
            <w:r w:rsidRPr="00CF16A5">
              <w:rPr>
                <w:rFonts w:cs="Times New Roman"/>
                <w:szCs w:val="24"/>
              </w:rPr>
              <w:t xml:space="preserve"> B </w:t>
            </w:r>
            <w:proofErr w:type="spellStart"/>
            <w:r w:rsidRPr="00CF16A5">
              <w:rPr>
                <w:rFonts w:cs="Times New Roman"/>
                <w:szCs w:val="24"/>
              </w:rPr>
              <w:t>dikota</w:t>
            </w:r>
            <w:proofErr w:type="spellEnd"/>
            <w:r w:rsidRPr="00CF16A5">
              <w:rPr>
                <w:rFonts w:cs="Times New Roman"/>
                <w:szCs w:val="24"/>
              </w:rPr>
              <w:t xml:space="preserve"> Semarang.</w:t>
            </w:r>
          </w:p>
          <w:p w14:paraId="44A9B5C3" w14:textId="77777777" w:rsidR="00D36D50" w:rsidRPr="00CF16A5" w:rsidRDefault="00D36D50" w:rsidP="00D36D50">
            <w:pPr>
              <w:pStyle w:val="ListParagraph"/>
              <w:numPr>
                <w:ilvl w:val="0"/>
                <w:numId w:val="26"/>
              </w:numPr>
              <w:spacing w:line="360" w:lineRule="auto"/>
              <w:ind w:left="177" w:hanging="177"/>
              <w:rPr>
                <w:rFonts w:cs="Times New Roman"/>
                <w:szCs w:val="24"/>
              </w:rPr>
            </w:pPr>
            <w:proofErr w:type="spellStart"/>
            <w:r w:rsidRPr="00CF16A5">
              <w:rPr>
                <w:rFonts w:cs="Times New Roman"/>
                <w:szCs w:val="24"/>
              </w:rPr>
              <w:t>Variabel</w:t>
            </w:r>
            <w:proofErr w:type="spellEnd"/>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mempunyai</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yang </w:t>
            </w:r>
            <w:proofErr w:type="spellStart"/>
            <w:r w:rsidRPr="00CF16A5">
              <w:rPr>
                <w:rFonts w:cs="Times New Roman"/>
                <w:szCs w:val="24"/>
              </w:rPr>
              <w:t>positif</w:t>
            </w:r>
            <w:proofErr w:type="spellEnd"/>
            <w:r w:rsidRPr="00CF16A5">
              <w:rPr>
                <w:rFonts w:cs="Times New Roman"/>
                <w:szCs w:val="24"/>
              </w:rPr>
              <w:t xml:space="preserve"> dan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variabel</w:t>
            </w:r>
            <w:proofErr w:type="spellEnd"/>
            <w:r w:rsidRPr="00CF16A5">
              <w:rPr>
                <w:rFonts w:cs="Times New Roman"/>
                <w:szCs w:val="24"/>
              </w:rPr>
              <w:t xml:space="preserve"> </w:t>
            </w:r>
            <w:r w:rsidRPr="00CF16A5">
              <w:rPr>
                <w:rFonts w:cs="Times New Roman"/>
                <w:i/>
                <w:iCs/>
                <w:szCs w:val="24"/>
              </w:rPr>
              <w:t>locus of control</w:t>
            </w:r>
            <w:r w:rsidRPr="00CF16A5">
              <w:rPr>
                <w:rFonts w:cs="Times New Roman"/>
                <w:szCs w:val="24"/>
              </w:rPr>
              <w:t xml:space="preserve"> pada </w:t>
            </w:r>
            <w:proofErr w:type="spellStart"/>
            <w:r w:rsidRPr="00CF16A5">
              <w:rPr>
                <w:rFonts w:cs="Times New Roman"/>
                <w:szCs w:val="24"/>
              </w:rPr>
              <w:t>mahasiswa</w:t>
            </w:r>
            <w:proofErr w:type="spellEnd"/>
            <w:r w:rsidRPr="00CF16A5">
              <w:rPr>
                <w:rFonts w:cs="Times New Roman"/>
                <w:szCs w:val="24"/>
              </w:rPr>
              <w:t xml:space="preserve"> </w:t>
            </w:r>
            <w:proofErr w:type="spellStart"/>
            <w:r w:rsidRPr="00CF16A5">
              <w:rPr>
                <w:rFonts w:cs="Times New Roman"/>
                <w:szCs w:val="24"/>
              </w:rPr>
              <w:t>ekonomi</w:t>
            </w:r>
            <w:proofErr w:type="spellEnd"/>
            <w:r w:rsidRPr="00CF16A5">
              <w:rPr>
                <w:rFonts w:cs="Times New Roman"/>
                <w:szCs w:val="24"/>
              </w:rPr>
              <w:t xml:space="preserve"> </w:t>
            </w:r>
            <w:proofErr w:type="spellStart"/>
            <w:r w:rsidRPr="00CF16A5">
              <w:rPr>
                <w:rFonts w:cs="Times New Roman"/>
                <w:szCs w:val="24"/>
              </w:rPr>
              <w:t>perguruan</w:t>
            </w:r>
            <w:proofErr w:type="spellEnd"/>
            <w:r w:rsidRPr="00CF16A5">
              <w:rPr>
                <w:rFonts w:cs="Times New Roman"/>
                <w:szCs w:val="24"/>
              </w:rPr>
              <w:t xml:space="preserve"> </w:t>
            </w:r>
            <w:proofErr w:type="spellStart"/>
            <w:r w:rsidRPr="00CF16A5">
              <w:rPr>
                <w:rFonts w:cs="Times New Roman"/>
                <w:szCs w:val="24"/>
              </w:rPr>
              <w:t>tinggi</w:t>
            </w:r>
            <w:proofErr w:type="spellEnd"/>
            <w:r w:rsidRPr="00CF16A5">
              <w:rPr>
                <w:rFonts w:cs="Times New Roman"/>
                <w:szCs w:val="24"/>
              </w:rPr>
              <w:t xml:space="preserve"> </w:t>
            </w:r>
            <w:proofErr w:type="spellStart"/>
            <w:r w:rsidRPr="00CF16A5">
              <w:rPr>
                <w:rFonts w:cs="Times New Roman"/>
                <w:szCs w:val="24"/>
              </w:rPr>
              <w:t>swasta</w:t>
            </w:r>
            <w:proofErr w:type="spellEnd"/>
            <w:r w:rsidRPr="00CF16A5">
              <w:rPr>
                <w:rFonts w:cs="Times New Roman"/>
                <w:szCs w:val="24"/>
              </w:rPr>
              <w:t xml:space="preserve"> yang </w:t>
            </w:r>
            <w:proofErr w:type="spellStart"/>
            <w:r w:rsidRPr="00CF16A5">
              <w:rPr>
                <w:rFonts w:cs="Times New Roman"/>
                <w:szCs w:val="24"/>
              </w:rPr>
              <w:t>terakreditasi</w:t>
            </w:r>
            <w:proofErr w:type="spellEnd"/>
            <w:r w:rsidRPr="00CF16A5">
              <w:rPr>
                <w:rFonts w:cs="Times New Roman"/>
                <w:szCs w:val="24"/>
              </w:rPr>
              <w:t xml:space="preserve"> B </w:t>
            </w:r>
            <w:proofErr w:type="spellStart"/>
            <w:r w:rsidRPr="00CF16A5">
              <w:rPr>
                <w:rFonts w:cs="Times New Roman"/>
                <w:szCs w:val="24"/>
              </w:rPr>
              <w:t>dikota</w:t>
            </w:r>
            <w:proofErr w:type="spellEnd"/>
            <w:r w:rsidRPr="00CF16A5">
              <w:rPr>
                <w:rFonts w:cs="Times New Roman"/>
                <w:szCs w:val="24"/>
              </w:rPr>
              <w:t xml:space="preserve"> Semarang.</w:t>
            </w:r>
          </w:p>
          <w:p w14:paraId="3DAED04F" w14:textId="77777777" w:rsidR="00D36D50" w:rsidRPr="00CF16A5" w:rsidRDefault="00D36D50" w:rsidP="00D36D50">
            <w:pPr>
              <w:pStyle w:val="ListParagraph"/>
              <w:numPr>
                <w:ilvl w:val="0"/>
                <w:numId w:val="26"/>
              </w:numPr>
              <w:spacing w:line="360" w:lineRule="auto"/>
              <w:ind w:left="177" w:hanging="177"/>
              <w:rPr>
                <w:rFonts w:cs="Times New Roman"/>
                <w:szCs w:val="24"/>
              </w:rPr>
            </w:pPr>
            <w:proofErr w:type="spellStart"/>
            <w:r w:rsidRPr="00CF16A5">
              <w:rPr>
                <w:rFonts w:cs="Times New Roman"/>
                <w:szCs w:val="24"/>
              </w:rPr>
              <w:t>Variabel</w:t>
            </w:r>
            <w:proofErr w:type="spellEnd"/>
            <w:r w:rsidRPr="00CF16A5">
              <w:rPr>
                <w:rFonts w:cs="Times New Roman"/>
                <w:szCs w:val="24"/>
              </w:rPr>
              <w:t xml:space="preserve"> </w:t>
            </w:r>
            <w:proofErr w:type="spellStart"/>
            <w:r w:rsidRPr="00CF16A5">
              <w:rPr>
                <w:rFonts w:cs="Times New Roman"/>
                <w:szCs w:val="24"/>
              </w:rPr>
              <w:t>pengetahuan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mempunyai</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yang </w:t>
            </w:r>
            <w:proofErr w:type="spellStart"/>
            <w:r w:rsidRPr="00CF16A5">
              <w:rPr>
                <w:rFonts w:cs="Times New Roman"/>
                <w:szCs w:val="24"/>
              </w:rPr>
              <w:t>positif</w:t>
            </w:r>
            <w:proofErr w:type="spellEnd"/>
            <w:r w:rsidRPr="00CF16A5">
              <w:rPr>
                <w:rFonts w:cs="Times New Roman"/>
                <w:szCs w:val="24"/>
              </w:rPr>
              <w:t xml:space="preserve"> dan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variabel</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pada </w:t>
            </w:r>
            <w:proofErr w:type="spellStart"/>
            <w:r w:rsidRPr="00CF16A5">
              <w:rPr>
                <w:rFonts w:cs="Times New Roman"/>
                <w:szCs w:val="24"/>
              </w:rPr>
              <w:t>mahasiswa</w:t>
            </w:r>
            <w:proofErr w:type="spellEnd"/>
            <w:r w:rsidRPr="00CF16A5">
              <w:rPr>
                <w:rFonts w:cs="Times New Roman"/>
                <w:szCs w:val="24"/>
              </w:rPr>
              <w:t xml:space="preserve"> </w:t>
            </w:r>
            <w:proofErr w:type="spellStart"/>
            <w:r w:rsidRPr="00CF16A5">
              <w:rPr>
                <w:rFonts w:cs="Times New Roman"/>
                <w:szCs w:val="24"/>
              </w:rPr>
              <w:t>ekonomi</w:t>
            </w:r>
            <w:proofErr w:type="spellEnd"/>
            <w:r w:rsidRPr="00CF16A5">
              <w:rPr>
                <w:rFonts w:cs="Times New Roman"/>
                <w:szCs w:val="24"/>
              </w:rPr>
              <w:t xml:space="preserve"> </w:t>
            </w:r>
            <w:proofErr w:type="spellStart"/>
            <w:r w:rsidRPr="00CF16A5">
              <w:rPr>
                <w:rFonts w:cs="Times New Roman"/>
                <w:szCs w:val="24"/>
              </w:rPr>
              <w:t>perguruan</w:t>
            </w:r>
            <w:proofErr w:type="spellEnd"/>
            <w:r w:rsidRPr="00CF16A5">
              <w:rPr>
                <w:rFonts w:cs="Times New Roman"/>
                <w:szCs w:val="24"/>
              </w:rPr>
              <w:t xml:space="preserve"> </w:t>
            </w:r>
            <w:proofErr w:type="spellStart"/>
            <w:r w:rsidRPr="00CF16A5">
              <w:rPr>
                <w:rFonts w:cs="Times New Roman"/>
                <w:szCs w:val="24"/>
              </w:rPr>
              <w:t>tinggi</w:t>
            </w:r>
            <w:proofErr w:type="spellEnd"/>
            <w:r w:rsidRPr="00CF16A5">
              <w:rPr>
                <w:rFonts w:cs="Times New Roman"/>
                <w:szCs w:val="24"/>
              </w:rPr>
              <w:t xml:space="preserve"> </w:t>
            </w:r>
            <w:proofErr w:type="spellStart"/>
            <w:r w:rsidRPr="00CF16A5">
              <w:rPr>
                <w:rFonts w:cs="Times New Roman"/>
                <w:szCs w:val="24"/>
              </w:rPr>
              <w:t>swasta</w:t>
            </w:r>
            <w:proofErr w:type="spellEnd"/>
            <w:r w:rsidRPr="00CF16A5">
              <w:rPr>
                <w:rFonts w:cs="Times New Roman"/>
                <w:szCs w:val="24"/>
              </w:rPr>
              <w:t xml:space="preserve"> yang </w:t>
            </w:r>
            <w:proofErr w:type="spellStart"/>
            <w:r w:rsidRPr="00CF16A5">
              <w:rPr>
                <w:rFonts w:cs="Times New Roman"/>
                <w:szCs w:val="24"/>
              </w:rPr>
              <w:t>terakreditasi</w:t>
            </w:r>
            <w:proofErr w:type="spellEnd"/>
            <w:r w:rsidRPr="00CF16A5">
              <w:rPr>
                <w:rFonts w:cs="Times New Roman"/>
                <w:szCs w:val="24"/>
              </w:rPr>
              <w:t xml:space="preserve"> B di </w:t>
            </w:r>
            <w:proofErr w:type="spellStart"/>
            <w:r w:rsidRPr="00CF16A5">
              <w:rPr>
                <w:rFonts w:cs="Times New Roman"/>
                <w:szCs w:val="24"/>
              </w:rPr>
              <w:t>kota</w:t>
            </w:r>
            <w:proofErr w:type="spellEnd"/>
            <w:r w:rsidRPr="00CF16A5">
              <w:rPr>
                <w:rFonts w:cs="Times New Roman"/>
                <w:szCs w:val="24"/>
              </w:rPr>
              <w:t xml:space="preserve"> Semarang.</w:t>
            </w:r>
          </w:p>
          <w:p w14:paraId="767A31B3" w14:textId="77777777" w:rsidR="00D36D50" w:rsidRPr="00CF16A5" w:rsidRDefault="00D36D50" w:rsidP="00D36D50">
            <w:pPr>
              <w:pStyle w:val="ListParagraph"/>
              <w:numPr>
                <w:ilvl w:val="0"/>
                <w:numId w:val="26"/>
              </w:numPr>
              <w:spacing w:line="360" w:lineRule="auto"/>
              <w:ind w:left="177" w:hanging="177"/>
              <w:rPr>
                <w:rFonts w:cs="Times New Roman"/>
                <w:szCs w:val="24"/>
              </w:rPr>
            </w:pPr>
            <w:r w:rsidRPr="00CF16A5">
              <w:rPr>
                <w:rFonts w:cs="Times New Roman"/>
                <w:szCs w:val="24"/>
              </w:rPr>
              <w:t xml:space="preserve">Ada </w:t>
            </w: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proofErr w:type="spellStart"/>
            <w:r w:rsidRPr="00CF16A5">
              <w:rPr>
                <w:rFonts w:cs="Times New Roman"/>
                <w:szCs w:val="24"/>
              </w:rPr>
              <w:t>variabel</w:t>
            </w:r>
            <w:proofErr w:type="spellEnd"/>
            <w:r w:rsidRPr="00CF16A5">
              <w:rPr>
                <w:rFonts w:cs="Times New Roman"/>
                <w:szCs w:val="24"/>
              </w:rPr>
              <w:t xml:space="preserve"> </w:t>
            </w:r>
            <w:proofErr w:type="spellStart"/>
            <w:r w:rsidRPr="00CF16A5">
              <w:rPr>
                <w:rFonts w:cs="Times New Roman"/>
                <w:szCs w:val="24"/>
              </w:rPr>
              <w:t>sikap</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variabel</w:t>
            </w:r>
            <w:proofErr w:type="spellEnd"/>
            <w:r w:rsidRPr="00CF16A5">
              <w:rPr>
                <w:rFonts w:cs="Times New Roman"/>
                <w:szCs w:val="24"/>
              </w:rPr>
              <w:t xml:space="preserve"> </w:t>
            </w:r>
            <w:proofErr w:type="spellStart"/>
            <w:r w:rsidRPr="00CF16A5">
              <w:rPr>
                <w:rFonts w:cs="Times New Roman"/>
                <w:szCs w:val="24"/>
              </w:rPr>
              <w:t>perilaku</w:t>
            </w:r>
            <w:proofErr w:type="spellEnd"/>
            <w:r w:rsidRPr="00CF16A5">
              <w:rPr>
                <w:rFonts w:cs="Times New Roman"/>
                <w:szCs w:val="24"/>
              </w:rPr>
              <w:t xml:space="preserve">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pada </w:t>
            </w:r>
            <w:proofErr w:type="spellStart"/>
            <w:r w:rsidRPr="00CF16A5">
              <w:rPr>
                <w:rFonts w:cs="Times New Roman"/>
                <w:szCs w:val="24"/>
              </w:rPr>
              <w:t>mahasiswa</w:t>
            </w:r>
            <w:proofErr w:type="spellEnd"/>
            <w:r w:rsidRPr="00CF16A5">
              <w:rPr>
                <w:rFonts w:cs="Times New Roman"/>
                <w:szCs w:val="24"/>
              </w:rPr>
              <w:t xml:space="preserve"> </w:t>
            </w:r>
            <w:proofErr w:type="spellStart"/>
            <w:r w:rsidRPr="00CF16A5">
              <w:rPr>
                <w:rFonts w:cs="Times New Roman"/>
                <w:szCs w:val="24"/>
              </w:rPr>
              <w:lastRenderedPageBreak/>
              <w:t>ekonomi</w:t>
            </w:r>
            <w:proofErr w:type="spellEnd"/>
            <w:r w:rsidRPr="00CF16A5">
              <w:rPr>
                <w:rFonts w:cs="Times New Roman"/>
                <w:szCs w:val="24"/>
              </w:rPr>
              <w:t xml:space="preserve"> </w:t>
            </w:r>
            <w:proofErr w:type="spellStart"/>
            <w:r w:rsidRPr="00CF16A5">
              <w:rPr>
                <w:rFonts w:cs="Times New Roman"/>
                <w:szCs w:val="24"/>
              </w:rPr>
              <w:t>perguruan</w:t>
            </w:r>
            <w:proofErr w:type="spellEnd"/>
            <w:r w:rsidRPr="00CF16A5">
              <w:rPr>
                <w:rFonts w:cs="Times New Roman"/>
                <w:szCs w:val="24"/>
              </w:rPr>
              <w:t xml:space="preserve"> </w:t>
            </w:r>
            <w:proofErr w:type="spellStart"/>
            <w:r w:rsidRPr="00CF16A5">
              <w:rPr>
                <w:rFonts w:cs="Times New Roman"/>
                <w:szCs w:val="24"/>
              </w:rPr>
              <w:t>tinggi</w:t>
            </w:r>
            <w:proofErr w:type="spellEnd"/>
            <w:r w:rsidRPr="00CF16A5">
              <w:rPr>
                <w:rFonts w:cs="Times New Roman"/>
                <w:szCs w:val="24"/>
              </w:rPr>
              <w:t xml:space="preserve"> </w:t>
            </w:r>
            <w:proofErr w:type="spellStart"/>
            <w:r w:rsidRPr="00CF16A5">
              <w:rPr>
                <w:rFonts w:cs="Times New Roman"/>
                <w:szCs w:val="24"/>
              </w:rPr>
              <w:t>swasta</w:t>
            </w:r>
            <w:proofErr w:type="spellEnd"/>
            <w:r w:rsidRPr="00CF16A5">
              <w:rPr>
                <w:rFonts w:cs="Times New Roman"/>
                <w:szCs w:val="24"/>
              </w:rPr>
              <w:t xml:space="preserve"> yang </w:t>
            </w:r>
            <w:proofErr w:type="spellStart"/>
            <w:r w:rsidRPr="00CF16A5">
              <w:rPr>
                <w:rFonts w:cs="Times New Roman"/>
                <w:szCs w:val="24"/>
              </w:rPr>
              <w:t>terakreditasi</w:t>
            </w:r>
            <w:proofErr w:type="spellEnd"/>
            <w:r w:rsidRPr="00CF16A5">
              <w:rPr>
                <w:rFonts w:cs="Times New Roman"/>
                <w:szCs w:val="24"/>
              </w:rPr>
              <w:t xml:space="preserve"> B di </w:t>
            </w:r>
            <w:proofErr w:type="spellStart"/>
            <w:r w:rsidRPr="00CF16A5">
              <w:rPr>
                <w:rFonts w:cs="Times New Roman"/>
                <w:szCs w:val="24"/>
              </w:rPr>
              <w:t>kota</w:t>
            </w:r>
            <w:proofErr w:type="spellEnd"/>
            <w:r w:rsidRPr="00CF16A5">
              <w:rPr>
                <w:rFonts w:cs="Times New Roman"/>
                <w:szCs w:val="24"/>
              </w:rPr>
              <w:t xml:space="preserve"> Semarang.</w:t>
            </w:r>
          </w:p>
          <w:p w14:paraId="48D19969" w14:textId="77777777" w:rsidR="00D36D50" w:rsidRPr="00CF16A5" w:rsidRDefault="00D36D50" w:rsidP="00D36D50">
            <w:pPr>
              <w:pStyle w:val="ListParagraph"/>
              <w:numPr>
                <w:ilvl w:val="0"/>
                <w:numId w:val="26"/>
              </w:numPr>
              <w:spacing w:line="360" w:lineRule="auto"/>
              <w:ind w:left="177" w:hanging="177"/>
              <w:rPr>
                <w:rFonts w:cs="Times New Roman"/>
                <w:szCs w:val="24"/>
              </w:rPr>
            </w:pPr>
            <w:proofErr w:type="spellStart"/>
            <w:r w:rsidRPr="00CF16A5">
              <w:rPr>
                <w:rFonts w:cs="Times New Roman"/>
                <w:szCs w:val="24"/>
              </w:rPr>
              <w:t>Pengaruh</w:t>
            </w:r>
            <w:proofErr w:type="spellEnd"/>
            <w:r w:rsidRPr="00CF16A5">
              <w:rPr>
                <w:rFonts w:cs="Times New Roman"/>
                <w:szCs w:val="24"/>
              </w:rPr>
              <w:t xml:space="preserve"> </w:t>
            </w:r>
            <w:proofErr w:type="spellStart"/>
            <w:r w:rsidRPr="00CF16A5">
              <w:rPr>
                <w:rFonts w:cs="Times New Roman"/>
                <w:szCs w:val="24"/>
              </w:rPr>
              <w:t>dari</w:t>
            </w:r>
            <w:proofErr w:type="spellEnd"/>
            <w:r w:rsidRPr="00CF16A5">
              <w:rPr>
                <w:rFonts w:cs="Times New Roman"/>
                <w:szCs w:val="24"/>
              </w:rPr>
              <w:t xml:space="preserve"> </w:t>
            </w:r>
            <w:proofErr w:type="spellStart"/>
            <w:r w:rsidRPr="00CF16A5">
              <w:rPr>
                <w:rFonts w:cs="Times New Roman"/>
                <w:szCs w:val="24"/>
              </w:rPr>
              <w:t>variabel</w:t>
            </w:r>
            <w:proofErr w:type="spellEnd"/>
            <w:r w:rsidRPr="00CF16A5">
              <w:rPr>
                <w:rFonts w:cs="Times New Roman"/>
                <w:szCs w:val="24"/>
              </w:rPr>
              <w:t xml:space="preserve"> </w:t>
            </w:r>
            <w:r w:rsidRPr="00CF16A5">
              <w:rPr>
                <w:rFonts w:cs="Times New Roman"/>
                <w:i/>
                <w:iCs/>
                <w:szCs w:val="24"/>
              </w:rPr>
              <w:t>locus of control</w:t>
            </w:r>
            <w:r w:rsidRPr="00CF16A5">
              <w:rPr>
                <w:rFonts w:cs="Times New Roman"/>
                <w:szCs w:val="24"/>
              </w:rPr>
              <w:t xml:space="preserve"> </w:t>
            </w:r>
            <w:proofErr w:type="spellStart"/>
            <w:r w:rsidRPr="00CF16A5">
              <w:rPr>
                <w:rFonts w:cs="Times New Roman"/>
                <w:szCs w:val="24"/>
              </w:rPr>
              <w:t>adalah</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dan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variabel</w:t>
            </w:r>
            <w:proofErr w:type="spellEnd"/>
            <w:r w:rsidRPr="00CF16A5">
              <w:rPr>
                <w:rFonts w:cs="Times New Roman"/>
                <w:szCs w:val="24"/>
              </w:rPr>
              <w:t xml:space="preserve"> </w:t>
            </w:r>
            <w:proofErr w:type="spellStart"/>
            <w:r w:rsidRPr="00CF16A5">
              <w:rPr>
                <w:rFonts w:cs="Times New Roman"/>
                <w:szCs w:val="24"/>
              </w:rPr>
              <w:t>perilku</w:t>
            </w:r>
            <w:proofErr w:type="spellEnd"/>
            <w:r w:rsidRPr="00CF16A5">
              <w:rPr>
                <w:rFonts w:cs="Times New Roman"/>
                <w:szCs w:val="24"/>
              </w:rPr>
              <w:t xml:space="preserve"> </w:t>
            </w:r>
            <w:proofErr w:type="spellStart"/>
            <w:r w:rsidRPr="00CF16A5">
              <w:rPr>
                <w:rFonts w:cs="Times New Roman"/>
                <w:szCs w:val="24"/>
              </w:rPr>
              <w:t>pengelolaan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pada </w:t>
            </w:r>
            <w:proofErr w:type="spellStart"/>
            <w:r w:rsidRPr="00CF16A5">
              <w:rPr>
                <w:rFonts w:cs="Times New Roman"/>
                <w:szCs w:val="24"/>
              </w:rPr>
              <w:t>mahasiswa</w:t>
            </w:r>
            <w:proofErr w:type="spellEnd"/>
            <w:r w:rsidRPr="00CF16A5">
              <w:rPr>
                <w:rFonts w:cs="Times New Roman"/>
                <w:szCs w:val="24"/>
              </w:rPr>
              <w:t xml:space="preserve"> </w:t>
            </w:r>
            <w:proofErr w:type="spellStart"/>
            <w:r w:rsidRPr="00CF16A5">
              <w:rPr>
                <w:rFonts w:cs="Times New Roman"/>
                <w:szCs w:val="24"/>
              </w:rPr>
              <w:t>ekonomi</w:t>
            </w:r>
            <w:proofErr w:type="spellEnd"/>
            <w:r w:rsidRPr="00CF16A5">
              <w:rPr>
                <w:rFonts w:cs="Times New Roman"/>
                <w:szCs w:val="24"/>
              </w:rPr>
              <w:t xml:space="preserve"> </w:t>
            </w:r>
            <w:proofErr w:type="spellStart"/>
            <w:r w:rsidRPr="00CF16A5">
              <w:rPr>
                <w:rFonts w:cs="Times New Roman"/>
                <w:szCs w:val="24"/>
              </w:rPr>
              <w:t>perguruan</w:t>
            </w:r>
            <w:proofErr w:type="spellEnd"/>
            <w:r w:rsidRPr="00CF16A5">
              <w:rPr>
                <w:rFonts w:cs="Times New Roman"/>
                <w:szCs w:val="24"/>
              </w:rPr>
              <w:t xml:space="preserve"> </w:t>
            </w:r>
            <w:proofErr w:type="spellStart"/>
            <w:r w:rsidRPr="00CF16A5">
              <w:rPr>
                <w:rFonts w:cs="Times New Roman"/>
                <w:szCs w:val="24"/>
              </w:rPr>
              <w:t>tinggi</w:t>
            </w:r>
            <w:proofErr w:type="spellEnd"/>
            <w:r w:rsidRPr="00CF16A5">
              <w:rPr>
                <w:rFonts w:cs="Times New Roman"/>
                <w:szCs w:val="24"/>
              </w:rPr>
              <w:t xml:space="preserve"> </w:t>
            </w:r>
            <w:proofErr w:type="spellStart"/>
            <w:r w:rsidRPr="00CF16A5">
              <w:rPr>
                <w:rFonts w:cs="Times New Roman"/>
                <w:szCs w:val="24"/>
              </w:rPr>
              <w:t>swasta</w:t>
            </w:r>
            <w:proofErr w:type="spellEnd"/>
            <w:r w:rsidRPr="00CF16A5">
              <w:rPr>
                <w:rFonts w:cs="Times New Roman"/>
                <w:szCs w:val="24"/>
              </w:rPr>
              <w:t xml:space="preserve"> yang </w:t>
            </w:r>
            <w:proofErr w:type="spellStart"/>
            <w:r w:rsidRPr="00CF16A5">
              <w:rPr>
                <w:rFonts w:cs="Times New Roman"/>
                <w:szCs w:val="24"/>
              </w:rPr>
              <w:t>terakreditasi</w:t>
            </w:r>
            <w:proofErr w:type="spellEnd"/>
            <w:r w:rsidRPr="00CF16A5">
              <w:rPr>
                <w:rFonts w:cs="Times New Roman"/>
                <w:szCs w:val="24"/>
              </w:rPr>
              <w:t xml:space="preserve"> B di </w:t>
            </w:r>
            <w:proofErr w:type="spellStart"/>
            <w:r w:rsidRPr="00CF16A5">
              <w:rPr>
                <w:rFonts w:cs="Times New Roman"/>
                <w:szCs w:val="24"/>
              </w:rPr>
              <w:t>kota</w:t>
            </w:r>
            <w:proofErr w:type="spellEnd"/>
            <w:r w:rsidRPr="00CF16A5">
              <w:rPr>
                <w:rFonts w:cs="Times New Roman"/>
                <w:szCs w:val="24"/>
              </w:rPr>
              <w:t xml:space="preserve"> Semarang.</w:t>
            </w:r>
          </w:p>
        </w:tc>
      </w:tr>
      <w:tr w:rsidR="00D36D50" w:rsidRPr="00CF16A5" w14:paraId="1CC24FF4" w14:textId="77777777" w:rsidTr="00D36D50">
        <w:trPr>
          <w:jc w:val="center"/>
        </w:trPr>
        <w:tc>
          <w:tcPr>
            <w:tcW w:w="1696" w:type="dxa"/>
          </w:tcPr>
          <w:p w14:paraId="45B44626" w14:textId="77777777" w:rsidR="00D36D50" w:rsidRPr="00CF16A5" w:rsidRDefault="00D36D50" w:rsidP="00D36D50">
            <w:pPr>
              <w:jc w:val="left"/>
              <w:rPr>
                <w:rFonts w:cs="Times New Roman"/>
                <w:szCs w:val="24"/>
              </w:rPr>
            </w:pPr>
            <w:r w:rsidRPr="00CF16A5">
              <w:rPr>
                <w:rFonts w:cs="Times New Roman"/>
                <w:szCs w:val="24"/>
              </w:rPr>
              <w:lastRenderedPageBreak/>
              <w:fldChar w:fldCharType="begin" w:fldLock="1"/>
            </w:r>
            <w:r w:rsidRPr="00CF16A5">
              <w:rPr>
                <w:rFonts w:cs="Times New Roman"/>
                <w:szCs w:val="24"/>
              </w:rPr>
              <w:instrText>ADDIN CSL_CITATION {"citationItems":[{"id":"ITEM-1","itemData":{"DOI":"10.1109/ICIMTech.2019.8843758","ISBN":"9781728133331","abstract":"Recently m-payment or mobile payment is a payment instrument that is widely accepted in Indonesia, not only because of the convenience offered but also due to an enticing economic benefit. However, how long the m-payment provider will survive to subsidize its promotional costs. Therefore, this study examines factors that affect the use of m-payment without looking at economic benefits but focus on customer behavior. The model in this study involved two individual differences and four m-payment features and equipped with two TAM variables that explain the behavior in adopting the technology. Then, empirical examination is conducted, starts with data collection using a survey from m-payment users. Afterwards, data is analyzed utilizing structural equation models (SEM) method. The result indicates that perceived ease of use (PEOU) and perceived of usefulness (PU) are the most powerful factors that influence the intention to use m-payment. Interestingly, among m-payment characteristics, only compatibility and convenience affect the PEOU while mobility and reachability have no effect on either PEOU or PU. This result also can be an insight for m-payment providers to implement their application development strategies based on their customer behavior.","author":[{"dropping-particle":"","family":"Sun","given":"Yen","non-dropping-particle":"","parse-names":false,"suffix":""},{"dropping-particle":"","family":"Havidz","given":"Shinta Amalina Hazrati","non-dropping-particle":"","parse-names":false,"suffix":""}],"container-title":"Proceedings of 2019 International Conference on Information Management and Technology, ICIMTech 2019","id":"ITEM-1","issued":{"date-parts":[["2019"]]},"page":"290-294","title":"Factors Impacting the Intention to Use M-Payment","type":"article-journal"},"uris":["http://www.mendeley.com/documents/?uuid=9359ed94-4b8a-4d4f-8f44-0004d9f9032f"]}],"mendeley":{"formattedCitation":"(Sun &amp; Havidz, 2019)","manualFormatting":"Sun &amp; Havidz (2019)","plainTextFormattedCitation":"(Sun &amp; Havidz, 2019)","previouslyFormattedCitation":"(Sun &amp; Havidz, 2019)"},"properties":{"noteIndex":0},"schema":"https://github.com/citation-style-language/schema/raw/master/csl-citation.json"}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Sun &amp; Havidz (2019)</w:t>
            </w:r>
            <w:r w:rsidRPr="00CF16A5">
              <w:rPr>
                <w:rFonts w:cs="Times New Roman"/>
                <w:szCs w:val="24"/>
              </w:rPr>
              <w:fldChar w:fldCharType="end"/>
            </w:r>
          </w:p>
        </w:tc>
        <w:tc>
          <w:tcPr>
            <w:tcW w:w="2410" w:type="dxa"/>
          </w:tcPr>
          <w:p w14:paraId="2FF3F24D" w14:textId="77777777" w:rsidR="00D36D50" w:rsidRPr="00CF16A5" w:rsidRDefault="00D36D50" w:rsidP="00D36D50">
            <w:pPr>
              <w:jc w:val="left"/>
              <w:rPr>
                <w:rFonts w:cs="Times New Roman"/>
                <w:i/>
                <w:iCs/>
                <w:szCs w:val="24"/>
              </w:rPr>
            </w:pPr>
            <w:r w:rsidRPr="00CF16A5">
              <w:rPr>
                <w:rFonts w:cs="Times New Roman"/>
                <w:i/>
                <w:iCs/>
                <w:szCs w:val="24"/>
              </w:rPr>
              <w:t>Factors Impacting the Intention to Use M-Payment</w:t>
            </w:r>
          </w:p>
        </w:tc>
        <w:tc>
          <w:tcPr>
            <w:tcW w:w="4111" w:type="dxa"/>
          </w:tcPr>
          <w:p w14:paraId="3CA34D4A" w14:textId="77777777" w:rsidR="00D36D50" w:rsidRPr="00CF16A5" w:rsidRDefault="00D36D50" w:rsidP="00D36D50">
            <w:pPr>
              <w:pStyle w:val="ListParagraph"/>
              <w:numPr>
                <w:ilvl w:val="0"/>
                <w:numId w:val="27"/>
              </w:numPr>
              <w:spacing w:line="360" w:lineRule="auto"/>
              <w:ind w:left="177" w:hanging="177"/>
              <w:rPr>
                <w:rFonts w:cs="Times New Roman"/>
                <w:szCs w:val="24"/>
              </w:rPr>
            </w:pPr>
            <w:r w:rsidRPr="00CF16A5">
              <w:rPr>
                <w:rFonts w:cs="Times New Roman"/>
                <w:szCs w:val="24"/>
              </w:rPr>
              <w:t xml:space="preserve">Hasil </w:t>
            </w:r>
            <w:proofErr w:type="spellStart"/>
            <w:r w:rsidRPr="00CF16A5">
              <w:rPr>
                <w:rFonts w:cs="Times New Roman"/>
                <w:szCs w:val="24"/>
              </w:rPr>
              <w:t>empiris</w:t>
            </w:r>
            <w:proofErr w:type="spellEnd"/>
            <w:r w:rsidRPr="00CF16A5">
              <w:rPr>
                <w:rFonts w:cs="Times New Roman"/>
                <w:szCs w:val="24"/>
              </w:rPr>
              <w:t xml:space="preserve"> </w:t>
            </w:r>
            <w:proofErr w:type="spellStart"/>
            <w:r w:rsidRPr="00CF16A5">
              <w:rPr>
                <w:rFonts w:cs="Times New Roman"/>
                <w:szCs w:val="24"/>
              </w:rPr>
              <w:t>mengungkapkan</w:t>
            </w:r>
            <w:proofErr w:type="spellEnd"/>
            <w:r w:rsidRPr="00CF16A5">
              <w:rPr>
                <w:rFonts w:cs="Times New Roman"/>
                <w:szCs w:val="24"/>
              </w:rPr>
              <w:t xml:space="preserve"> </w:t>
            </w:r>
            <w:proofErr w:type="spellStart"/>
            <w:r w:rsidRPr="00CF16A5">
              <w:rPr>
                <w:rFonts w:cs="Times New Roman"/>
                <w:szCs w:val="24"/>
              </w:rPr>
              <w:t>bahwa</w:t>
            </w:r>
            <w:proofErr w:type="spellEnd"/>
            <w:r w:rsidRPr="00CF16A5">
              <w:rPr>
                <w:rFonts w:cs="Times New Roman"/>
                <w:szCs w:val="24"/>
              </w:rPr>
              <w:t xml:space="preserve"> di </w:t>
            </w:r>
            <w:proofErr w:type="spellStart"/>
            <w:r w:rsidRPr="00CF16A5">
              <w:rPr>
                <w:rFonts w:cs="Times New Roman"/>
                <w:szCs w:val="24"/>
              </w:rPr>
              <w:t>antara</w:t>
            </w:r>
            <w:proofErr w:type="spellEnd"/>
            <w:r w:rsidRPr="00CF16A5">
              <w:rPr>
                <w:rFonts w:cs="Times New Roman"/>
                <w:szCs w:val="24"/>
              </w:rPr>
              <w:t xml:space="preserve"> </w:t>
            </w:r>
            <w:proofErr w:type="spellStart"/>
            <w:r w:rsidRPr="00CF16A5">
              <w:rPr>
                <w:rFonts w:cs="Times New Roman"/>
                <w:szCs w:val="24"/>
              </w:rPr>
              <w:t>dua</w:t>
            </w:r>
            <w:proofErr w:type="spellEnd"/>
            <w:r w:rsidRPr="00CF16A5">
              <w:rPr>
                <w:rFonts w:cs="Times New Roman"/>
                <w:szCs w:val="24"/>
              </w:rPr>
              <w:t xml:space="preserve"> </w:t>
            </w:r>
            <w:r w:rsidRPr="00CF16A5">
              <w:rPr>
                <w:rFonts w:cs="Times New Roman"/>
                <w:i/>
                <w:iCs/>
                <w:szCs w:val="24"/>
              </w:rPr>
              <w:t>individual differences</w:t>
            </w:r>
            <w:r w:rsidRPr="00CF16A5">
              <w:rPr>
                <w:rFonts w:cs="Times New Roman"/>
                <w:szCs w:val="24"/>
              </w:rPr>
              <w:t xml:space="preserve">, </w:t>
            </w:r>
            <w:proofErr w:type="spellStart"/>
            <w:r w:rsidRPr="00CF16A5">
              <w:rPr>
                <w:rFonts w:cs="Times New Roman"/>
                <w:szCs w:val="24"/>
              </w:rPr>
              <w:t>hanya</w:t>
            </w:r>
            <w:proofErr w:type="spellEnd"/>
            <w:r w:rsidRPr="00CF16A5">
              <w:rPr>
                <w:rFonts w:cs="Times New Roman"/>
                <w:szCs w:val="24"/>
              </w:rPr>
              <w:t xml:space="preserve"> </w:t>
            </w:r>
            <w:r w:rsidRPr="00CF16A5">
              <w:rPr>
                <w:rFonts w:cs="Times New Roman"/>
                <w:i/>
                <w:iCs/>
                <w:szCs w:val="24"/>
              </w:rPr>
              <w:t>m-payment knowledge</w:t>
            </w:r>
            <w:r w:rsidRPr="00CF16A5">
              <w:rPr>
                <w:rFonts w:cs="Times New Roman"/>
                <w:szCs w:val="24"/>
              </w:rPr>
              <w:t xml:space="preserve"> yang </w:t>
            </w:r>
            <w:proofErr w:type="spellStart"/>
            <w:r w:rsidRPr="00CF16A5">
              <w:rPr>
                <w:rFonts w:cs="Times New Roman"/>
                <w:szCs w:val="24"/>
              </w:rPr>
              <w:t>menentukan</w:t>
            </w:r>
            <w:proofErr w:type="spellEnd"/>
            <w:r w:rsidRPr="00CF16A5">
              <w:rPr>
                <w:rFonts w:cs="Times New Roman"/>
                <w:szCs w:val="24"/>
              </w:rPr>
              <w:t xml:space="preserve"> PEOU </w:t>
            </w:r>
            <w:proofErr w:type="spellStart"/>
            <w:r w:rsidRPr="00CF16A5">
              <w:rPr>
                <w:rFonts w:cs="Times New Roman"/>
                <w:szCs w:val="24"/>
              </w:rPr>
              <w:t>sedangkan</w:t>
            </w:r>
            <w:proofErr w:type="spellEnd"/>
            <w:r w:rsidRPr="00CF16A5">
              <w:rPr>
                <w:rFonts w:cs="Times New Roman"/>
                <w:szCs w:val="24"/>
              </w:rPr>
              <w:t xml:space="preserve"> </w:t>
            </w:r>
            <w:r w:rsidRPr="00CF16A5">
              <w:rPr>
                <w:rFonts w:cs="Times New Roman"/>
                <w:i/>
                <w:iCs/>
                <w:szCs w:val="24"/>
              </w:rPr>
              <w:t xml:space="preserve">personal innovativeness </w:t>
            </w:r>
            <w:proofErr w:type="spellStart"/>
            <w:r w:rsidRPr="00CF16A5">
              <w:rPr>
                <w:rFonts w:cs="Times New Roman"/>
                <w:szCs w:val="24"/>
              </w:rPr>
              <w:t>tidak</w:t>
            </w:r>
            <w:proofErr w:type="spellEnd"/>
            <w:r w:rsidRPr="00CF16A5">
              <w:rPr>
                <w:rFonts w:cs="Times New Roman"/>
                <w:szCs w:val="24"/>
              </w:rPr>
              <w:t>.</w:t>
            </w:r>
          </w:p>
          <w:p w14:paraId="5FD8D723" w14:textId="77777777" w:rsidR="00D36D50" w:rsidRPr="00CF16A5" w:rsidRDefault="00D36D50" w:rsidP="00D36D50">
            <w:pPr>
              <w:pStyle w:val="ListParagraph"/>
              <w:numPr>
                <w:ilvl w:val="0"/>
                <w:numId w:val="27"/>
              </w:numPr>
              <w:spacing w:line="360" w:lineRule="auto"/>
              <w:ind w:left="177" w:hanging="177"/>
              <w:rPr>
                <w:rFonts w:cs="Times New Roman"/>
                <w:szCs w:val="24"/>
              </w:rPr>
            </w:pPr>
            <w:r w:rsidRPr="00CF16A5">
              <w:rPr>
                <w:rFonts w:cs="Times New Roman"/>
                <w:i/>
                <w:iCs/>
                <w:szCs w:val="24"/>
              </w:rPr>
              <w:t>Compatibility</w:t>
            </w:r>
            <w:r w:rsidRPr="00CF16A5">
              <w:rPr>
                <w:rFonts w:cs="Times New Roman"/>
                <w:szCs w:val="24"/>
              </w:rPr>
              <w:t xml:space="preserve"> dan </w:t>
            </w:r>
            <w:r w:rsidRPr="00CF16A5">
              <w:rPr>
                <w:rFonts w:cs="Times New Roman"/>
                <w:i/>
                <w:iCs/>
                <w:szCs w:val="24"/>
              </w:rPr>
              <w:t xml:space="preserve">convenience </w:t>
            </w:r>
            <w:proofErr w:type="spellStart"/>
            <w:r w:rsidRPr="00CF16A5">
              <w:rPr>
                <w:rFonts w:cs="Times New Roman"/>
                <w:szCs w:val="24"/>
              </w:rPr>
              <w:t>berpengaruh</w:t>
            </w:r>
            <w:proofErr w:type="spellEnd"/>
            <w:r w:rsidRPr="00CF16A5">
              <w:rPr>
                <w:rFonts w:cs="Times New Roman"/>
                <w:szCs w:val="24"/>
              </w:rPr>
              <w:t xml:space="preserve">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PEOU.</w:t>
            </w:r>
          </w:p>
        </w:tc>
      </w:tr>
      <w:tr w:rsidR="00D36D50" w:rsidRPr="00CF16A5" w14:paraId="62EB0501" w14:textId="77777777" w:rsidTr="00D36D50">
        <w:trPr>
          <w:jc w:val="center"/>
        </w:trPr>
        <w:tc>
          <w:tcPr>
            <w:tcW w:w="1696" w:type="dxa"/>
          </w:tcPr>
          <w:p w14:paraId="65820F3E" w14:textId="77777777" w:rsidR="00D36D50" w:rsidRPr="00CF16A5" w:rsidRDefault="00D36D50" w:rsidP="00D36D50">
            <w:pPr>
              <w:jc w:val="left"/>
              <w:rPr>
                <w:rFonts w:cs="Times New Roman"/>
                <w:szCs w:val="24"/>
              </w:rPr>
            </w:pPr>
            <w:r w:rsidRPr="00CF16A5">
              <w:rPr>
                <w:rFonts w:cs="Times New Roman"/>
                <w:szCs w:val="24"/>
              </w:rPr>
              <w:fldChar w:fldCharType="begin" w:fldLock="1"/>
            </w:r>
            <w:r>
              <w:rPr>
                <w:rFonts w:cs="Times New Roman"/>
                <w:szCs w:val="24"/>
              </w:rPr>
              <w:instrText>ADDIN CSL_CITATION {"citationItems":[{"id":"ITEM-1","itemData":{"DOI":"10.25134/jrka.v4i1.1336","abstract":"This study aims to examine the influence of financial knowledge, financial behavior and financial attitude toward personal financial management. Tests in this study using multiple linear regression analysis. The research method used in this research is verifikatif method. The object of this research is the community in Kuningan Regency with the analysis unit is civil servant. The sampling technique of this research using Cluster Proportional Random Sampling method. The results showed that the variable of financial knowledge, financial behavior, and financial attitude partially have a significant positive effect on personal financial management, meaning that partial improvement of financial knowledge, financial behavior and financial attitude variable will cause an increase in the variable of personal financial management.","author":[{"dropping-particle":"","family":"Wiharno","given":"Herma","non-dropping-particle":"","parse-names":false,"suffix":""}],"container-title":"Jurnal Riset Keuangan dan Akuntansi","id":"ITEM-1","issue":"1","issued":{"date-parts":[["2018"]]},"page":"70","title":"Pengaruh Financial Knowledge, Financial Behavior dan Financial Attitude Terhadap Personal Financial","type":"article-journal","volume":"4"},"uris":["http://www.mendeley.com/documents/?uuid=7c07dbc9-5a01-4e32-8ce9-0006e5a6bb29"]}],"mendeley":{"formattedCitation":"(Wiharno, 2018)","manualFormatting":"Wiharno (2018)","plainTextFormattedCitation":"(Wiharno, 2018)","previouslyFormattedCitation":"(Wiharno, 2018)"},"properties":{"noteIndex":0},"schema":"https://github.com/citation-style-language/schema/raw/master/csl-citation.json"}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Wiharno (2018)</w:t>
            </w:r>
            <w:r w:rsidRPr="00CF16A5">
              <w:rPr>
                <w:rFonts w:cs="Times New Roman"/>
                <w:szCs w:val="24"/>
              </w:rPr>
              <w:fldChar w:fldCharType="end"/>
            </w:r>
          </w:p>
        </w:tc>
        <w:tc>
          <w:tcPr>
            <w:tcW w:w="2410" w:type="dxa"/>
          </w:tcPr>
          <w:p w14:paraId="498FA1ED" w14:textId="77777777" w:rsidR="00D36D50" w:rsidRPr="00CF16A5" w:rsidRDefault="00D36D50" w:rsidP="00D36D50">
            <w:pPr>
              <w:jc w:val="left"/>
              <w:rPr>
                <w:rFonts w:cs="Times New Roman"/>
                <w:szCs w:val="24"/>
              </w:rPr>
            </w:pPr>
            <w:proofErr w:type="spellStart"/>
            <w:r w:rsidRPr="00CF16A5">
              <w:rPr>
                <w:rFonts w:cs="Times New Roman"/>
                <w:szCs w:val="24"/>
              </w:rPr>
              <w:t>Pengaruh</w:t>
            </w:r>
            <w:proofErr w:type="spellEnd"/>
            <w:r w:rsidRPr="00CF16A5">
              <w:rPr>
                <w:rFonts w:cs="Times New Roman"/>
                <w:szCs w:val="24"/>
              </w:rPr>
              <w:t xml:space="preserve"> </w:t>
            </w:r>
            <w:r w:rsidRPr="00CF16A5">
              <w:rPr>
                <w:rFonts w:cs="Times New Roman"/>
                <w:i/>
                <w:iCs/>
                <w:szCs w:val="24"/>
              </w:rPr>
              <w:t xml:space="preserve">financial knowledge, financial behavior, </w:t>
            </w:r>
            <w:r w:rsidRPr="00CF16A5">
              <w:rPr>
                <w:rFonts w:cs="Times New Roman"/>
                <w:szCs w:val="24"/>
              </w:rPr>
              <w:t xml:space="preserve">dan </w:t>
            </w:r>
            <w:r w:rsidRPr="00CF16A5">
              <w:rPr>
                <w:rFonts w:cs="Times New Roman"/>
                <w:i/>
                <w:iCs/>
                <w:szCs w:val="24"/>
              </w:rPr>
              <w:t>financial attitude</w:t>
            </w:r>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r w:rsidRPr="00CF16A5">
              <w:rPr>
                <w:rFonts w:cs="Times New Roman"/>
                <w:i/>
                <w:iCs/>
                <w:szCs w:val="24"/>
              </w:rPr>
              <w:t>personal financial management</w:t>
            </w:r>
          </w:p>
        </w:tc>
        <w:tc>
          <w:tcPr>
            <w:tcW w:w="4111" w:type="dxa"/>
          </w:tcPr>
          <w:p w14:paraId="2643EA39" w14:textId="77777777" w:rsidR="00D36D50" w:rsidRPr="00CF16A5" w:rsidRDefault="00D36D50" w:rsidP="00D36D50">
            <w:pPr>
              <w:pStyle w:val="ListParagraph"/>
              <w:numPr>
                <w:ilvl w:val="0"/>
                <w:numId w:val="28"/>
              </w:numPr>
              <w:spacing w:line="360" w:lineRule="auto"/>
              <w:ind w:left="177" w:hanging="177"/>
              <w:rPr>
                <w:rFonts w:cs="Times New Roman"/>
                <w:szCs w:val="24"/>
              </w:rPr>
            </w:pPr>
            <w:proofErr w:type="spellStart"/>
            <w:r w:rsidRPr="00CF16A5">
              <w:rPr>
                <w:rFonts w:cs="Times New Roman"/>
                <w:szCs w:val="24"/>
              </w:rPr>
              <w:t>Variabel</w:t>
            </w:r>
            <w:proofErr w:type="spellEnd"/>
            <w:r w:rsidRPr="00CF16A5">
              <w:rPr>
                <w:rFonts w:cs="Times New Roman"/>
                <w:szCs w:val="24"/>
              </w:rPr>
              <w:t xml:space="preserve"> </w:t>
            </w:r>
            <w:r w:rsidRPr="00CF16A5">
              <w:rPr>
                <w:rFonts w:cs="Times New Roman"/>
                <w:i/>
                <w:iCs/>
                <w:szCs w:val="24"/>
              </w:rPr>
              <w:t>financial knowledge</w:t>
            </w:r>
            <w:r w:rsidRPr="00CF16A5">
              <w:rPr>
                <w:rFonts w:cs="Times New Roman"/>
                <w:szCs w:val="24"/>
              </w:rPr>
              <w:t xml:space="preserve">, </w:t>
            </w:r>
            <w:r w:rsidRPr="00CF16A5">
              <w:rPr>
                <w:rFonts w:cs="Times New Roman"/>
                <w:i/>
                <w:iCs/>
                <w:szCs w:val="24"/>
              </w:rPr>
              <w:t xml:space="preserve">financial </w:t>
            </w:r>
            <w:proofErr w:type="spellStart"/>
            <w:r w:rsidRPr="00CF16A5">
              <w:rPr>
                <w:rFonts w:cs="Times New Roman"/>
                <w:i/>
                <w:iCs/>
                <w:szCs w:val="24"/>
              </w:rPr>
              <w:t>behaviour</w:t>
            </w:r>
            <w:proofErr w:type="spellEnd"/>
            <w:r w:rsidRPr="00CF16A5">
              <w:rPr>
                <w:rFonts w:cs="Times New Roman"/>
                <w:szCs w:val="24"/>
              </w:rPr>
              <w:t xml:space="preserve"> dan </w:t>
            </w:r>
            <w:r w:rsidRPr="00CF16A5">
              <w:rPr>
                <w:rFonts w:cs="Times New Roman"/>
                <w:i/>
                <w:iCs/>
                <w:szCs w:val="24"/>
              </w:rPr>
              <w:t>financial attitude</w:t>
            </w:r>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bersama-sama</w:t>
            </w:r>
            <w:proofErr w:type="spellEnd"/>
            <w:r w:rsidRPr="00CF16A5">
              <w:rPr>
                <w:rFonts w:cs="Times New Roman"/>
                <w:szCs w:val="24"/>
              </w:rPr>
              <w:t xml:space="preserve"> </w:t>
            </w:r>
            <w:proofErr w:type="spellStart"/>
            <w:r w:rsidRPr="00CF16A5">
              <w:rPr>
                <w:rFonts w:cs="Times New Roman"/>
                <w:szCs w:val="24"/>
              </w:rPr>
              <w:t>berpengaruh</w:t>
            </w:r>
            <w:proofErr w:type="spellEnd"/>
            <w:r w:rsidRPr="00CF16A5">
              <w:rPr>
                <w:rFonts w:cs="Times New Roman"/>
                <w:szCs w:val="24"/>
              </w:rPr>
              <w:t xml:space="preserve">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manajemen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personal.</w:t>
            </w:r>
          </w:p>
          <w:p w14:paraId="167D607B" w14:textId="77777777" w:rsidR="00D36D50" w:rsidRPr="00CF16A5" w:rsidRDefault="00D36D50" w:rsidP="00D36D50">
            <w:pPr>
              <w:pStyle w:val="ListParagraph"/>
              <w:numPr>
                <w:ilvl w:val="0"/>
                <w:numId w:val="28"/>
              </w:numPr>
              <w:spacing w:line="360" w:lineRule="auto"/>
              <w:ind w:left="177" w:hanging="177"/>
              <w:rPr>
                <w:rFonts w:cs="Times New Roman"/>
                <w:szCs w:val="24"/>
              </w:rPr>
            </w:pPr>
            <w:proofErr w:type="spellStart"/>
            <w:r w:rsidRPr="00CF16A5">
              <w:rPr>
                <w:rFonts w:cs="Times New Roman"/>
                <w:szCs w:val="24"/>
              </w:rPr>
              <w:t>Variabel</w:t>
            </w:r>
            <w:proofErr w:type="spellEnd"/>
            <w:r w:rsidRPr="00CF16A5">
              <w:rPr>
                <w:rFonts w:cs="Times New Roman"/>
                <w:szCs w:val="24"/>
              </w:rPr>
              <w:t xml:space="preserve"> </w:t>
            </w:r>
            <w:r w:rsidRPr="00CF16A5">
              <w:rPr>
                <w:rFonts w:cs="Times New Roman"/>
                <w:i/>
                <w:iCs/>
                <w:szCs w:val="24"/>
              </w:rPr>
              <w:t>financial knowledge</w:t>
            </w:r>
            <w:r w:rsidRPr="00CF16A5">
              <w:rPr>
                <w:rFonts w:cs="Times New Roman"/>
                <w:szCs w:val="24"/>
              </w:rPr>
              <w:t xml:space="preserve">, </w:t>
            </w:r>
            <w:r w:rsidRPr="00CF16A5">
              <w:rPr>
                <w:rFonts w:cs="Times New Roman"/>
                <w:i/>
                <w:iCs/>
                <w:szCs w:val="24"/>
              </w:rPr>
              <w:t xml:space="preserve">financial </w:t>
            </w:r>
            <w:proofErr w:type="spellStart"/>
            <w:r w:rsidRPr="00CF16A5">
              <w:rPr>
                <w:rFonts w:cs="Times New Roman"/>
                <w:i/>
                <w:iCs/>
                <w:szCs w:val="24"/>
              </w:rPr>
              <w:t>behaviour</w:t>
            </w:r>
            <w:proofErr w:type="spellEnd"/>
            <w:r w:rsidRPr="00CF16A5">
              <w:rPr>
                <w:rFonts w:cs="Times New Roman"/>
                <w:szCs w:val="24"/>
              </w:rPr>
              <w:t xml:space="preserve"> dan </w:t>
            </w:r>
            <w:r w:rsidRPr="00CF16A5">
              <w:rPr>
                <w:rFonts w:cs="Times New Roman"/>
                <w:i/>
                <w:iCs/>
                <w:szCs w:val="24"/>
              </w:rPr>
              <w:t>financial attitude</w:t>
            </w:r>
            <w:r w:rsidRPr="00CF16A5">
              <w:rPr>
                <w:rFonts w:cs="Times New Roman"/>
                <w:szCs w:val="24"/>
              </w:rPr>
              <w:t xml:space="preserve"> </w:t>
            </w:r>
            <w:proofErr w:type="spellStart"/>
            <w:r w:rsidRPr="00CF16A5">
              <w:rPr>
                <w:rFonts w:cs="Times New Roman"/>
                <w:szCs w:val="24"/>
              </w:rPr>
              <w:t>secara</w:t>
            </w:r>
            <w:proofErr w:type="spellEnd"/>
            <w:r w:rsidRPr="00CF16A5">
              <w:rPr>
                <w:rFonts w:cs="Times New Roman"/>
                <w:szCs w:val="24"/>
              </w:rPr>
              <w:t xml:space="preserve"> </w:t>
            </w:r>
            <w:proofErr w:type="spellStart"/>
            <w:r w:rsidRPr="00CF16A5">
              <w:rPr>
                <w:rFonts w:cs="Times New Roman"/>
                <w:szCs w:val="24"/>
              </w:rPr>
              <w:t>parsial</w:t>
            </w:r>
            <w:proofErr w:type="spellEnd"/>
            <w:r w:rsidRPr="00CF16A5">
              <w:rPr>
                <w:rFonts w:cs="Times New Roman"/>
                <w:szCs w:val="24"/>
              </w:rPr>
              <w:t xml:space="preserve"> </w:t>
            </w:r>
            <w:proofErr w:type="spellStart"/>
            <w:r w:rsidRPr="00CF16A5">
              <w:rPr>
                <w:rFonts w:cs="Times New Roman"/>
                <w:szCs w:val="24"/>
              </w:rPr>
              <w:t>berpengaruh</w:t>
            </w:r>
            <w:proofErr w:type="spellEnd"/>
            <w:r w:rsidRPr="00CF16A5">
              <w:rPr>
                <w:rFonts w:cs="Times New Roman"/>
                <w:szCs w:val="24"/>
              </w:rPr>
              <w:t xml:space="preserve"> </w:t>
            </w:r>
            <w:proofErr w:type="spellStart"/>
            <w:r w:rsidRPr="00CF16A5">
              <w:rPr>
                <w:rFonts w:cs="Times New Roman"/>
                <w:szCs w:val="24"/>
              </w:rPr>
              <w:t>positif</w:t>
            </w:r>
            <w:proofErr w:type="spellEnd"/>
            <w:r w:rsidRPr="00CF16A5">
              <w:rPr>
                <w:rFonts w:cs="Times New Roman"/>
                <w:szCs w:val="24"/>
              </w:rPr>
              <w:t xml:space="preserve"> </w:t>
            </w:r>
            <w:proofErr w:type="spellStart"/>
            <w:r w:rsidRPr="00CF16A5">
              <w:rPr>
                <w:rFonts w:cs="Times New Roman"/>
                <w:szCs w:val="24"/>
              </w:rPr>
              <w:t>signifikan</w:t>
            </w:r>
            <w:proofErr w:type="spellEnd"/>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manajemen</w:t>
            </w:r>
            <w:proofErr w:type="spellEnd"/>
            <w:r w:rsidRPr="00CF16A5">
              <w:rPr>
                <w:rFonts w:cs="Times New Roman"/>
                <w:szCs w:val="24"/>
              </w:rPr>
              <w:t xml:space="preserve"> </w:t>
            </w:r>
            <w:proofErr w:type="spellStart"/>
            <w:r w:rsidRPr="00CF16A5">
              <w:rPr>
                <w:rFonts w:cs="Times New Roman"/>
                <w:szCs w:val="24"/>
              </w:rPr>
              <w:t>keuangan</w:t>
            </w:r>
            <w:proofErr w:type="spellEnd"/>
            <w:r w:rsidRPr="00CF16A5">
              <w:rPr>
                <w:rFonts w:cs="Times New Roman"/>
                <w:szCs w:val="24"/>
              </w:rPr>
              <w:t xml:space="preserve"> personal.</w:t>
            </w:r>
          </w:p>
        </w:tc>
      </w:tr>
      <w:tr w:rsidR="00D36D50" w:rsidRPr="00CF16A5" w14:paraId="1D926911" w14:textId="77777777" w:rsidTr="00D36D50">
        <w:trPr>
          <w:jc w:val="center"/>
        </w:trPr>
        <w:tc>
          <w:tcPr>
            <w:tcW w:w="1696" w:type="dxa"/>
          </w:tcPr>
          <w:p w14:paraId="6D2BEBA6" w14:textId="77777777" w:rsidR="00D36D50" w:rsidRPr="00CF16A5" w:rsidRDefault="00D36D50" w:rsidP="00D36D50">
            <w:pPr>
              <w:jc w:val="left"/>
              <w:rPr>
                <w:rFonts w:cs="Times New Roman"/>
                <w:szCs w:val="24"/>
              </w:rPr>
            </w:pPr>
            <w:r w:rsidRPr="00CF16A5">
              <w:rPr>
                <w:rFonts w:cs="Times New Roman"/>
                <w:szCs w:val="24"/>
              </w:rPr>
              <w:fldChar w:fldCharType="begin" w:fldLock="1"/>
            </w:r>
            <w:r w:rsidRPr="00CF16A5">
              <w:rPr>
                <w:rFonts w:cs="Times New Roman"/>
                <w:szCs w:val="24"/>
              </w:rPr>
              <w:instrText>ADDIN CSL_CITATION {"citationItems":[{"id":"ITEM-1","itemData":{"DOI":"10.1287/mnsc.25.10.966","ISSN":"00251909","abstract":"Of the numerous factors believed to influence MIS success, the area of individual differences has by far been the most extensively studied. This paper synthesizes the findings of empirical investigations of the manner in which individual differences impact MIS success. Suggestions are made regarding those aspects which would benefit most from future research.","author":[{"dropping-particle":"","family":"Zmud","given":"Robert W.","non-dropping-particle":"","parse-names":false,"suffix":""}],"container-title":"Management Science","id":"ITEM-1","issue":"10","issued":{"date-parts":[["1979"]]},"page":"966-979","title":"Individual Differences and Mis Success: a Review of the Empirical Literature.","type":"article-journal","volume":"25"},"uris":["http://www.mendeley.com/documents/?uuid=ab8084fa-23a0-4ae1-b7a8-869bfb1e8548"]}],"mendeley":{"formattedCitation":"(Zmud, 1979)","manualFormatting":"Zmud (1979)","plainTextFormattedCitation":"(Zmud, 1979)","previouslyFormattedCitation":"(Zmud, 1979)"},"properties":{"noteIndex":0},"schema":"https://github.com/citation-style-language/schema/raw/master/csl-citation.json"}</w:instrText>
            </w:r>
            <w:r w:rsidRPr="00CF16A5">
              <w:rPr>
                <w:rFonts w:cs="Times New Roman"/>
                <w:szCs w:val="24"/>
              </w:rPr>
              <w:fldChar w:fldCharType="separate"/>
            </w:r>
            <w:r w:rsidRPr="00CF16A5">
              <w:rPr>
                <w:rFonts w:cs="Times New Roman"/>
                <w:noProof/>
                <w:szCs w:val="24"/>
              </w:rPr>
              <w:t>Zmud (1979)</w:t>
            </w:r>
            <w:r w:rsidRPr="00CF16A5">
              <w:rPr>
                <w:rFonts w:cs="Times New Roman"/>
                <w:szCs w:val="24"/>
              </w:rPr>
              <w:fldChar w:fldCharType="end"/>
            </w:r>
          </w:p>
        </w:tc>
        <w:tc>
          <w:tcPr>
            <w:tcW w:w="2410" w:type="dxa"/>
          </w:tcPr>
          <w:p w14:paraId="48FC3BE9" w14:textId="77777777" w:rsidR="00D36D50" w:rsidRPr="00CF16A5" w:rsidRDefault="00D36D50" w:rsidP="00D36D50">
            <w:pPr>
              <w:jc w:val="left"/>
              <w:rPr>
                <w:rFonts w:cs="Times New Roman"/>
                <w:i/>
                <w:iCs/>
                <w:szCs w:val="24"/>
              </w:rPr>
            </w:pPr>
            <w:r w:rsidRPr="00CF16A5">
              <w:rPr>
                <w:rFonts w:cs="Times New Roman"/>
                <w:i/>
                <w:iCs/>
                <w:szCs w:val="24"/>
              </w:rPr>
              <w:t>Individual Differences and MIS Success: A Review of the Empirical Literature</w:t>
            </w:r>
          </w:p>
        </w:tc>
        <w:tc>
          <w:tcPr>
            <w:tcW w:w="4111" w:type="dxa"/>
          </w:tcPr>
          <w:p w14:paraId="0F93362F" w14:textId="77777777" w:rsidR="00D36D50" w:rsidRPr="00CF16A5" w:rsidRDefault="00D36D50" w:rsidP="00D36D50">
            <w:pPr>
              <w:pStyle w:val="ListParagraph"/>
              <w:numPr>
                <w:ilvl w:val="0"/>
                <w:numId w:val="29"/>
              </w:numPr>
              <w:spacing w:line="360" w:lineRule="auto"/>
              <w:ind w:left="177" w:hanging="177"/>
              <w:rPr>
                <w:rFonts w:cs="Times New Roman"/>
                <w:szCs w:val="24"/>
              </w:rPr>
            </w:pPr>
            <w:proofErr w:type="spellStart"/>
            <w:r w:rsidRPr="00CF16A5">
              <w:rPr>
                <w:rFonts w:cs="Times New Roman"/>
                <w:szCs w:val="24"/>
              </w:rPr>
              <w:t>Analisis</w:t>
            </w:r>
            <w:proofErr w:type="spellEnd"/>
            <w:r w:rsidRPr="00CF16A5">
              <w:rPr>
                <w:rFonts w:cs="Times New Roman"/>
                <w:szCs w:val="24"/>
              </w:rPr>
              <w:t xml:space="preserve"> </w:t>
            </w:r>
            <w:proofErr w:type="spellStart"/>
            <w:r w:rsidRPr="00CF16A5">
              <w:rPr>
                <w:rFonts w:cs="Times New Roman"/>
                <w:szCs w:val="24"/>
              </w:rPr>
              <w:t>mengenai</w:t>
            </w:r>
            <w:proofErr w:type="spellEnd"/>
            <w:r w:rsidRPr="00CF16A5">
              <w:rPr>
                <w:rFonts w:cs="Times New Roman"/>
                <w:szCs w:val="24"/>
              </w:rPr>
              <w:t xml:space="preserve"> </w:t>
            </w:r>
            <w:proofErr w:type="spellStart"/>
            <w:r w:rsidRPr="00CF16A5">
              <w:rPr>
                <w:rFonts w:cs="Times New Roman"/>
                <w:szCs w:val="24"/>
              </w:rPr>
              <w:t>pengaruh</w:t>
            </w:r>
            <w:proofErr w:type="spellEnd"/>
            <w:r w:rsidRPr="00CF16A5">
              <w:rPr>
                <w:rFonts w:cs="Times New Roman"/>
                <w:szCs w:val="24"/>
              </w:rPr>
              <w:t xml:space="preserve"> </w:t>
            </w:r>
            <w:r w:rsidRPr="00CF16A5">
              <w:rPr>
                <w:rFonts w:cs="Times New Roman"/>
                <w:i/>
                <w:iCs/>
                <w:szCs w:val="24"/>
              </w:rPr>
              <w:t>individual differences</w:t>
            </w:r>
            <w:r w:rsidRPr="00CF16A5">
              <w:rPr>
                <w:rFonts w:cs="Times New Roman"/>
                <w:szCs w:val="24"/>
              </w:rPr>
              <w:t xml:space="preserve"> </w:t>
            </w:r>
            <w:proofErr w:type="spellStart"/>
            <w:r w:rsidRPr="00CF16A5">
              <w:rPr>
                <w:rFonts w:cs="Times New Roman"/>
                <w:szCs w:val="24"/>
              </w:rPr>
              <w:t>terhadap</w:t>
            </w:r>
            <w:proofErr w:type="spellEnd"/>
            <w:r w:rsidRPr="00CF16A5">
              <w:rPr>
                <w:rFonts w:cs="Times New Roman"/>
                <w:szCs w:val="24"/>
              </w:rPr>
              <w:t xml:space="preserve"> </w:t>
            </w:r>
            <w:proofErr w:type="spellStart"/>
            <w:r w:rsidRPr="00CF16A5">
              <w:rPr>
                <w:rFonts w:cs="Times New Roman"/>
                <w:szCs w:val="24"/>
              </w:rPr>
              <w:t>keberhasilan</w:t>
            </w:r>
            <w:proofErr w:type="spellEnd"/>
            <w:r w:rsidRPr="00CF16A5">
              <w:rPr>
                <w:rFonts w:cs="Times New Roman"/>
                <w:szCs w:val="24"/>
              </w:rPr>
              <w:t xml:space="preserve"> MIS </w:t>
            </w:r>
            <w:proofErr w:type="spellStart"/>
            <w:r w:rsidRPr="00CF16A5">
              <w:rPr>
                <w:rFonts w:cs="Times New Roman"/>
                <w:szCs w:val="24"/>
              </w:rPr>
              <w:t>memiliki</w:t>
            </w:r>
            <w:proofErr w:type="spellEnd"/>
            <w:r w:rsidRPr="00CF16A5">
              <w:rPr>
                <w:rFonts w:cs="Times New Roman"/>
                <w:szCs w:val="24"/>
              </w:rPr>
              <w:t xml:space="preserve"> </w:t>
            </w:r>
            <w:proofErr w:type="spellStart"/>
            <w:r w:rsidRPr="00CF16A5">
              <w:rPr>
                <w:rFonts w:cs="Times New Roman"/>
                <w:szCs w:val="24"/>
              </w:rPr>
              <w:t>hasil</w:t>
            </w:r>
            <w:proofErr w:type="spellEnd"/>
            <w:r w:rsidRPr="00CF16A5">
              <w:rPr>
                <w:rFonts w:cs="Times New Roman"/>
                <w:szCs w:val="24"/>
              </w:rPr>
              <w:t xml:space="preserve"> yang </w:t>
            </w:r>
            <w:proofErr w:type="spellStart"/>
            <w:r w:rsidRPr="00CF16A5">
              <w:rPr>
                <w:rFonts w:cs="Times New Roman"/>
                <w:szCs w:val="24"/>
              </w:rPr>
              <w:t>positif</w:t>
            </w:r>
            <w:proofErr w:type="spellEnd"/>
            <w:r w:rsidRPr="00CF16A5">
              <w:rPr>
                <w:rFonts w:cs="Times New Roman"/>
                <w:szCs w:val="24"/>
              </w:rPr>
              <w:t>.</w:t>
            </w:r>
          </w:p>
        </w:tc>
      </w:tr>
    </w:tbl>
    <w:p w14:paraId="14D5694D" w14:textId="77777777" w:rsidR="00D36D50" w:rsidRPr="00CF16A5" w:rsidRDefault="00D36D50" w:rsidP="00D36D50">
      <w:pPr>
        <w:spacing w:after="0"/>
        <w:ind w:firstLine="576"/>
        <w:jc w:val="center"/>
        <w:rPr>
          <w:rFonts w:cs="Times New Roman"/>
          <w:szCs w:val="24"/>
        </w:rPr>
      </w:pPr>
      <w:proofErr w:type="spellStart"/>
      <w:r w:rsidRPr="00CF16A5">
        <w:rPr>
          <w:rFonts w:cs="Times New Roman"/>
          <w:szCs w:val="24"/>
        </w:rPr>
        <w:t>Sumber</w:t>
      </w:r>
      <w:proofErr w:type="spellEnd"/>
      <w:r w:rsidRPr="00CF16A5">
        <w:rPr>
          <w:rFonts w:cs="Times New Roman"/>
          <w:szCs w:val="24"/>
        </w:rPr>
        <w:t xml:space="preserve">: </w:t>
      </w:r>
      <w:proofErr w:type="spellStart"/>
      <w:r w:rsidRPr="00CF16A5">
        <w:rPr>
          <w:rFonts w:cs="Times New Roman"/>
          <w:szCs w:val="24"/>
        </w:rPr>
        <w:t>diolah</w:t>
      </w:r>
      <w:proofErr w:type="spellEnd"/>
      <w:r w:rsidRPr="00CF16A5">
        <w:rPr>
          <w:rFonts w:cs="Times New Roman"/>
          <w:szCs w:val="24"/>
        </w:rPr>
        <w:t xml:space="preserve"> oleh </w:t>
      </w:r>
      <w:proofErr w:type="spellStart"/>
      <w:r w:rsidRPr="00CF16A5">
        <w:rPr>
          <w:rFonts w:cs="Times New Roman"/>
          <w:szCs w:val="24"/>
        </w:rPr>
        <w:t>penulis</w:t>
      </w:r>
      <w:proofErr w:type="spellEnd"/>
    </w:p>
    <w:p w14:paraId="5A356452" w14:textId="77777777" w:rsidR="00D36D50" w:rsidRPr="00CF16A5" w:rsidRDefault="00D36D50" w:rsidP="00D36D50">
      <w:pPr>
        <w:spacing w:after="0"/>
        <w:ind w:firstLine="576"/>
        <w:jc w:val="center"/>
        <w:rPr>
          <w:rFonts w:cs="Times New Roman"/>
          <w:szCs w:val="24"/>
        </w:rPr>
      </w:pPr>
    </w:p>
    <w:p w14:paraId="4D568437" w14:textId="77777777" w:rsidR="00D36D50" w:rsidRPr="00CF16A5" w:rsidRDefault="00D36D50" w:rsidP="00D36D50">
      <w:pPr>
        <w:pStyle w:val="Heading2"/>
        <w:numPr>
          <w:ilvl w:val="1"/>
          <w:numId w:val="6"/>
        </w:numPr>
        <w:spacing w:before="0"/>
        <w:jc w:val="both"/>
        <w:rPr>
          <w:rFonts w:cs="Times New Roman"/>
          <w:szCs w:val="24"/>
        </w:rPr>
      </w:pPr>
      <w:proofErr w:type="spellStart"/>
      <w:r w:rsidRPr="00CF16A5">
        <w:rPr>
          <w:rFonts w:cs="Times New Roman"/>
          <w:szCs w:val="24"/>
        </w:rPr>
        <w:t>Kerangka</w:t>
      </w:r>
      <w:proofErr w:type="spellEnd"/>
      <w:r w:rsidRPr="00CF16A5">
        <w:rPr>
          <w:rFonts w:cs="Times New Roman"/>
          <w:szCs w:val="24"/>
        </w:rPr>
        <w:t xml:space="preserve"> </w:t>
      </w:r>
      <w:proofErr w:type="spellStart"/>
      <w:r w:rsidRPr="00CF16A5">
        <w:rPr>
          <w:rFonts w:cs="Times New Roman"/>
          <w:szCs w:val="24"/>
        </w:rPr>
        <w:t>Pemikiran</w:t>
      </w:r>
      <w:proofErr w:type="spellEnd"/>
      <w:r w:rsidRPr="00CF16A5">
        <w:rPr>
          <w:rFonts w:cs="Times New Roman"/>
          <w:szCs w:val="24"/>
        </w:rPr>
        <w:t xml:space="preserve"> </w:t>
      </w:r>
      <w:proofErr w:type="spellStart"/>
      <w:r w:rsidRPr="00CF16A5">
        <w:rPr>
          <w:rFonts w:cs="Times New Roman"/>
          <w:szCs w:val="24"/>
        </w:rPr>
        <w:t>Teoritis</w:t>
      </w:r>
      <w:proofErr w:type="spellEnd"/>
    </w:p>
    <w:p w14:paraId="0B1B1770" w14:textId="77777777" w:rsidR="00D36D50" w:rsidRPr="00CF16A5" w:rsidRDefault="00D36D50" w:rsidP="00D36D50">
      <w:pPr>
        <w:spacing w:after="0"/>
        <w:ind w:left="576"/>
        <w:rPr>
          <w:rFonts w:cs="Times New Roman"/>
          <w:szCs w:val="24"/>
        </w:rPr>
      </w:pPr>
      <w:r w:rsidRPr="00CF16A5">
        <w:rPr>
          <w:rFonts w:cs="Times New Roman"/>
          <w:szCs w:val="24"/>
        </w:rPr>
        <w:t xml:space="preserve">Skema </w:t>
      </w:r>
      <w:proofErr w:type="spellStart"/>
      <w:r w:rsidRPr="00CF16A5">
        <w:rPr>
          <w:rFonts w:cs="Times New Roman"/>
          <w:szCs w:val="24"/>
        </w:rPr>
        <w:t>kerangka</w:t>
      </w:r>
      <w:proofErr w:type="spellEnd"/>
      <w:r w:rsidRPr="00CF16A5">
        <w:rPr>
          <w:rFonts w:cs="Times New Roman"/>
          <w:szCs w:val="24"/>
        </w:rPr>
        <w:t xml:space="preserve"> </w:t>
      </w:r>
      <w:proofErr w:type="spellStart"/>
      <w:r w:rsidRPr="00CF16A5">
        <w:rPr>
          <w:rFonts w:cs="Times New Roman"/>
          <w:szCs w:val="24"/>
        </w:rPr>
        <w:t>pemikiran</w:t>
      </w:r>
      <w:proofErr w:type="spellEnd"/>
      <w:r w:rsidRPr="00CF16A5">
        <w:rPr>
          <w:rFonts w:cs="Times New Roman"/>
          <w:szCs w:val="24"/>
        </w:rPr>
        <w:t xml:space="preserve"> </w:t>
      </w:r>
      <w:proofErr w:type="spellStart"/>
      <w:r w:rsidRPr="00CF16A5">
        <w:rPr>
          <w:rFonts w:cs="Times New Roman"/>
          <w:szCs w:val="24"/>
        </w:rPr>
        <w:t>teoritis</w:t>
      </w:r>
      <w:proofErr w:type="spellEnd"/>
      <w:r w:rsidRPr="00CF16A5">
        <w:rPr>
          <w:rFonts w:cs="Times New Roman"/>
          <w:szCs w:val="24"/>
        </w:rPr>
        <w:t xml:space="preserve"> </w:t>
      </w:r>
      <w:proofErr w:type="spellStart"/>
      <w:r w:rsidRPr="00CF16A5">
        <w:rPr>
          <w:rFonts w:cs="Times New Roman"/>
          <w:szCs w:val="24"/>
        </w:rPr>
        <w:t>dalam</w:t>
      </w:r>
      <w:proofErr w:type="spellEnd"/>
      <w:r w:rsidRPr="00CF16A5">
        <w:rPr>
          <w:rFonts w:cs="Times New Roman"/>
          <w:szCs w:val="24"/>
        </w:rPr>
        <w:t xml:space="preserve"> </w:t>
      </w:r>
      <w:proofErr w:type="spellStart"/>
      <w:r w:rsidRPr="00CF16A5">
        <w:rPr>
          <w:rFonts w:cs="Times New Roman"/>
          <w:szCs w:val="24"/>
        </w:rPr>
        <w:t>penelitian</w:t>
      </w:r>
      <w:proofErr w:type="spellEnd"/>
      <w:r w:rsidRPr="00CF16A5">
        <w:rPr>
          <w:rFonts w:cs="Times New Roman"/>
          <w:szCs w:val="24"/>
        </w:rPr>
        <w:t xml:space="preserve"> ini </w:t>
      </w:r>
      <w:proofErr w:type="spellStart"/>
      <w:r w:rsidRPr="00CF16A5">
        <w:rPr>
          <w:rFonts w:cs="Times New Roman"/>
          <w:szCs w:val="24"/>
        </w:rPr>
        <w:t>adalah</w:t>
      </w:r>
      <w:proofErr w:type="spellEnd"/>
      <w:r w:rsidRPr="00CF16A5">
        <w:rPr>
          <w:rFonts w:cs="Times New Roman"/>
          <w:szCs w:val="24"/>
        </w:rPr>
        <w:t xml:space="preserve"> </w:t>
      </w:r>
      <w:proofErr w:type="spellStart"/>
      <w:r w:rsidRPr="00CF16A5">
        <w:rPr>
          <w:rFonts w:cs="Times New Roman"/>
          <w:szCs w:val="24"/>
        </w:rPr>
        <w:t>sebagai</w:t>
      </w:r>
      <w:proofErr w:type="spellEnd"/>
      <w:r w:rsidRPr="00CF16A5">
        <w:rPr>
          <w:rFonts w:cs="Times New Roman"/>
          <w:szCs w:val="24"/>
        </w:rPr>
        <w:t xml:space="preserve"> </w:t>
      </w:r>
      <w:proofErr w:type="spellStart"/>
      <w:r w:rsidRPr="00CF16A5">
        <w:rPr>
          <w:rFonts w:cs="Times New Roman"/>
          <w:szCs w:val="24"/>
        </w:rPr>
        <w:t>berikut</w:t>
      </w:r>
      <w:proofErr w:type="spellEnd"/>
      <w:r w:rsidRPr="00CF16A5">
        <w:rPr>
          <w:rFonts w:cs="Times New Roman"/>
          <w:szCs w:val="24"/>
        </w:rPr>
        <w:t>:</w:t>
      </w:r>
    </w:p>
    <w:p w14:paraId="295ED4EB" w14:textId="77777777" w:rsidR="00D36D50" w:rsidRPr="00CF16A5" w:rsidRDefault="00D36D50" w:rsidP="00D36D50">
      <w:pPr>
        <w:pStyle w:val="Heading2"/>
        <w:numPr>
          <w:ilvl w:val="0"/>
          <w:numId w:val="0"/>
        </w:numPr>
        <w:jc w:val="center"/>
        <w:rPr>
          <w:rFonts w:cs="Times New Roman"/>
          <w:szCs w:val="24"/>
        </w:rPr>
      </w:pPr>
      <w:r w:rsidRPr="00CF16A5">
        <w:rPr>
          <w:rFonts w:cs="Times New Roman"/>
          <w:noProof/>
          <w:szCs w:val="24"/>
        </w:rPr>
        <w:lastRenderedPageBreak/>
        <w:drawing>
          <wp:inline distT="0" distB="0" distL="0" distR="0" wp14:anchorId="29CCD957" wp14:editId="32BAA0EB">
            <wp:extent cx="4948380" cy="48577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1119" cy="4860439"/>
                    </a:xfrm>
                    <a:prstGeom prst="rect">
                      <a:avLst/>
                    </a:prstGeom>
                    <a:noFill/>
                    <a:ln>
                      <a:noFill/>
                    </a:ln>
                  </pic:spPr>
                </pic:pic>
              </a:graphicData>
            </a:graphic>
          </wp:inline>
        </w:drawing>
      </w:r>
    </w:p>
    <w:p w14:paraId="361AFBCF" w14:textId="77777777" w:rsidR="00D36D50" w:rsidRPr="00CF16A5" w:rsidRDefault="00D36D50" w:rsidP="00D36D50">
      <w:pPr>
        <w:pStyle w:val="Caption"/>
        <w:spacing w:after="0" w:line="360" w:lineRule="auto"/>
        <w:jc w:val="center"/>
        <w:rPr>
          <w:rFonts w:cs="Times New Roman"/>
          <w:i w:val="0"/>
          <w:iCs w:val="0"/>
          <w:color w:val="auto"/>
          <w:sz w:val="24"/>
          <w:szCs w:val="24"/>
        </w:rPr>
      </w:pPr>
      <w:r w:rsidRPr="00CF16A5">
        <w:rPr>
          <w:rFonts w:cs="Times New Roman"/>
          <w:i w:val="0"/>
          <w:iCs w:val="0"/>
          <w:color w:val="auto"/>
          <w:sz w:val="24"/>
          <w:szCs w:val="24"/>
        </w:rPr>
        <w:t xml:space="preserve">Gambar </w:t>
      </w:r>
      <w:r w:rsidRPr="00CF16A5">
        <w:rPr>
          <w:rFonts w:cs="Times New Roman"/>
          <w:i w:val="0"/>
          <w:iCs w:val="0"/>
          <w:color w:val="auto"/>
          <w:sz w:val="24"/>
          <w:szCs w:val="24"/>
        </w:rPr>
        <w:fldChar w:fldCharType="begin"/>
      </w:r>
      <w:r w:rsidRPr="00CF16A5">
        <w:rPr>
          <w:rFonts w:cs="Times New Roman"/>
          <w:i w:val="0"/>
          <w:iCs w:val="0"/>
          <w:color w:val="auto"/>
          <w:sz w:val="24"/>
          <w:szCs w:val="24"/>
        </w:rPr>
        <w:instrText xml:space="preserve"> STYLEREF 1 \s </w:instrText>
      </w:r>
      <w:r w:rsidRPr="00CF16A5">
        <w:rPr>
          <w:rFonts w:cs="Times New Roman"/>
          <w:i w:val="0"/>
          <w:iCs w:val="0"/>
          <w:color w:val="auto"/>
          <w:sz w:val="24"/>
          <w:szCs w:val="24"/>
        </w:rPr>
        <w:fldChar w:fldCharType="separate"/>
      </w:r>
      <w:r w:rsidRPr="00CF16A5">
        <w:rPr>
          <w:rFonts w:cs="Times New Roman"/>
          <w:i w:val="0"/>
          <w:iCs w:val="0"/>
          <w:noProof/>
          <w:color w:val="auto"/>
          <w:sz w:val="24"/>
          <w:szCs w:val="24"/>
        </w:rPr>
        <w:t>2</w:t>
      </w:r>
      <w:r w:rsidRPr="00CF16A5">
        <w:rPr>
          <w:rFonts w:cs="Times New Roman"/>
          <w:i w:val="0"/>
          <w:iCs w:val="0"/>
          <w:color w:val="auto"/>
          <w:sz w:val="24"/>
          <w:szCs w:val="24"/>
        </w:rPr>
        <w:fldChar w:fldCharType="end"/>
      </w:r>
      <w:r w:rsidRPr="00CF16A5">
        <w:rPr>
          <w:rFonts w:cs="Times New Roman"/>
          <w:i w:val="0"/>
          <w:iCs w:val="0"/>
          <w:color w:val="auto"/>
          <w:sz w:val="24"/>
          <w:szCs w:val="24"/>
        </w:rPr>
        <w:t>.</w:t>
      </w:r>
      <w:r w:rsidRPr="00CF16A5">
        <w:rPr>
          <w:rFonts w:cs="Times New Roman"/>
          <w:i w:val="0"/>
          <w:iCs w:val="0"/>
          <w:color w:val="auto"/>
          <w:sz w:val="24"/>
          <w:szCs w:val="24"/>
        </w:rPr>
        <w:fldChar w:fldCharType="begin"/>
      </w:r>
      <w:r w:rsidRPr="00CF16A5">
        <w:rPr>
          <w:rFonts w:cs="Times New Roman"/>
          <w:i w:val="0"/>
          <w:iCs w:val="0"/>
          <w:color w:val="auto"/>
          <w:sz w:val="24"/>
          <w:szCs w:val="24"/>
        </w:rPr>
        <w:instrText xml:space="preserve"> SEQ Gambar \* ARABIC \s 1 </w:instrText>
      </w:r>
      <w:r w:rsidRPr="00CF16A5">
        <w:rPr>
          <w:rFonts w:cs="Times New Roman"/>
          <w:i w:val="0"/>
          <w:iCs w:val="0"/>
          <w:color w:val="auto"/>
          <w:sz w:val="24"/>
          <w:szCs w:val="24"/>
        </w:rPr>
        <w:fldChar w:fldCharType="separate"/>
      </w:r>
      <w:r w:rsidRPr="00CF16A5">
        <w:rPr>
          <w:rFonts w:cs="Times New Roman"/>
          <w:i w:val="0"/>
          <w:iCs w:val="0"/>
          <w:noProof/>
          <w:color w:val="auto"/>
          <w:sz w:val="24"/>
          <w:szCs w:val="24"/>
        </w:rPr>
        <w:t>1</w:t>
      </w:r>
      <w:r w:rsidRPr="00CF16A5">
        <w:rPr>
          <w:rFonts w:cs="Times New Roman"/>
          <w:i w:val="0"/>
          <w:iCs w:val="0"/>
          <w:color w:val="auto"/>
          <w:sz w:val="24"/>
          <w:szCs w:val="24"/>
        </w:rPr>
        <w:fldChar w:fldCharType="end"/>
      </w:r>
      <w:r w:rsidRPr="00CF16A5">
        <w:rPr>
          <w:rFonts w:cs="Times New Roman"/>
          <w:i w:val="0"/>
          <w:iCs w:val="0"/>
          <w:color w:val="auto"/>
          <w:sz w:val="24"/>
          <w:szCs w:val="24"/>
        </w:rPr>
        <w:t xml:space="preserve"> </w:t>
      </w:r>
      <w:proofErr w:type="spellStart"/>
      <w:r w:rsidRPr="00CF16A5">
        <w:rPr>
          <w:rFonts w:cs="Times New Roman"/>
          <w:i w:val="0"/>
          <w:iCs w:val="0"/>
          <w:color w:val="auto"/>
          <w:sz w:val="24"/>
          <w:szCs w:val="24"/>
        </w:rPr>
        <w:t>Kerangka</w:t>
      </w:r>
      <w:proofErr w:type="spellEnd"/>
      <w:r w:rsidRPr="00CF16A5">
        <w:rPr>
          <w:rFonts w:cs="Times New Roman"/>
          <w:i w:val="0"/>
          <w:iCs w:val="0"/>
          <w:color w:val="auto"/>
          <w:sz w:val="24"/>
          <w:szCs w:val="24"/>
        </w:rPr>
        <w:t xml:space="preserve"> </w:t>
      </w:r>
      <w:proofErr w:type="spellStart"/>
      <w:r w:rsidRPr="00CF16A5">
        <w:rPr>
          <w:rFonts w:cs="Times New Roman"/>
          <w:i w:val="0"/>
          <w:iCs w:val="0"/>
          <w:color w:val="auto"/>
          <w:sz w:val="24"/>
          <w:szCs w:val="24"/>
        </w:rPr>
        <w:t>Pemikiran</w:t>
      </w:r>
      <w:proofErr w:type="spellEnd"/>
      <w:r w:rsidRPr="00CF16A5">
        <w:rPr>
          <w:rFonts w:cs="Times New Roman"/>
          <w:i w:val="0"/>
          <w:iCs w:val="0"/>
          <w:color w:val="auto"/>
          <w:sz w:val="24"/>
          <w:szCs w:val="24"/>
        </w:rPr>
        <w:t xml:space="preserve"> </w:t>
      </w:r>
      <w:proofErr w:type="spellStart"/>
      <w:r w:rsidRPr="00CF16A5">
        <w:rPr>
          <w:rFonts w:cs="Times New Roman"/>
          <w:i w:val="0"/>
          <w:iCs w:val="0"/>
          <w:color w:val="auto"/>
          <w:sz w:val="24"/>
          <w:szCs w:val="24"/>
        </w:rPr>
        <w:t>Teoritis</w:t>
      </w:r>
      <w:proofErr w:type="spellEnd"/>
    </w:p>
    <w:p w14:paraId="443B1621" w14:textId="687D3636" w:rsidR="00D36D50" w:rsidRDefault="00D36D50" w:rsidP="00D36D50">
      <w:pPr>
        <w:spacing w:after="0"/>
        <w:jc w:val="center"/>
        <w:rPr>
          <w:rFonts w:cs="Times New Roman"/>
          <w:szCs w:val="24"/>
        </w:rPr>
      </w:pPr>
      <w:proofErr w:type="spellStart"/>
      <w:r w:rsidRPr="00CF16A5">
        <w:rPr>
          <w:rFonts w:cs="Times New Roman"/>
          <w:szCs w:val="24"/>
        </w:rPr>
        <w:t>Sumber</w:t>
      </w:r>
      <w:proofErr w:type="spellEnd"/>
      <w:r w:rsidRPr="00CF16A5">
        <w:rPr>
          <w:rFonts w:cs="Times New Roman"/>
          <w:szCs w:val="24"/>
        </w:rPr>
        <w:t xml:space="preserve">: </w:t>
      </w:r>
      <w:proofErr w:type="spellStart"/>
      <w:r w:rsidRPr="00CF16A5">
        <w:rPr>
          <w:rFonts w:cs="Times New Roman"/>
          <w:szCs w:val="24"/>
        </w:rPr>
        <w:t>diolah</w:t>
      </w:r>
      <w:proofErr w:type="spellEnd"/>
      <w:r w:rsidRPr="00CF16A5">
        <w:rPr>
          <w:rFonts w:cs="Times New Roman"/>
          <w:szCs w:val="24"/>
        </w:rPr>
        <w:t xml:space="preserve"> oleh </w:t>
      </w:r>
      <w:proofErr w:type="spellStart"/>
      <w:r w:rsidRPr="00CF16A5">
        <w:rPr>
          <w:rFonts w:cs="Times New Roman"/>
          <w:szCs w:val="24"/>
        </w:rPr>
        <w:t>penulis</w:t>
      </w:r>
      <w:proofErr w:type="spellEnd"/>
    </w:p>
    <w:p w14:paraId="26959D2C" w14:textId="54BB5582" w:rsidR="00D36D50" w:rsidRDefault="00D36D50" w:rsidP="00D36D50">
      <w:pPr>
        <w:spacing w:after="0"/>
        <w:jc w:val="center"/>
        <w:rPr>
          <w:rFonts w:cs="Times New Roman"/>
          <w:szCs w:val="24"/>
        </w:rPr>
      </w:pPr>
    </w:p>
    <w:p w14:paraId="31CC42BB" w14:textId="0428C5FF" w:rsidR="00D36D50" w:rsidRDefault="00D36D50" w:rsidP="00D36D50">
      <w:pPr>
        <w:spacing w:after="0"/>
        <w:jc w:val="center"/>
        <w:rPr>
          <w:rFonts w:cs="Times New Roman"/>
          <w:szCs w:val="24"/>
        </w:rPr>
      </w:pPr>
    </w:p>
    <w:p w14:paraId="2B4074BF" w14:textId="62CB8433" w:rsidR="00D36D50" w:rsidRDefault="00D36D50" w:rsidP="00D36D50">
      <w:pPr>
        <w:spacing w:after="0"/>
        <w:jc w:val="center"/>
        <w:rPr>
          <w:rFonts w:cs="Times New Roman"/>
          <w:szCs w:val="24"/>
        </w:rPr>
      </w:pPr>
    </w:p>
    <w:p w14:paraId="349B76F0" w14:textId="4B2EA9EE" w:rsidR="00D36D50" w:rsidRDefault="00D36D50" w:rsidP="00D36D50">
      <w:pPr>
        <w:spacing w:after="0"/>
        <w:jc w:val="center"/>
        <w:rPr>
          <w:rFonts w:cs="Times New Roman"/>
          <w:szCs w:val="24"/>
        </w:rPr>
      </w:pPr>
    </w:p>
    <w:p w14:paraId="5839FA02" w14:textId="433903CE" w:rsidR="00D36D50" w:rsidRDefault="00D36D50" w:rsidP="00D36D50">
      <w:pPr>
        <w:spacing w:after="0"/>
        <w:jc w:val="center"/>
        <w:rPr>
          <w:rFonts w:cs="Times New Roman"/>
          <w:szCs w:val="24"/>
        </w:rPr>
      </w:pPr>
    </w:p>
    <w:p w14:paraId="7D53D0F2" w14:textId="1383CF53" w:rsidR="00D36D50" w:rsidRDefault="00D36D50" w:rsidP="00D36D50">
      <w:pPr>
        <w:spacing w:after="0"/>
        <w:jc w:val="center"/>
        <w:rPr>
          <w:rFonts w:cs="Times New Roman"/>
          <w:szCs w:val="24"/>
        </w:rPr>
      </w:pPr>
    </w:p>
    <w:p w14:paraId="42B55CEC" w14:textId="42BAA54C" w:rsidR="00D36D50" w:rsidRDefault="00D36D50" w:rsidP="00D36D50">
      <w:pPr>
        <w:spacing w:after="0"/>
        <w:jc w:val="center"/>
        <w:rPr>
          <w:rFonts w:cs="Times New Roman"/>
          <w:szCs w:val="24"/>
        </w:rPr>
      </w:pPr>
    </w:p>
    <w:p w14:paraId="0D642D1A" w14:textId="572305C7" w:rsidR="00D36D50" w:rsidRDefault="00D36D50" w:rsidP="00D36D50">
      <w:pPr>
        <w:spacing w:after="0"/>
        <w:jc w:val="center"/>
        <w:rPr>
          <w:rFonts w:cs="Times New Roman"/>
          <w:szCs w:val="24"/>
        </w:rPr>
      </w:pPr>
    </w:p>
    <w:p w14:paraId="75A17A22" w14:textId="4ED75832" w:rsidR="00D36D50" w:rsidRDefault="00D36D50" w:rsidP="00D36D50">
      <w:pPr>
        <w:spacing w:after="0"/>
        <w:jc w:val="center"/>
        <w:rPr>
          <w:rFonts w:cs="Times New Roman"/>
          <w:szCs w:val="24"/>
        </w:rPr>
      </w:pPr>
    </w:p>
    <w:p w14:paraId="365F5B18" w14:textId="033674E6" w:rsidR="00D36D50" w:rsidRDefault="00D36D50" w:rsidP="00D36D50">
      <w:pPr>
        <w:spacing w:after="0"/>
        <w:jc w:val="center"/>
        <w:rPr>
          <w:rFonts w:cs="Times New Roman"/>
          <w:szCs w:val="24"/>
        </w:rPr>
      </w:pPr>
    </w:p>
    <w:p w14:paraId="5B2F527A" w14:textId="417BF1A2" w:rsidR="00D36D50" w:rsidRDefault="00D36D50" w:rsidP="00D36D50">
      <w:pPr>
        <w:spacing w:after="0"/>
        <w:jc w:val="center"/>
        <w:rPr>
          <w:rFonts w:cs="Times New Roman"/>
          <w:szCs w:val="24"/>
        </w:rPr>
      </w:pPr>
    </w:p>
    <w:p w14:paraId="4AF1A021" w14:textId="77777777" w:rsidR="00D36D50" w:rsidRDefault="00D36D50" w:rsidP="00D36D50">
      <w:pPr>
        <w:spacing w:after="0"/>
        <w:jc w:val="center"/>
        <w:rPr>
          <w:rFonts w:cs="Times New Roman"/>
          <w:szCs w:val="24"/>
        </w:rPr>
      </w:pPr>
    </w:p>
    <w:p w14:paraId="132A27A2" w14:textId="77777777" w:rsidR="00D36D50" w:rsidRDefault="00D36D50" w:rsidP="00D36D50">
      <w:pPr>
        <w:pStyle w:val="Heading1"/>
        <w:numPr>
          <w:ilvl w:val="0"/>
          <w:numId w:val="31"/>
        </w:numPr>
        <w:spacing w:before="0"/>
      </w:pPr>
    </w:p>
    <w:p w14:paraId="533F2853" w14:textId="77777777" w:rsidR="00D36D50" w:rsidRDefault="00D36D50" w:rsidP="00D36D50">
      <w:pPr>
        <w:spacing w:after="0"/>
        <w:jc w:val="center"/>
        <w:rPr>
          <w:b/>
          <w:bCs/>
        </w:rPr>
      </w:pPr>
      <w:r>
        <w:rPr>
          <w:b/>
          <w:bCs/>
        </w:rPr>
        <w:t>OBJEK PENELITIAN DAN METODOLOGI PENELITIAN</w:t>
      </w:r>
    </w:p>
    <w:p w14:paraId="38FAD404" w14:textId="77777777" w:rsidR="00D36D50" w:rsidRPr="00B2302A" w:rsidRDefault="00D36D50" w:rsidP="00D36D50">
      <w:pPr>
        <w:spacing w:after="0"/>
        <w:jc w:val="center"/>
        <w:rPr>
          <w:b/>
          <w:bCs/>
        </w:rPr>
      </w:pPr>
    </w:p>
    <w:p w14:paraId="09A46B75" w14:textId="77777777" w:rsidR="00D36D50" w:rsidRDefault="00D36D50" w:rsidP="00D36D50">
      <w:pPr>
        <w:pStyle w:val="Heading2"/>
        <w:numPr>
          <w:ilvl w:val="1"/>
          <w:numId w:val="31"/>
        </w:numPr>
        <w:spacing w:before="0"/>
        <w:ind w:left="567" w:hanging="567"/>
        <w:jc w:val="both"/>
      </w:pPr>
      <w:proofErr w:type="spellStart"/>
      <w:r>
        <w:t>Objek</w:t>
      </w:r>
      <w:proofErr w:type="spellEnd"/>
      <w:r>
        <w:t xml:space="preserve"> </w:t>
      </w:r>
      <w:proofErr w:type="spellStart"/>
      <w:r>
        <w:t>Penelitian</w:t>
      </w:r>
      <w:proofErr w:type="spellEnd"/>
    </w:p>
    <w:p w14:paraId="03BB1E5B" w14:textId="77777777" w:rsidR="00D36D50" w:rsidRDefault="00D36D50" w:rsidP="00D36D50">
      <w:pPr>
        <w:spacing w:after="0"/>
        <w:ind w:firstLine="567"/>
        <w:rPr>
          <w:rFonts w:cs="Times New Roman"/>
          <w:szCs w:val="24"/>
        </w:rPr>
      </w:pPr>
      <w:proofErr w:type="spellStart"/>
      <w:r>
        <w:rPr>
          <w:rFonts w:cs="Times New Roman"/>
          <w:szCs w:val="24"/>
        </w:rPr>
        <w:t>Objek</w:t>
      </w:r>
      <w:proofErr w:type="spellEnd"/>
      <w:r>
        <w:rPr>
          <w:rFonts w:cs="Times New Roman"/>
          <w:szCs w:val="24"/>
        </w:rPr>
        <w:t xml:space="preserve"> yang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gunakan</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masyarakat</w:t>
      </w:r>
      <w:proofErr w:type="spellEnd"/>
      <w:r>
        <w:rPr>
          <w:rFonts w:cs="Times New Roman"/>
          <w:szCs w:val="24"/>
        </w:rPr>
        <w:t xml:space="preserve"> yang </w:t>
      </w:r>
      <w:proofErr w:type="spellStart"/>
      <w:r>
        <w:rPr>
          <w:rFonts w:cs="Times New Roman"/>
          <w:szCs w:val="24"/>
        </w:rPr>
        <w:t>menggunakan</w:t>
      </w:r>
      <w:proofErr w:type="spellEnd"/>
      <w:r>
        <w:rPr>
          <w:rFonts w:cs="Times New Roman"/>
          <w:szCs w:val="24"/>
        </w:rPr>
        <w:t xml:space="preserve"> </w:t>
      </w:r>
      <w:r>
        <w:rPr>
          <w:rFonts w:cs="Times New Roman"/>
          <w:i/>
          <w:iCs/>
          <w:szCs w:val="24"/>
        </w:rPr>
        <w:t>m-banking</w:t>
      </w:r>
      <w:r>
        <w:rPr>
          <w:rFonts w:cs="Times New Roman"/>
          <w:szCs w:val="24"/>
        </w:rPr>
        <w:t xml:space="preserve"> dan </w:t>
      </w:r>
      <w:proofErr w:type="spellStart"/>
      <w:r>
        <w:rPr>
          <w:rFonts w:cs="Times New Roman"/>
          <w:szCs w:val="24"/>
        </w:rPr>
        <w:t>berdomisili</w:t>
      </w:r>
      <w:proofErr w:type="spellEnd"/>
      <w:r>
        <w:rPr>
          <w:rFonts w:cs="Times New Roman"/>
          <w:szCs w:val="24"/>
        </w:rPr>
        <w:t xml:space="preserve"> di </w:t>
      </w:r>
      <w:proofErr w:type="spellStart"/>
      <w:r>
        <w:rPr>
          <w:rFonts w:cs="Times New Roman"/>
          <w:szCs w:val="24"/>
        </w:rPr>
        <w:t>daerah</w:t>
      </w:r>
      <w:proofErr w:type="spellEnd"/>
      <w:r>
        <w:rPr>
          <w:rFonts w:cs="Times New Roman"/>
          <w:szCs w:val="24"/>
        </w:rPr>
        <w:t xml:space="preserve"> </w:t>
      </w:r>
      <w:proofErr w:type="spellStart"/>
      <w:r>
        <w:rPr>
          <w:rFonts w:cs="Times New Roman"/>
          <w:szCs w:val="24"/>
        </w:rPr>
        <w:t>Jabodetabek</w:t>
      </w:r>
      <w:proofErr w:type="spellEnd"/>
      <w:r>
        <w:rPr>
          <w:rFonts w:cs="Times New Roman"/>
          <w:szCs w:val="24"/>
        </w:rPr>
        <w:t xml:space="preserve">, yang </w:t>
      </w:r>
      <w:proofErr w:type="spellStart"/>
      <w:r>
        <w:rPr>
          <w:rFonts w:cs="Times New Roman"/>
          <w:szCs w:val="24"/>
        </w:rPr>
        <w:t>terdiri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wilayah Jakarta, Bogor, Depok, Tangerang, dan Bekasi. </w:t>
      </w:r>
      <w:proofErr w:type="spellStart"/>
      <w:r>
        <w:rPr>
          <w:rFonts w:cs="Times New Roman"/>
          <w:szCs w:val="24"/>
        </w:rPr>
        <w:t>Alasan</w:t>
      </w:r>
      <w:proofErr w:type="spellEnd"/>
      <w:r>
        <w:rPr>
          <w:rFonts w:cs="Times New Roman"/>
          <w:szCs w:val="24"/>
        </w:rPr>
        <w:t xml:space="preserve"> </w:t>
      </w:r>
      <w:proofErr w:type="spellStart"/>
      <w:r>
        <w:rPr>
          <w:rFonts w:cs="Times New Roman"/>
          <w:szCs w:val="24"/>
        </w:rPr>
        <w:t>penulis</w:t>
      </w:r>
      <w:proofErr w:type="spellEnd"/>
      <w:r>
        <w:rPr>
          <w:rFonts w:cs="Times New Roman"/>
          <w:szCs w:val="24"/>
        </w:rPr>
        <w:t xml:space="preserve"> </w:t>
      </w:r>
      <w:proofErr w:type="spellStart"/>
      <w:r>
        <w:rPr>
          <w:rFonts w:cs="Times New Roman"/>
          <w:szCs w:val="24"/>
        </w:rPr>
        <w:t>menjadikan</w:t>
      </w:r>
      <w:proofErr w:type="spellEnd"/>
      <w:r>
        <w:rPr>
          <w:rFonts w:cs="Times New Roman"/>
          <w:szCs w:val="24"/>
        </w:rPr>
        <w:t xml:space="preserve"> </w:t>
      </w:r>
      <w:proofErr w:type="spellStart"/>
      <w:r>
        <w:rPr>
          <w:rFonts w:cs="Times New Roman"/>
          <w:szCs w:val="24"/>
        </w:rPr>
        <w:t>daerah</w:t>
      </w:r>
      <w:proofErr w:type="spellEnd"/>
      <w:r>
        <w:rPr>
          <w:rFonts w:cs="Times New Roman"/>
          <w:szCs w:val="24"/>
        </w:rPr>
        <w:t xml:space="preserve"> </w:t>
      </w:r>
      <w:proofErr w:type="spellStart"/>
      <w:r>
        <w:rPr>
          <w:rFonts w:cs="Times New Roman"/>
          <w:szCs w:val="24"/>
        </w:rPr>
        <w:t>Jabodetabek</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wilayah </w:t>
      </w:r>
      <w:proofErr w:type="spellStart"/>
      <w:r>
        <w:rPr>
          <w:rFonts w:cs="Times New Roman"/>
          <w:szCs w:val="24"/>
        </w:rPr>
        <w:t>Jabodetabek</w:t>
      </w:r>
      <w:proofErr w:type="spellEnd"/>
      <w:r>
        <w:rPr>
          <w:rFonts w:cs="Times New Roman"/>
          <w:szCs w:val="24"/>
        </w:rPr>
        <w:t xml:space="preserve"> </w:t>
      </w:r>
      <w:proofErr w:type="spellStart"/>
      <w:r>
        <w:rPr>
          <w:rFonts w:cs="Times New Roman"/>
          <w:szCs w:val="24"/>
        </w:rPr>
        <w:t>berada</w:t>
      </w:r>
      <w:proofErr w:type="spellEnd"/>
      <w:r>
        <w:rPr>
          <w:rFonts w:cs="Times New Roman"/>
          <w:szCs w:val="24"/>
        </w:rPr>
        <w:t xml:space="preserve"> di </w:t>
      </w:r>
      <w:proofErr w:type="spellStart"/>
      <w:r>
        <w:rPr>
          <w:rFonts w:cs="Times New Roman"/>
          <w:szCs w:val="24"/>
        </w:rPr>
        <w:t>atas</w:t>
      </w:r>
      <w:proofErr w:type="spellEnd"/>
      <w:r>
        <w:rPr>
          <w:rFonts w:cs="Times New Roman"/>
          <w:szCs w:val="24"/>
        </w:rPr>
        <w:t xml:space="preserve"> rata-rata </w:t>
      </w:r>
      <w:proofErr w:type="spellStart"/>
      <w:r>
        <w:rPr>
          <w:rFonts w:cs="Times New Roman"/>
          <w:szCs w:val="24"/>
        </w:rPr>
        <w:t>tingkat</w:t>
      </w:r>
      <w:proofErr w:type="spellEnd"/>
      <w:r>
        <w:rPr>
          <w:rFonts w:cs="Times New Roman"/>
          <w:szCs w:val="24"/>
        </w:rPr>
        <w:t xml:space="preserve"> </w:t>
      </w:r>
      <w:proofErr w:type="spellStart"/>
      <w:r>
        <w:rPr>
          <w:rFonts w:cs="Times New Roman"/>
          <w:szCs w:val="24"/>
        </w:rPr>
        <w:t>inklusi</w:t>
      </w:r>
      <w:proofErr w:type="spellEnd"/>
      <w:r>
        <w:rPr>
          <w:rFonts w:cs="Times New Roman"/>
          <w:szCs w:val="24"/>
        </w:rPr>
        <w:t xml:space="preserve"> dan </w:t>
      </w:r>
      <w:proofErr w:type="spellStart"/>
      <w:r>
        <w:rPr>
          <w:rFonts w:cs="Times New Roman"/>
          <w:szCs w:val="24"/>
        </w:rPr>
        <w:t>literasi</w:t>
      </w:r>
      <w:proofErr w:type="spellEnd"/>
      <w:r>
        <w:rPr>
          <w:rFonts w:cs="Times New Roman"/>
          <w:szCs w:val="24"/>
        </w:rPr>
        <w:t xml:space="preserve"> </w:t>
      </w:r>
      <w:proofErr w:type="spellStart"/>
      <w:r>
        <w:rPr>
          <w:rFonts w:cs="Times New Roman"/>
          <w:szCs w:val="24"/>
        </w:rPr>
        <w:t>keuangan</w:t>
      </w:r>
      <w:proofErr w:type="spellEnd"/>
      <w:r>
        <w:rPr>
          <w:rFonts w:cs="Times New Roman"/>
          <w:szCs w:val="24"/>
        </w:rPr>
        <w:t xml:space="preserve"> </w:t>
      </w:r>
      <w:proofErr w:type="spellStart"/>
      <w:r>
        <w:rPr>
          <w:rFonts w:cs="Times New Roman"/>
          <w:szCs w:val="24"/>
        </w:rPr>
        <w:t>nasional</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mengetahui</w:t>
      </w:r>
      <w:proofErr w:type="spellEnd"/>
      <w:r>
        <w:rPr>
          <w:rFonts w:cs="Times New Roman"/>
          <w:szCs w:val="24"/>
        </w:rPr>
        <w:t xml:space="preserve"> </w:t>
      </w:r>
      <w:proofErr w:type="spellStart"/>
      <w:r>
        <w:rPr>
          <w:rFonts w:cs="Times New Roman"/>
          <w:szCs w:val="24"/>
        </w:rPr>
        <w:t>dampak</w:t>
      </w:r>
      <w:proofErr w:type="spellEnd"/>
      <w:r>
        <w:rPr>
          <w:rFonts w:cs="Times New Roman"/>
          <w:szCs w:val="24"/>
        </w:rPr>
        <w:t xml:space="preserve"> </w:t>
      </w:r>
      <w:r>
        <w:rPr>
          <w:rFonts w:cs="Times New Roman"/>
          <w:i/>
          <w:iCs/>
          <w:szCs w:val="24"/>
        </w:rPr>
        <w:t xml:space="preserve">individual differences </w:t>
      </w:r>
      <w:r>
        <w:rPr>
          <w:rFonts w:cs="Times New Roman"/>
          <w:szCs w:val="24"/>
        </w:rPr>
        <w:t xml:space="preserve">dan </w:t>
      </w:r>
      <w:proofErr w:type="spellStart"/>
      <w:r>
        <w:rPr>
          <w:rFonts w:cs="Times New Roman"/>
          <w:szCs w:val="24"/>
        </w:rPr>
        <w:t>literasi</w:t>
      </w:r>
      <w:proofErr w:type="spellEnd"/>
      <w:r>
        <w:rPr>
          <w:rFonts w:cs="Times New Roman"/>
          <w:szCs w:val="24"/>
        </w:rPr>
        <w:t xml:space="preserve"> </w:t>
      </w:r>
      <w:proofErr w:type="spellStart"/>
      <w:r>
        <w:rPr>
          <w:rFonts w:cs="Times New Roman"/>
          <w:szCs w:val="24"/>
        </w:rPr>
        <w:t>keuangan</w:t>
      </w:r>
      <w:proofErr w:type="spellEnd"/>
      <w:r>
        <w:rPr>
          <w:rFonts w:cs="Times New Roman"/>
          <w:szCs w:val="24"/>
        </w:rPr>
        <w:t xml:space="preserve"> </w:t>
      </w:r>
      <w:proofErr w:type="spellStart"/>
      <w:r>
        <w:rPr>
          <w:rFonts w:cs="Times New Roman"/>
          <w:szCs w:val="24"/>
        </w:rPr>
        <w:t>terhadap</w:t>
      </w:r>
      <w:proofErr w:type="spellEnd"/>
      <w:r>
        <w:rPr>
          <w:rFonts w:cs="Times New Roman"/>
          <w:szCs w:val="24"/>
        </w:rPr>
        <w:t xml:space="preserve"> </w:t>
      </w:r>
      <w:proofErr w:type="spellStart"/>
      <w:r>
        <w:rPr>
          <w:rFonts w:cs="Times New Roman"/>
          <w:szCs w:val="24"/>
        </w:rPr>
        <w:t>inklusi</w:t>
      </w:r>
      <w:proofErr w:type="spellEnd"/>
      <w:r>
        <w:rPr>
          <w:rFonts w:cs="Times New Roman"/>
          <w:szCs w:val="24"/>
        </w:rPr>
        <w:t xml:space="preserve"> </w:t>
      </w:r>
      <w:proofErr w:type="spellStart"/>
      <w:r>
        <w:rPr>
          <w:rFonts w:cs="Times New Roman"/>
          <w:szCs w:val="24"/>
        </w:rPr>
        <w:t>keuangan</w:t>
      </w:r>
      <w:proofErr w:type="spellEnd"/>
      <w:r>
        <w:rPr>
          <w:rFonts w:cs="Times New Roman"/>
          <w:szCs w:val="24"/>
        </w:rPr>
        <w:t>.</w:t>
      </w:r>
    </w:p>
    <w:p w14:paraId="3C883B09" w14:textId="77777777" w:rsidR="00D36D50" w:rsidRDefault="00D36D50" w:rsidP="00D36D50">
      <w:pPr>
        <w:spacing w:after="0"/>
        <w:ind w:firstLine="567"/>
        <w:rPr>
          <w:rFonts w:cs="Times New Roman"/>
          <w:szCs w:val="24"/>
        </w:rPr>
      </w:pPr>
    </w:p>
    <w:p w14:paraId="514DA807" w14:textId="77777777" w:rsidR="00D36D50" w:rsidRDefault="00D36D50" w:rsidP="00D36D50">
      <w:pPr>
        <w:pStyle w:val="Heading2"/>
        <w:numPr>
          <w:ilvl w:val="1"/>
          <w:numId w:val="31"/>
        </w:numPr>
        <w:spacing w:before="0"/>
        <w:ind w:left="567" w:hanging="567"/>
        <w:jc w:val="both"/>
      </w:pPr>
      <w:proofErr w:type="spellStart"/>
      <w:r>
        <w:t>Metode</w:t>
      </w:r>
      <w:proofErr w:type="spellEnd"/>
      <w:r>
        <w:t xml:space="preserve"> </w:t>
      </w:r>
      <w:proofErr w:type="spellStart"/>
      <w:r>
        <w:t>Penelitian</w:t>
      </w:r>
      <w:proofErr w:type="spellEnd"/>
    </w:p>
    <w:p w14:paraId="2B33F3A1" w14:textId="77777777" w:rsidR="00D36D50" w:rsidRDefault="00D36D50" w:rsidP="00D36D50">
      <w:pPr>
        <w:spacing w:after="0"/>
        <w:ind w:firstLine="567"/>
      </w:pPr>
      <w:proofErr w:type="spellStart"/>
      <w:r>
        <w:t>Metode</w:t>
      </w:r>
      <w:proofErr w:type="spellEnd"/>
      <w:r>
        <w:t xml:space="preserve"> </w:t>
      </w:r>
      <w:proofErr w:type="spellStart"/>
      <w:r>
        <w:t>penelitian</w:t>
      </w:r>
      <w:proofErr w:type="spellEnd"/>
      <w:r>
        <w:t xml:space="preserve"> yang </w:t>
      </w:r>
      <w:proofErr w:type="spellStart"/>
      <w:r>
        <w:t>digunakan</w:t>
      </w:r>
      <w:proofErr w:type="spellEnd"/>
      <w:r>
        <w:t xml:space="preserve"> oleh </w:t>
      </w:r>
      <w:proofErr w:type="spellStart"/>
      <w:r>
        <w:t>penulis</w:t>
      </w:r>
      <w:proofErr w:type="spellEnd"/>
      <w:r>
        <w:t xml:space="preserve"> </w:t>
      </w:r>
      <w:proofErr w:type="spellStart"/>
      <w:r>
        <w:t>dalam</w:t>
      </w:r>
      <w:proofErr w:type="spellEnd"/>
      <w:r>
        <w:t xml:space="preserve"> </w:t>
      </w:r>
      <w:proofErr w:type="spellStart"/>
      <w:r>
        <w:t>penelitian</w:t>
      </w:r>
      <w:proofErr w:type="spellEnd"/>
      <w:r>
        <w:t xml:space="preserve"> ini </w:t>
      </w:r>
      <w:proofErr w:type="spellStart"/>
      <w:r>
        <w:t>adalah</w:t>
      </w:r>
      <w:proofErr w:type="spellEnd"/>
      <w:r>
        <w:t xml:space="preserve"> </w:t>
      </w:r>
      <w:proofErr w:type="spellStart"/>
      <w:r>
        <w:t>metode</w:t>
      </w:r>
      <w:proofErr w:type="spellEnd"/>
      <w:r>
        <w:t xml:space="preserve"> </w:t>
      </w:r>
      <w:proofErr w:type="spellStart"/>
      <w:r>
        <w:t>kuantitatif</w:t>
      </w:r>
      <w:proofErr w:type="spellEnd"/>
      <w:r>
        <w:t xml:space="preserve"> </w:t>
      </w:r>
      <w:proofErr w:type="spellStart"/>
      <w:r>
        <w:t>asosiatif</w:t>
      </w:r>
      <w:proofErr w:type="spellEnd"/>
      <w:r>
        <w:t xml:space="preserve">. </w:t>
      </w:r>
      <w:proofErr w:type="spellStart"/>
      <w:r>
        <w:t>Metode</w:t>
      </w:r>
      <w:proofErr w:type="spellEnd"/>
      <w:r>
        <w:t xml:space="preserve"> </w:t>
      </w:r>
      <w:proofErr w:type="spellStart"/>
      <w:r>
        <w:t>penelitian</w:t>
      </w:r>
      <w:proofErr w:type="spellEnd"/>
      <w:r>
        <w:t xml:space="preserve"> </w:t>
      </w:r>
      <w:proofErr w:type="spellStart"/>
      <w:r>
        <w:t>kuantitatif</w:t>
      </w:r>
      <w:proofErr w:type="spellEnd"/>
      <w:r>
        <w:t xml:space="preserve"> </w:t>
      </w:r>
      <w:proofErr w:type="spellStart"/>
      <w:r>
        <w:t>adalah</w:t>
      </w:r>
      <w:proofErr w:type="spellEnd"/>
      <w:r>
        <w:t xml:space="preserve"> </w:t>
      </w:r>
      <w:proofErr w:type="spellStart"/>
      <w:r w:rsidRPr="00E17307">
        <w:t>metode</w:t>
      </w:r>
      <w:proofErr w:type="spellEnd"/>
      <w:r w:rsidRPr="00E17307">
        <w:t xml:space="preserve"> </w:t>
      </w:r>
      <w:proofErr w:type="spellStart"/>
      <w:r w:rsidRPr="00E17307">
        <w:t>penelitian</w:t>
      </w:r>
      <w:proofErr w:type="spellEnd"/>
      <w:r w:rsidRPr="00E17307">
        <w:t xml:space="preserve"> yang </w:t>
      </w:r>
      <w:proofErr w:type="spellStart"/>
      <w:r w:rsidRPr="00E17307">
        <w:t>berlandaskan</w:t>
      </w:r>
      <w:proofErr w:type="spellEnd"/>
      <w:r w:rsidRPr="00E17307">
        <w:t xml:space="preserve"> pada </w:t>
      </w:r>
      <w:proofErr w:type="spellStart"/>
      <w:r w:rsidRPr="00E17307">
        <w:t>filsafat</w:t>
      </w:r>
      <w:proofErr w:type="spellEnd"/>
      <w:r w:rsidRPr="00E17307">
        <w:t xml:space="preserve"> </w:t>
      </w:r>
      <w:r w:rsidRPr="00E17307">
        <w:rPr>
          <w:i/>
          <w:iCs/>
        </w:rPr>
        <w:t>positivism</w:t>
      </w:r>
      <w:r w:rsidRPr="00E17307">
        <w:t xml:space="preserve">, </w:t>
      </w:r>
      <w:proofErr w:type="spellStart"/>
      <w:r w:rsidRPr="00E17307">
        <w:t>digunakan</w:t>
      </w:r>
      <w:proofErr w:type="spellEnd"/>
      <w:r w:rsidRPr="00E17307">
        <w:t xml:space="preserve"> </w:t>
      </w:r>
      <w:proofErr w:type="spellStart"/>
      <w:r w:rsidRPr="00E17307">
        <w:t>untuk</w:t>
      </w:r>
      <w:proofErr w:type="spellEnd"/>
      <w:r w:rsidRPr="00E17307">
        <w:t xml:space="preserve"> </w:t>
      </w:r>
      <w:proofErr w:type="spellStart"/>
      <w:r w:rsidRPr="00E17307">
        <w:t>meneliti</w:t>
      </w:r>
      <w:proofErr w:type="spellEnd"/>
      <w:r w:rsidRPr="00E17307">
        <w:t xml:space="preserve"> pada </w:t>
      </w:r>
      <w:proofErr w:type="spellStart"/>
      <w:r w:rsidRPr="00E17307">
        <w:t>populasi</w:t>
      </w:r>
      <w:proofErr w:type="spellEnd"/>
      <w:r w:rsidRPr="00E17307">
        <w:t xml:space="preserve"> </w:t>
      </w:r>
      <w:proofErr w:type="spellStart"/>
      <w:r w:rsidRPr="00E17307">
        <w:t>atau</w:t>
      </w:r>
      <w:proofErr w:type="spellEnd"/>
      <w:r w:rsidRPr="00E17307">
        <w:t xml:space="preserve"> </w:t>
      </w:r>
      <w:proofErr w:type="spellStart"/>
      <w:r w:rsidRPr="00E17307">
        <w:t>sampel</w:t>
      </w:r>
      <w:proofErr w:type="spellEnd"/>
      <w:r w:rsidRPr="00E17307">
        <w:t xml:space="preserve"> </w:t>
      </w:r>
      <w:proofErr w:type="spellStart"/>
      <w:r w:rsidRPr="00E17307">
        <w:t>tertentu</w:t>
      </w:r>
      <w:proofErr w:type="spellEnd"/>
      <w:r w:rsidRPr="00E17307">
        <w:t xml:space="preserve">, </w:t>
      </w:r>
      <w:proofErr w:type="spellStart"/>
      <w:r w:rsidRPr="00E17307">
        <w:t>teknik</w:t>
      </w:r>
      <w:proofErr w:type="spellEnd"/>
      <w:r w:rsidRPr="00E17307">
        <w:t xml:space="preserve"> </w:t>
      </w:r>
      <w:proofErr w:type="spellStart"/>
      <w:r w:rsidRPr="00E17307">
        <w:t>pengambilan</w:t>
      </w:r>
      <w:proofErr w:type="spellEnd"/>
      <w:r w:rsidRPr="00E17307">
        <w:t xml:space="preserve"> </w:t>
      </w:r>
      <w:proofErr w:type="spellStart"/>
      <w:r w:rsidRPr="00E17307">
        <w:t>sampel</w:t>
      </w:r>
      <w:proofErr w:type="spellEnd"/>
      <w:r w:rsidRPr="00E17307">
        <w:t xml:space="preserve"> pada </w:t>
      </w:r>
      <w:proofErr w:type="spellStart"/>
      <w:r w:rsidRPr="00E17307">
        <w:t>umumnya</w:t>
      </w:r>
      <w:proofErr w:type="spellEnd"/>
      <w:r w:rsidRPr="00E17307">
        <w:t xml:space="preserve"> </w:t>
      </w:r>
      <w:proofErr w:type="spellStart"/>
      <w:r w:rsidRPr="00E17307">
        <w:t>dilakukan</w:t>
      </w:r>
      <w:proofErr w:type="spellEnd"/>
      <w:r w:rsidRPr="00E17307">
        <w:t xml:space="preserve"> </w:t>
      </w:r>
      <w:proofErr w:type="spellStart"/>
      <w:r w:rsidRPr="00E17307">
        <w:t>secara</w:t>
      </w:r>
      <w:proofErr w:type="spellEnd"/>
      <w:r w:rsidRPr="00E17307">
        <w:t xml:space="preserve"> random, </w:t>
      </w:r>
      <w:proofErr w:type="spellStart"/>
      <w:r w:rsidRPr="00E17307">
        <w:t>pengumpulan</w:t>
      </w:r>
      <w:proofErr w:type="spellEnd"/>
      <w:r w:rsidRPr="00E17307">
        <w:t xml:space="preserve"> data </w:t>
      </w:r>
      <w:proofErr w:type="spellStart"/>
      <w:r w:rsidRPr="00E17307">
        <w:t>menggunakan</w:t>
      </w:r>
      <w:proofErr w:type="spellEnd"/>
      <w:r w:rsidRPr="00E17307">
        <w:t xml:space="preserve"> instrument </w:t>
      </w:r>
      <w:proofErr w:type="spellStart"/>
      <w:r w:rsidRPr="00E17307">
        <w:t>penelitian</w:t>
      </w:r>
      <w:proofErr w:type="spellEnd"/>
      <w:r w:rsidRPr="00E17307">
        <w:t xml:space="preserve">, </w:t>
      </w:r>
      <w:proofErr w:type="spellStart"/>
      <w:r w:rsidRPr="00E17307">
        <w:t>analisis</w:t>
      </w:r>
      <w:proofErr w:type="spellEnd"/>
      <w:r w:rsidRPr="00E17307">
        <w:t xml:space="preserve"> data </w:t>
      </w:r>
      <w:proofErr w:type="spellStart"/>
      <w:r w:rsidRPr="00E17307">
        <w:t>bersifat</w:t>
      </w:r>
      <w:proofErr w:type="spellEnd"/>
      <w:r>
        <w:t xml:space="preserve"> </w:t>
      </w:r>
      <w:proofErr w:type="spellStart"/>
      <w:r w:rsidRPr="00E17307">
        <w:t>statistik</w:t>
      </w:r>
      <w:proofErr w:type="spellEnd"/>
      <w:r w:rsidRPr="00E17307">
        <w:t xml:space="preserve"> </w:t>
      </w:r>
      <w:proofErr w:type="spellStart"/>
      <w:r w:rsidRPr="00E17307">
        <w:t>dengan</w:t>
      </w:r>
      <w:proofErr w:type="spellEnd"/>
      <w:r w:rsidRPr="00E17307">
        <w:t xml:space="preserve"> </w:t>
      </w:r>
      <w:proofErr w:type="spellStart"/>
      <w:r w:rsidRPr="00E17307">
        <w:t>tujuan</w:t>
      </w:r>
      <w:proofErr w:type="spellEnd"/>
      <w:r w:rsidRPr="00E17307">
        <w:t xml:space="preserve"> </w:t>
      </w:r>
      <w:proofErr w:type="spellStart"/>
      <w:r w:rsidRPr="00E17307">
        <w:t>untuk</w:t>
      </w:r>
      <w:proofErr w:type="spellEnd"/>
      <w:r w:rsidRPr="00E17307">
        <w:t xml:space="preserve"> </w:t>
      </w:r>
      <w:proofErr w:type="spellStart"/>
      <w:r w:rsidRPr="00E17307">
        <w:t>menguji</w:t>
      </w:r>
      <w:proofErr w:type="spellEnd"/>
      <w:r w:rsidRPr="00E17307">
        <w:t xml:space="preserve"> </w:t>
      </w:r>
      <w:proofErr w:type="spellStart"/>
      <w:r w:rsidRPr="00E17307">
        <w:t>hipotesis</w:t>
      </w:r>
      <w:proofErr w:type="spellEnd"/>
      <w:r w:rsidRPr="00E17307">
        <w:t xml:space="preserve"> yang </w:t>
      </w:r>
      <w:proofErr w:type="spellStart"/>
      <w:r w:rsidRPr="00E17307">
        <w:t>telah</w:t>
      </w:r>
      <w:proofErr w:type="spellEnd"/>
      <w:r w:rsidRPr="00E17307">
        <w:t xml:space="preserve"> </w:t>
      </w:r>
      <w:proofErr w:type="spellStart"/>
      <w:r w:rsidRPr="00E17307">
        <w:t>ditetapkan</w:t>
      </w:r>
      <w:proofErr w:type="spellEnd"/>
      <w:r>
        <w:t xml:space="preserve"> </w:t>
      </w:r>
      <w:r>
        <w:fldChar w:fldCharType="begin" w:fldLock="1"/>
      </w:r>
      <w: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2014)","plainTextFormattedCitation":"(Sugiyono, 2014)","previouslyFormattedCitation":"(Sugiyono, 2014)"},"properties":{"noteIndex":0},"schema":"https://github.com/citation-style-language/schema/raw/master/csl-citation.json"}</w:instrText>
      </w:r>
      <w:r>
        <w:fldChar w:fldCharType="separate"/>
      </w:r>
      <w:r w:rsidRPr="00E17307">
        <w:rPr>
          <w:noProof/>
        </w:rPr>
        <w:t>(Sugiyono, 2014)</w:t>
      </w:r>
      <w:r>
        <w:fldChar w:fldCharType="end"/>
      </w:r>
      <w:r>
        <w:t>.</w:t>
      </w:r>
    </w:p>
    <w:p w14:paraId="03162E3A" w14:textId="77777777" w:rsidR="00D36D50" w:rsidRPr="00D5404D" w:rsidRDefault="00D36D50" w:rsidP="00D36D50">
      <w:pPr>
        <w:spacing w:after="0"/>
        <w:ind w:firstLine="567"/>
      </w:pPr>
      <w:proofErr w:type="spellStart"/>
      <w:r>
        <w:t>Rumusan</w:t>
      </w:r>
      <w:proofErr w:type="spellEnd"/>
      <w:r>
        <w:t xml:space="preserve"> </w:t>
      </w:r>
      <w:proofErr w:type="spellStart"/>
      <w:r>
        <w:t>masalah</w:t>
      </w:r>
      <w:proofErr w:type="spellEnd"/>
      <w:r>
        <w:t xml:space="preserve"> </w:t>
      </w:r>
      <w:proofErr w:type="spellStart"/>
      <w:r>
        <w:t>asosiatif</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penelitian</w:t>
      </w:r>
      <w:proofErr w:type="spellEnd"/>
      <w:r>
        <w:t xml:space="preserve"> yang </w:t>
      </w:r>
      <w:proofErr w:type="spellStart"/>
      <w:r>
        <w:t>bersifat</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dua</w:t>
      </w:r>
      <w:proofErr w:type="spellEnd"/>
      <w:r>
        <w:t xml:space="preserve"> </w:t>
      </w:r>
      <w:proofErr w:type="spellStart"/>
      <w:r>
        <w:t>variabel</w:t>
      </w:r>
      <w:proofErr w:type="spellEnd"/>
      <w:r>
        <w:t xml:space="preserve"> </w:t>
      </w:r>
      <w:proofErr w:type="spellStart"/>
      <w:r>
        <w:t>atau</w:t>
      </w:r>
      <w:proofErr w:type="spellEnd"/>
      <w:r>
        <w:t xml:space="preserve"> </w:t>
      </w:r>
      <w:proofErr w:type="spellStart"/>
      <w:r>
        <w:t>lebih</w:t>
      </w:r>
      <w:proofErr w:type="spellEnd"/>
      <w:r>
        <w:t xml:space="preserve"> </w:t>
      </w:r>
      <w:r>
        <w:fldChar w:fldCharType="begin" w:fldLock="1"/>
      </w:r>
      <w:r>
        <w:instrText>ADDIN CSL_CITATION {"citationItems":[{"id":"ITEM-1","itemData":{"author":[{"dropping-particle":"","family":"Sugiyono","given":"","non-dropping-particle":"","parse-names":false,"suffix":""}],"id":"ITEM-1","issued":{"date-parts":[["2014"]]},"publisher":"Bandung: Alfabeta","title":"Metode Penelitian Pendidikan Pendekatan Kuantitatif, Kualitatif, dan R&amp;D","type":"book"},"uris":["http://www.mendeley.com/documents/?uuid=b160a680-2261-4ca3-9a37-62ec00eeeda9"]}],"mendeley":{"formattedCitation":"(Sugiyono, 2014)","plainTextFormattedCitation":"(Sugiyono, 2014)","previouslyFormattedCitation":"(Sugiyono, 2014)"},"properties":{"noteIndex":0},"schema":"https://github.com/citation-style-language/schema/raw/master/csl-citation.json"}</w:instrText>
      </w:r>
      <w:r>
        <w:fldChar w:fldCharType="separate"/>
      </w:r>
      <w:r w:rsidRPr="00E17307">
        <w:rPr>
          <w:noProof/>
        </w:rPr>
        <w:t>(Sugiyono, 2014)</w:t>
      </w:r>
      <w:r>
        <w:fldChar w:fldCharType="end"/>
      </w:r>
      <w:r>
        <w:t xml:space="preserve">. </w:t>
      </w:r>
      <w:proofErr w:type="spellStart"/>
      <w:r>
        <w:t>Variabel</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ini </w:t>
      </w:r>
      <w:proofErr w:type="spellStart"/>
      <w:r>
        <w:t>adalah</w:t>
      </w:r>
      <w:proofErr w:type="spellEnd"/>
      <w:r>
        <w:t xml:space="preserve"> </w:t>
      </w:r>
      <w:proofErr w:type="spellStart"/>
      <w:r>
        <w:t>pengaruh</w:t>
      </w:r>
      <w:proofErr w:type="spellEnd"/>
      <w:r>
        <w:t xml:space="preserve"> </w:t>
      </w:r>
      <w:r>
        <w:rPr>
          <w:i/>
          <w:iCs/>
        </w:rPr>
        <w:t xml:space="preserve">personal innovativeness, m-banking knowledge, </w:t>
      </w:r>
      <w:proofErr w:type="spellStart"/>
      <w:r>
        <w:t>pengetahuan</w:t>
      </w:r>
      <w:proofErr w:type="spellEnd"/>
      <w:r>
        <w:t xml:space="preserve"> </w:t>
      </w:r>
      <w:proofErr w:type="spellStart"/>
      <w:r>
        <w:t>keuangan</w:t>
      </w:r>
      <w:proofErr w:type="spellEnd"/>
      <w:r>
        <w:t xml:space="preserve">, </w:t>
      </w:r>
      <w:proofErr w:type="spellStart"/>
      <w:r>
        <w:t>perilaku</w:t>
      </w:r>
      <w:proofErr w:type="spellEnd"/>
      <w:r>
        <w:t xml:space="preserve"> </w:t>
      </w:r>
      <w:proofErr w:type="spellStart"/>
      <w:r>
        <w:t>keuangan</w:t>
      </w:r>
      <w:proofErr w:type="spellEnd"/>
      <w:r>
        <w:t xml:space="preserve">, dan </w:t>
      </w:r>
      <w:proofErr w:type="spellStart"/>
      <w:r>
        <w:t>sikap</w:t>
      </w:r>
      <w:proofErr w:type="spellEnd"/>
      <w:r>
        <w:t xml:space="preserve"> </w:t>
      </w:r>
      <w:proofErr w:type="spellStart"/>
      <w:r>
        <w:t>keuangan</w:t>
      </w:r>
      <w:proofErr w:type="spellEnd"/>
      <w:r>
        <w:t xml:space="preserve"> </w:t>
      </w:r>
      <w:proofErr w:type="spellStart"/>
      <w:r>
        <w:t>terhadap</w:t>
      </w:r>
      <w:proofErr w:type="spellEnd"/>
      <w:r>
        <w:t xml:space="preserve"> </w:t>
      </w:r>
      <w:proofErr w:type="spellStart"/>
      <w:r>
        <w:t>inklusi</w:t>
      </w:r>
      <w:proofErr w:type="spellEnd"/>
      <w:r>
        <w:t xml:space="preserve"> </w:t>
      </w:r>
      <w:proofErr w:type="spellStart"/>
      <w:r>
        <w:t>keuangan</w:t>
      </w:r>
      <w:proofErr w:type="spellEnd"/>
      <w:r>
        <w:t xml:space="preserve"> </w:t>
      </w:r>
      <w:proofErr w:type="spellStart"/>
      <w:r>
        <w:t>masyarakat</w:t>
      </w:r>
      <w:proofErr w:type="spellEnd"/>
      <w:r>
        <w:t xml:space="preserve"> di wilayah </w:t>
      </w:r>
      <w:proofErr w:type="spellStart"/>
      <w:r>
        <w:t>Jabodetabek</w:t>
      </w:r>
      <w:proofErr w:type="spellEnd"/>
      <w:r>
        <w:t xml:space="preserve">. </w:t>
      </w:r>
    </w:p>
    <w:p w14:paraId="04F8062B" w14:textId="77777777" w:rsidR="00D36D50" w:rsidRPr="0039050F" w:rsidRDefault="00D36D50" w:rsidP="00D36D50">
      <w:pPr>
        <w:pStyle w:val="Heading3"/>
        <w:numPr>
          <w:ilvl w:val="2"/>
          <w:numId w:val="31"/>
        </w:numPr>
        <w:spacing w:before="0" w:line="360" w:lineRule="auto"/>
        <w:ind w:left="1134" w:hanging="567"/>
        <w:contextualSpacing/>
        <w:jc w:val="both"/>
        <w:rPr>
          <w:b/>
          <w:bCs/>
        </w:rPr>
      </w:pPr>
      <w:proofErr w:type="spellStart"/>
      <w:r w:rsidRPr="0039050F">
        <w:rPr>
          <w:b/>
          <w:bCs/>
        </w:rPr>
        <w:t>Sumber</w:t>
      </w:r>
      <w:proofErr w:type="spellEnd"/>
      <w:r w:rsidRPr="0039050F">
        <w:rPr>
          <w:b/>
          <w:bCs/>
        </w:rPr>
        <w:t xml:space="preserve"> Data</w:t>
      </w:r>
    </w:p>
    <w:p w14:paraId="3A1161B6" w14:textId="77777777" w:rsidR="00D36D50" w:rsidRDefault="00D36D50" w:rsidP="00D36D50">
      <w:pPr>
        <w:spacing w:after="0"/>
        <w:ind w:left="567" w:firstLine="567"/>
      </w:pPr>
      <w:proofErr w:type="spellStart"/>
      <w:r>
        <w:t>Sumber</w:t>
      </w:r>
      <w:proofErr w:type="spellEnd"/>
      <w:r>
        <w:t xml:space="preserve"> data yang </w:t>
      </w:r>
      <w:proofErr w:type="spellStart"/>
      <w:r>
        <w:t>digunakan</w:t>
      </w:r>
      <w:proofErr w:type="spellEnd"/>
      <w:r>
        <w:t xml:space="preserve"> oleh </w:t>
      </w:r>
      <w:proofErr w:type="spellStart"/>
      <w:r>
        <w:t>penulis</w:t>
      </w:r>
      <w:proofErr w:type="spellEnd"/>
      <w:r>
        <w:t xml:space="preserve"> </w:t>
      </w:r>
      <w:proofErr w:type="spellStart"/>
      <w:r>
        <w:t>dalam</w:t>
      </w:r>
      <w:proofErr w:type="spellEnd"/>
      <w:r>
        <w:t xml:space="preserve"> </w:t>
      </w:r>
      <w:proofErr w:type="spellStart"/>
      <w:r>
        <w:t>penelitian</w:t>
      </w:r>
      <w:proofErr w:type="spellEnd"/>
      <w:r>
        <w:t xml:space="preserve"> ini </w:t>
      </w:r>
      <w:proofErr w:type="spellStart"/>
      <w:r>
        <w:t>adalah</w:t>
      </w:r>
      <w:proofErr w:type="spellEnd"/>
      <w:r>
        <w:t xml:space="preserve"> data primer. Data primer </w:t>
      </w:r>
      <w:proofErr w:type="spellStart"/>
      <w:r>
        <w:t>adalah</w:t>
      </w:r>
      <w:proofErr w:type="spellEnd"/>
      <w:r>
        <w:t xml:space="preserve"> </w:t>
      </w:r>
      <w:proofErr w:type="spellStart"/>
      <w:r>
        <w:t>sumber</w:t>
      </w:r>
      <w:proofErr w:type="spellEnd"/>
      <w:r>
        <w:t xml:space="preserve"> data yang </w:t>
      </w:r>
      <w:proofErr w:type="spellStart"/>
      <w:r>
        <w:t>didapatkan</w:t>
      </w:r>
      <w:proofErr w:type="spellEnd"/>
      <w:r>
        <w:t xml:space="preserve"> </w:t>
      </w:r>
      <w:proofErr w:type="spellStart"/>
      <w:r>
        <w:t>langsung</w:t>
      </w:r>
      <w:proofErr w:type="spellEnd"/>
      <w:r>
        <w:t xml:space="preserve"> </w:t>
      </w:r>
      <w:proofErr w:type="spellStart"/>
      <w:r>
        <w:t>kepada</w:t>
      </w:r>
      <w:proofErr w:type="spellEnd"/>
      <w:r>
        <w:t xml:space="preserve"> </w:t>
      </w:r>
      <w:proofErr w:type="spellStart"/>
      <w:r>
        <w:t>pengumpul</w:t>
      </w:r>
      <w:proofErr w:type="spellEnd"/>
      <w:r>
        <w:t xml:space="preserve"> data. Data </w:t>
      </w:r>
      <w:proofErr w:type="spellStart"/>
      <w:r>
        <w:t>diperoleh</w:t>
      </w:r>
      <w:proofErr w:type="spellEnd"/>
      <w:r>
        <w:t xml:space="preserve"> </w:t>
      </w:r>
      <w:proofErr w:type="spellStart"/>
      <w:r>
        <w:t>dari</w:t>
      </w:r>
      <w:proofErr w:type="spellEnd"/>
      <w:r>
        <w:t xml:space="preserve"> </w:t>
      </w:r>
      <w:proofErr w:type="spellStart"/>
      <w:r>
        <w:t>angket</w:t>
      </w:r>
      <w:proofErr w:type="spellEnd"/>
      <w:r>
        <w:t xml:space="preserve"> </w:t>
      </w:r>
      <w:proofErr w:type="spellStart"/>
      <w:r>
        <w:t>atau</w:t>
      </w:r>
      <w:proofErr w:type="spellEnd"/>
      <w:r>
        <w:t xml:space="preserve"> </w:t>
      </w:r>
      <w:proofErr w:type="spellStart"/>
      <w:r>
        <w:t>kuesioner</w:t>
      </w:r>
      <w:proofErr w:type="spellEnd"/>
      <w:r>
        <w:t xml:space="preserve"> yang </w:t>
      </w:r>
      <w:proofErr w:type="spellStart"/>
      <w:r>
        <w:t>dibagikan</w:t>
      </w:r>
      <w:proofErr w:type="spellEnd"/>
      <w:r>
        <w:t xml:space="preserve"> </w:t>
      </w:r>
      <w:proofErr w:type="spellStart"/>
      <w:r>
        <w:t>kepada</w:t>
      </w:r>
      <w:proofErr w:type="spellEnd"/>
      <w:r>
        <w:t xml:space="preserve"> </w:t>
      </w:r>
      <w:proofErr w:type="spellStart"/>
      <w:r>
        <w:t>responden</w:t>
      </w:r>
      <w:proofErr w:type="spellEnd"/>
      <w:r>
        <w:t xml:space="preserve">, </w:t>
      </w:r>
      <w:proofErr w:type="spellStart"/>
      <w:r>
        <w:t>kemudian</w:t>
      </w:r>
      <w:proofErr w:type="spellEnd"/>
      <w:r>
        <w:t xml:space="preserve"> </w:t>
      </w:r>
      <w:proofErr w:type="spellStart"/>
      <w:r>
        <w:t>responden</w:t>
      </w:r>
      <w:proofErr w:type="spellEnd"/>
      <w:r>
        <w:t xml:space="preserve"> </w:t>
      </w:r>
      <w:proofErr w:type="spellStart"/>
      <w:r>
        <w:t>akan</w:t>
      </w:r>
      <w:proofErr w:type="spellEnd"/>
      <w:r>
        <w:t xml:space="preserve"> </w:t>
      </w:r>
      <w:proofErr w:type="spellStart"/>
      <w:r>
        <w:t>menjawab</w:t>
      </w:r>
      <w:proofErr w:type="spellEnd"/>
      <w:r>
        <w:t xml:space="preserve"> </w:t>
      </w:r>
      <w:proofErr w:type="spellStart"/>
      <w:r>
        <w:t>pertanyaan</w:t>
      </w:r>
      <w:proofErr w:type="spellEnd"/>
      <w:r>
        <w:t xml:space="preserve"> </w:t>
      </w:r>
      <w:proofErr w:type="spellStart"/>
      <w:r>
        <w:t>sistematis</w:t>
      </w:r>
      <w:proofErr w:type="spellEnd"/>
      <w:r>
        <w:t xml:space="preserve"> </w:t>
      </w:r>
      <w:r>
        <w:fldChar w:fldCharType="begin" w:fldLock="1"/>
      </w:r>
      <w:r>
        <w:instrText>ADDIN CSL_CITATION {"citationItems":[{"id":"ITEM-1","itemData":{"author":[{"dropping-particle":"","family":"Sugiyono","given":"","non-dropping-particle":"","parse-names":false,"suffix":""}],"id":"ITEM-1","issued":{"date-parts":[["2018"]]},"publisher":"Alfabeta","title":"Metode Penelitian Kuantitatif","type":"book"},"uris":["http://www.mendeley.com/documents/?uuid=f5ae742e-03a7-429d-8c52-80f8ed3d3372"]}],"mendeley":{"formattedCitation":"(Sugiyono, 2018)","plainTextFormattedCitation":"(Sugiyono, 2018)","previouslyFormattedCitation":"(Sugiyono, 2018)"},"properties":{"noteIndex":0},"schema":"https://github.com/citation-style-language/schema/raw/master/csl-citation.json"}</w:instrText>
      </w:r>
      <w:r>
        <w:fldChar w:fldCharType="separate"/>
      </w:r>
      <w:r w:rsidRPr="00C92655">
        <w:rPr>
          <w:noProof/>
        </w:rPr>
        <w:t>(Sugiyono, 2018)</w:t>
      </w:r>
      <w:r>
        <w:fldChar w:fldCharType="end"/>
      </w:r>
      <w:r>
        <w:t>.</w:t>
      </w:r>
    </w:p>
    <w:p w14:paraId="47DE5587" w14:textId="77777777" w:rsidR="00D36D50" w:rsidRPr="0039050F" w:rsidRDefault="00D36D50" w:rsidP="00D36D50">
      <w:pPr>
        <w:spacing w:after="0"/>
        <w:ind w:left="567" w:firstLine="567"/>
      </w:pPr>
      <w:proofErr w:type="spellStart"/>
      <w:r w:rsidRPr="00537D83">
        <w:t>Dalam</w:t>
      </w:r>
      <w:proofErr w:type="spellEnd"/>
      <w:r w:rsidRPr="00537D83">
        <w:t xml:space="preserve"> </w:t>
      </w:r>
      <w:proofErr w:type="spellStart"/>
      <w:r w:rsidRPr="00537D83">
        <w:t>menyusun</w:t>
      </w:r>
      <w:proofErr w:type="spellEnd"/>
      <w:r w:rsidRPr="00537D83">
        <w:t xml:space="preserve"> </w:t>
      </w:r>
      <w:proofErr w:type="spellStart"/>
      <w:r w:rsidRPr="00537D83">
        <w:t>penelitian</w:t>
      </w:r>
      <w:proofErr w:type="spellEnd"/>
      <w:r w:rsidRPr="00537D83">
        <w:t xml:space="preserve"> ini yang </w:t>
      </w:r>
      <w:proofErr w:type="spellStart"/>
      <w:r w:rsidRPr="00537D83">
        <w:t>menjadi</w:t>
      </w:r>
      <w:proofErr w:type="spellEnd"/>
      <w:r w:rsidRPr="00537D83">
        <w:t xml:space="preserve"> data primer </w:t>
      </w:r>
      <w:proofErr w:type="spellStart"/>
      <w:r w:rsidRPr="00537D83">
        <w:t>adalah</w:t>
      </w:r>
      <w:proofErr w:type="spellEnd"/>
      <w:r w:rsidRPr="00537D83">
        <w:t xml:space="preserve"> data yang </w:t>
      </w:r>
      <w:proofErr w:type="spellStart"/>
      <w:r w:rsidRPr="00537D83">
        <w:t>berkaitan</w:t>
      </w:r>
      <w:proofErr w:type="spellEnd"/>
      <w:r w:rsidRPr="00537D83">
        <w:t xml:space="preserve"> </w:t>
      </w:r>
      <w:proofErr w:type="spellStart"/>
      <w:r w:rsidRPr="00537D83">
        <w:t>dengan</w:t>
      </w:r>
      <w:proofErr w:type="spellEnd"/>
      <w:r w:rsidRPr="00537D83">
        <w:t xml:space="preserve"> </w:t>
      </w:r>
      <w:proofErr w:type="spellStart"/>
      <w:r w:rsidRPr="00537D83">
        <w:t>pengaruh</w:t>
      </w:r>
      <w:proofErr w:type="spellEnd"/>
      <w:r>
        <w:t xml:space="preserve"> </w:t>
      </w:r>
      <w:r>
        <w:rPr>
          <w:i/>
          <w:iCs/>
        </w:rPr>
        <w:t xml:space="preserve">personal innovativeness, m-banking knowledge, </w:t>
      </w:r>
      <w:proofErr w:type="spellStart"/>
      <w:r>
        <w:t>pengetahuan</w:t>
      </w:r>
      <w:proofErr w:type="spellEnd"/>
      <w:r>
        <w:t xml:space="preserve"> </w:t>
      </w:r>
      <w:proofErr w:type="spellStart"/>
      <w:r>
        <w:t>keuangan</w:t>
      </w:r>
      <w:proofErr w:type="spellEnd"/>
      <w:r>
        <w:t xml:space="preserve">, </w:t>
      </w:r>
      <w:proofErr w:type="spellStart"/>
      <w:r>
        <w:t>perilaku</w:t>
      </w:r>
      <w:proofErr w:type="spellEnd"/>
      <w:r>
        <w:t xml:space="preserve"> </w:t>
      </w:r>
      <w:proofErr w:type="spellStart"/>
      <w:r>
        <w:t>keuangan</w:t>
      </w:r>
      <w:proofErr w:type="spellEnd"/>
      <w:r>
        <w:t xml:space="preserve">, dan </w:t>
      </w:r>
      <w:proofErr w:type="spellStart"/>
      <w:r>
        <w:t>sikap</w:t>
      </w:r>
      <w:proofErr w:type="spellEnd"/>
      <w:r>
        <w:t xml:space="preserve"> </w:t>
      </w:r>
      <w:proofErr w:type="spellStart"/>
      <w:r>
        <w:t>keuangan</w:t>
      </w:r>
      <w:proofErr w:type="spellEnd"/>
      <w:r>
        <w:t xml:space="preserve"> </w:t>
      </w:r>
      <w:proofErr w:type="spellStart"/>
      <w:r>
        <w:t>terhadap</w:t>
      </w:r>
      <w:proofErr w:type="spellEnd"/>
      <w:r>
        <w:t xml:space="preserve"> </w:t>
      </w:r>
      <w:proofErr w:type="spellStart"/>
      <w:r>
        <w:t>inklusi</w:t>
      </w:r>
      <w:proofErr w:type="spellEnd"/>
      <w:r>
        <w:t xml:space="preserve"> </w:t>
      </w:r>
      <w:proofErr w:type="spellStart"/>
      <w:r>
        <w:lastRenderedPageBreak/>
        <w:t>keuangan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kuesioner</w:t>
      </w:r>
      <w:proofErr w:type="spellEnd"/>
      <w:r>
        <w:t xml:space="preserve"> yang </w:t>
      </w:r>
      <w:proofErr w:type="spellStart"/>
      <w:r>
        <w:t>disebar</w:t>
      </w:r>
      <w:proofErr w:type="spellEnd"/>
      <w:r>
        <w:t xml:space="preserve"> </w:t>
      </w:r>
      <w:proofErr w:type="spellStart"/>
      <w:r>
        <w:t>ke</w:t>
      </w:r>
      <w:proofErr w:type="spellEnd"/>
      <w:r>
        <w:t xml:space="preserve"> </w:t>
      </w:r>
      <w:proofErr w:type="spellStart"/>
      <w:r>
        <w:t>responden</w:t>
      </w:r>
      <w:proofErr w:type="spellEnd"/>
      <w:r>
        <w:t xml:space="preserve"> yang </w:t>
      </w:r>
      <w:proofErr w:type="spellStart"/>
      <w:r>
        <w:t>menggunakan</w:t>
      </w:r>
      <w:proofErr w:type="spellEnd"/>
      <w:r>
        <w:t xml:space="preserve"> </w:t>
      </w:r>
      <w:r>
        <w:rPr>
          <w:i/>
          <w:iCs/>
        </w:rPr>
        <w:t>m-</w:t>
      </w:r>
      <w:r w:rsidRPr="00537D83">
        <w:rPr>
          <w:i/>
          <w:iCs/>
        </w:rPr>
        <w:t>banking</w:t>
      </w:r>
      <w:r>
        <w:rPr>
          <w:i/>
          <w:iCs/>
        </w:rPr>
        <w:t xml:space="preserve"> </w:t>
      </w:r>
      <w:r>
        <w:t xml:space="preserve">dan </w:t>
      </w:r>
      <w:proofErr w:type="spellStart"/>
      <w:r>
        <w:t>berdomisili</w:t>
      </w:r>
      <w:proofErr w:type="spellEnd"/>
      <w:r>
        <w:t xml:space="preserve"> di wilayah </w:t>
      </w:r>
      <w:proofErr w:type="spellStart"/>
      <w:r>
        <w:t>Jabodetabek</w:t>
      </w:r>
      <w:proofErr w:type="spellEnd"/>
      <w:r>
        <w:t xml:space="preserve"> </w:t>
      </w:r>
      <w:proofErr w:type="spellStart"/>
      <w:r w:rsidRPr="00537D83">
        <w:t>untuk</w:t>
      </w:r>
      <w:proofErr w:type="spellEnd"/>
      <w:r>
        <w:t xml:space="preserve"> </w:t>
      </w:r>
      <w:proofErr w:type="spellStart"/>
      <w:r>
        <w:t>mendapatkan</w:t>
      </w:r>
      <w:proofErr w:type="spellEnd"/>
      <w:r>
        <w:t xml:space="preserve"> data </w:t>
      </w:r>
      <w:proofErr w:type="spellStart"/>
      <w:r>
        <w:t>tersebut</w:t>
      </w:r>
      <w:proofErr w:type="spellEnd"/>
      <w:r>
        <w:t xml:space="preserve">. </w:t>
      </w:r>
      <w:proofErr w:type="spellStart"/>
      <w:r w:rsidRPr="00537D83">
        <w:t>Kuesioner</w:t>
      </w:r>
      <w:proofErr w:type="spellEnd"/>
      <w:r w:rsidRPr="00537D83">
        <w:t xml:space="preserve"> </w:t>
      </w:r>
      <w:proofErr w:type="spellStart"/>
      <w:r w:rsidRPr="00537D83">
        <w:t>tersebut</w:t>
      </w:r>
      <w:proofErr w:type="spellEnd"/>
      <w:r w:rsidRPr="00537D83">
        <w:t xml:space="preserve"> di </w:t>
      </w:r>
      <w:proofErr w:type="spellStart"/>
      <w:r w:rsidRPr="00537D83">
        <w:t>desain</w:t>
      </w:r>
      <w:proofErr w:type="spellEnd"/>
      <w:r w:rsidRPr="00537D83">
        <w:t xml:space="preserve"> </w:t>
      </w:r>
      <w:proofErr w:type="spellStart"/>
      <w:r w:rsidRPr="00537D83">
        <w:t>dengan</w:t>
      </w:r>
      <w:proofErr w:type="spellEnd"/>
      <w:r w:rsidRPr="00537D83">
        <w:t xml:space="preserve"> </w:t>
      </w:r>
      <w:proofErr w:type="spellStart"/>
      <w:r w:rsidRPr="00537D83">
        <w:t>menggunakan</w:t>
      </w:r>
      <w:proofErr w:type="spellEnd"/>
      <w:r w:rsidRPr="00537D83">
        <w:t xml:space="preserve"> </w:t>
      </w:r>
      <w:proofErr w:type="spellStart"/>
      <w:r w:rsidRPr="00537D83">
        <w:t>skala</w:t>
      </w:r>
      <w:proofErr w:type="spellEnd"/>
      <w:r w:rsidRPr="00537D83">
        <w:t xml:space="preserve"> </w:t>
      </w:r>
      <w:r>
        <w:t>L</w:t>
      </w:r>
      <w:r w:rsidRPr="00537D83">
        <w:t>ikert</w:t>
      </w:r>
      <w:r>
        <w:t xml:space="preserve"> (</w:t>
      </w:r>
      <w:proofErr w:type="spellStart"/>
      <w:r>
        <w:t>skor</w:t>
      </w:r>
      <w:proofErr w:type="spellEnd"/>
      <w:r>
        <w:t xml:space="preserve"> 1-5)</w:t>
      </w:r>
      <w:r w:rsidRPr="00537D83">
        <w:t>.</w:t>
      </w:r>
      <w:r>
        <w:t xml:space="preserve"> Skala Likert </w:t>
      </w:r>
      <w:proofErr w:type="spellStart"/>
      <w:r>
        <w:t>digunakan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sikap</w:t>
      </w:r>
      <w:proofErr w:type="spellEnd"/>
      <w:r>
        <w:t xml:space="preserve">, </w:t>
      </w:r>
      <w:proofErr w:type="spellStart"/>
      <w:r>
        <w:t>pendapat</w:t>
      </w:r>
      <w:proofErr w:type="spellEnd"/>
      <w:r>
        <w:t xml:space="preserve">, dan </w:t>
      </w:r>
      <w:proofErr w:type="spellStart"/>
      <w:r>
        <w:t>persepsi</w:t>
      </w:r>
      <w:proofErr w:type="spellEnd"/>
      <w:r>
        <w:t xml:space="preserve"> </w:t>
      </w:r>
      <w:proofErr w:type="spellStart"/>
      <w:r>
        <w:t>seseorang</w:t>
      </w:r>
      <w:proofErr w:type="spellEnd"/>
      <w:r>
        <w:t xml:space="preserve"> </w:t>
      </w:r>
      <w:proofErr w:type="spellStart"/>
      <w:r>
        <w:t>atau</w:t>
      </w:r>
      <w:proofErr w:type="spellEnd"/>
      <w:r>
        <w:t xml:space="preserve"> </w:t>
      </w:r>
      <w:proofErr w:type="spellStart"/>
      <w:r>
        <w:t>sekelompok</w:t>
      </w:r>
      <w:proofErr w:type="spellEnd"/>
      <w:r>
        <w:t xml:space="preserve"> orang </w:t>
      </w:r>
      <w:proofErr w:type="spellStart"/>
      <w:r>
        <w:t>tentang</w:t>
      </w:r>
      <w:proofErr w:type="spellEnd"/>
      <w:r>
        <w:t xml:space="preserve"> </w:t>
      </w:r>
      <w:proofErr w:type="spellStart"/>
      <w:r>
        <w:t>fenomena</w:t>
      </w:r>
      <w:proofErr w:type="spellEnd"/>
      <w:r>
        <w:t xml:space="preserve"> </w:t>
      </w:r>
      <w:proofErr w:type="spellStart"/>
      <w:r>
        <w:t>sosial</w:t>
      </w:r>
      <w:proofErr w:type="spellEnd"/>
      <w:r>
        <w:t xml:space="preserve"> </w:t>
      </w:r>
      <w:r>
        <w:fldChar w:fldCharType="begin" w:fldLock="1"/>
      </w:r>
      <w: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fldChar w:fldCharType="separate"/>
      </w:r>
      <w:r w:rsidRPr="00DC7C26">
        <w:rPr>
          <w:noProof/>
        </w:rPr>
        <w:t>(Sugiyono, 2017)</w:t>
      </w:r>
      <w:r>
        <w:fldChar w:fldCharType="end"/>
      </w:r>
      <w:r>
        <w:t>.</w:t>
      </w:r>
    </w:p>
    <w:p w14:paraId="37840578" w14:textId="77777777" w:rsidR="00D36D50" w:rsidRDefault="00D36D50" w:rsidP="00D36D50">
      <w:pPr>
        <w:pStyle w:val="Heading3"/>
        <w:numPr>
          <w:ilvl w:val="2"/>
          <w:numId w:val="31"/>
        </w:numPr>
        <w:spacing w:before="0" w:line="360" w:lineRule="auto"/>
        <w:ind w:left="1134" w:hanging="567"/>
        <w:contextualSpacing/>
        <w:jc w:val="both"/>
        <w:rPr>
          <w:b/>
          <w:bCs/>
        </w:rPr>
      </w:pPr>
      <w:proofErr w:type="spellStart"/>
      <w:r w:rsidRPr="0039050F">
        <w:rPr>
          <w:b/>
          <w:bCs/>
        </w:rPr>
        <w:t>Populasi</w:t>
      </w:r>
      <w:proofErr w:type="spellEnd"/>
    </w:p>
    <w:p w14:paraId="5ED295DF" w14:textId="77777777" w:rsidR="00D36D50" w:rsidRDefault="00D36D50" w:rsidP="00D36D50">
      <w:pPr>
        <w:spacing w:after="0"/>
        <w:ind w:left="567" w:firstLine="567"/>
      </w:pPr>
      <w:proofErr w:type="spellStart"/>
      <w:r>
        <w:t>Populasi</w:t>
      </w:r>
      <w:proofErr w:type="spellEnd"/>
      <w:r>
        <w:t xml:space="preserve"> </w:t>
      </w:r>
      <w:proofErr w:type="spellStart"/>
      <w:r>
        <w:t>adalah</w:t>
      </w:r>
      <w:proofErr w:type="spellEnd"/>
      <w:r>
        <w:t xml:space="preserve"> wilayah </w:t>
      </w:r>
      <w:proofErr w:type="spellStart"/>
      <w:r>
        <w:t>generalisasi</w:t>
      </w:r>
      <w:proofErr w:type="spellEnd"/>
      <w:r>
        <w:t xml:space="preserve"> yang </w:t>
      </w:r>
      <w:proofErr w:type="spellStart"/>
      <w:r>
        <w:t>terdiri</w:t>
      </w:r>
      <w:proofErr w:type="spellEnd"/>
      <w:r>
        <w:t xml:space="preserve"> </w:t>
      </w:r>
      <w:proofErr w:type="spellStart"/>
      <w:r>
        <w:t>atas</w:t>
      </w:r>
      <w:proofErr w:type="spellEnd"/>
      <w:r>
        <w:t xml:space="preserve"> </w:t>
      </w:r>
      <w:proofErr w:type="spellStart"/>
      <w:r>
        <w:t>objek</w:t>
      </w:r>
      <w:proofErr w:type="spellEnd"/>
      <w:r>
        <w:t xml:space="preserve"> </w:t>
      </w:r>
      <w:proofErr w:type="spellStart"/>
      <w:r>
        <w:t>atau</w:t>
      </w:r>
      <w:proofErr w:type="spellEnd"/>
      <w:r>
        <w:t xml:space="preserve"> </w:t>
      </w:r>
      <w:proofErr w:type="spellStart"/>
      <w:r>
        <w:t>subjek</w:t>
      </w:r>
      <w:proofErr w:type="spellEnd"/>
      <w:r>
        <w:t xml:space="preserve"> yang </w:t>
      </w:r>
      <w:proofErr w:type="spellStart"/>
      <w:r>
        <w:t>mempunyai</w:t>
      </w:r>
      <w:proofErr w:type="spellEnd"/>
      <w:r>
        <w:t xml:space="preserve"> </w:t>
      </w:r>
      <w:proofErr w:type="spellStart"/>
      <w:r>
        <w:t>kualitas</w:t>
      </w:r>
      <w:proofErr w:type="spellEnd"/>
      <w:r>
        <w:t xml:space="preserve"> dan </w:t>
      </w:r>
      <w:proofErr w:type="spellStart"/>
      <w:r>
        <w:t>karakteristik</w:t>
      </w:r>
      <w:proofErr w:type="spellEnd"/>
      <w:r>
        <w:t xml:space="preserve"> </w:t>
      </w:r>
      <w:proofErr w:type="spellStart"/>
      <w:r>
        <w:t>tertentu</w:t>
      </w:r>
      <w:proofErr w:type="spellEnd"/>
      <w:r>
        <w:t xml:space="preserve"> yang </w:t>
      </w:r>
      <w:proofErr w:type="spellStart"/>
      <w:r>
        <w:t>ditetapkan</w:t>
      </w:r>
      <w:proofErr w:type="spellEnd"/>
      <w:r>
        <w:t xml:space="preserve"> oleh </w:t>
      </w:r>
      <w:proofErr w:type="spellStart"/>
      <w:r>
        <w:t>peneliti</w:t>
      </w:r>
      <w:proofErr w:type="spellEnd"/>
      <w:r>
        <w:t xml:space="preserve"> </w:t>
      </w:r>
      <w:proofErr w:type="spellStart"/>
      <w:r>
        <w:t>untuk</w:t>
      </w:r>
      <w:proofErr w:type="spellEnd"/>
      <w:r>
        <w:t xml:space="preserve"> </w:t>
      </w:r>
      <w:proofErr w:type="spellStart"/>
      <w:r>
        <w:t>dipelajari</w:t>
      </w:r>
      <w:proofErr w:type="spellEnd"/>
      <w:r>
        <w:t xml:space="preserve"> dan </w:t>
      </w:r>
      <w:proofErr w:type="spellStart"/>
      <w:r>
        <w:t>kemudian</w:t>
      </w:r>
      <w:proofErr w:type="spellEnd"/>
      <w:r>
        <w:t xml:space="preserve"> </w:t>
      </w:r>
      <w:proofErr w:type="spellStart"/>
      <w:r>
        <w:t>ditarik</w:t>
      </w:r>
      <w:proofErr w:type="spellEnd"/>
      <w:r>
        <w:t xml:space="preserve"> </w:t>
      </w:r>
      <w:proofErr w:type="spellStart"/>
      <w:r>
        <w:t>kesimpulannya</w:t>
      </w:r>
      <w:proofErr w:type="spellEnd"/>
      <w:r>
        <w:t xml:space="preserve"> </w:t>
      </w:r>
      <w:r>
        <w:fldChar w:fldCharType="begin" w:fldLock="1"/>
      </w:r>
      <w: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fldChar w:fldCharType="separate"/>
      </w:r>
      <w:r w:rsidRPr="00DC7C26">
        <w:rPr>
          <w:noProof/>
        </w:rPr>
        <w:t>(Sugiyono, 2017)</w:t>
      </w:r>
      <w:r>
        <w:fldChar w:fldCharType="end"/>
      </w:r>
      <w:r>
        <w:t xml:space="preserve">. </w:t>
      </w:r>
      <w:proofErr w:type="spellStart"/>
      <w:r w:rsidRPr="005E4D51">
        <w:t>Populasi</w:t>
      </w:r>
      <w:proofErr w:type="spellEnd"/>
      <w:r w:rsidRPr="005E4D51">
        <w:t xml:space="preserve"> </w:t>
      </w:r>
      <w:r>
        <w:t xml:space="preserve">yang </w:t>
      </w:r>
      <w:proofErr w:type="spellStart"/>
      <w:r>
        <w:t>digunakan</w:t>
      </w:r>
      <w:proofErr w:type="spellEnd"/>
      <w:r>
        <w:t xml:space="preserve"> </w:t>
      </w:r>
      <w:proofErr w:type="spellStart"/>
      <w:r w:rsidRPr="005E4D51">
        <w:t>dalam</w:t>
      </w:r>
      <w:proofErr w:type="spellEnd"/>
      <w:r w:rsidRPr="005E4D51">
        <w:t xml:space="preserve"> </w:t>
      </w:r>
      <w:proofErr w:type="spellStart"/>
      <w:r w:rsidRPr="005E4D51">
        <w:t>penelitian</w:t>
      </w:r>
      <w:proofErr w:type="spellEnd"/>
      <w:r w:rsidRPr="005E4D51">
        <w:t xml:space="preserve"> ini </w:t>
      </w:r>
      <w:proofErr w:type="spellStart"/>
      <w:r w:rsidRPr="005E4D51">
        <w:t>adalah</w:t>
      </w:r>
      <w:proofErr w:type="spellEnd"/>
      <w:r w:rsidRPr="005E4D51">
        <w:t xml:space="preserve"> </w:t>
      </w:r>
      <w:proofErr w:type="spellStart"/>
      <w:r w:rsidRPr="005E4D51">
        <w:t>seluruh</w:t>
      </w:r>
      <w:proofErr w:type="spellEnd"/>
      <w:r w:rsidRPr="005E4D51">
        <w:t xml:space="preserve"> </w:t>
      </w:r>
      <w:proofErr w:type="spellStart"/>
      <w:r w:rsidRPr="005E4D51">
        <w:t>masyarakat</w:t>
      </w:r>
      <w:proofErr w:type="spellEnd"/>
      <w:r w:rsidRPr="005E4D51">
        <w:t xml:space="preserve"> yang </w:t>
      </w:r>
      <w:proofErr w:type="spellStart"/>
      <w:r w:rsidRPr="005E4D51">
        <w:t>berdomisili</w:t>
      </w:r>
      <w:proofErr w:type="spellEnd"/>
      <w:r w:rsidRPr="005E4D51">
        <w:t xml:space="preserve"> di </w:t>
      </w:r>
      <w:proofErr w:type="spellStart"/>
      <w:r w:rsidRPr="005E4D51">
        <w:t>daerah</w:t>
      </w:r>
      <w:proofErr w:type="spellEnd"/>
      <w:r w:rsidRPr="005E4D51">
        <w:t xml:space="preserve"> </w:t>
      </w:r>
      <w:proofErr w:type="spellStart"/>
      <w:r w:rsidRPr="005E4D51">
        <w:t>Jabodetabek</w:t>
      </w:r>
      <w:proofErr w:type="spellEnd"/>
      <w:r w:rsidRPr="005E4D51">
        <w:t xml:space="preserve">. </w:t>
      </w:r>
      <w:proofErr w:type="spellStart"/>
      <w:r w:rsidRPr="005E4D51">
        <w:t>Jumlah</w:t>
      </w:r>
      <w:proofErr w:type="spellEnd"/>
      <w:r w:rsidRPr="005E4D51">
        <w:t xml:space="preserve"> </w:t>
      </w:r>
      <w:proofErr w:type="spellStart"/>
      <w:r w:rsidRPr="005E4D51">
        <w:t>populasi</w:t>
      </w:r>
      <w:proofErr w:type="spellEnd"/>
      <w:r w:rsidRPr="005E4D51">
        <w:t xml:space="preserve"> </w:t>
      </w:r>
      <w:proofErr w:type="spellStart"/>
      <w:r w:rsidRPr="005E4D51">
        <w:t>dalam</w:t>
      </w:r>
      <w:proofErr w:type="spellEnd"/>
      <w:r w:rsidRPr="005E4D51">
        <w:t xml:space="preserve"> </w:t>
      </w:r>
      <w:proofErr w:type="spellStart"/>
      <w:r w:rsidRPr="005E4D51">
        <w:t>penelitian</w:t>
      </w:r>
      <w:proofErr w:type="spellEnd"/>
      <w:r w:rsidRPr="005E4D51">
        <w:t xml:space="preserve"> ini </w:t>
      </w:r>
      <w:proofErr w:type="spellStart"/>
      <w:r w:rsidRPr="005E4D51">
        <w:t>yaitu</w:t>
      </w:r>
      <w:proofErr w:type="spellEnd"/>
      <w:r w:rsidRPr="005E4D51">
        <w:t xml:space="preserve"> 3</w:t>
      </w:r>
      <w:r>
        <w:t>4</w:t>
      </w:r>
      <w:r w:rsidRPr="005E4D51">
        <w:t>.</w:t>
      </w:r>
      <w:r>
        <w:t>588</w:t>
      </w:r>
      <w:r w:rsidRPr="005E4D51">
        <w:t>.53</w:t>
      </w:r>
      <w:r>
        <w:t>4</w:t>
      </w:r>
      <w:r w:rsidRPr="005E4D51">
        <w:t xml:space="preserve"> orang.</w:t>
      </w:r>
      <w:r>
        <w:t xml:space="preserve"> </w:t>
      </w:r>
      <w:proofErr w:type="spellStart"/>
      <w:r>
        <w:t>Untuk</w:t>
      </w:r>
      <w:proofErr w:type="spellEnd"/>
      <w:r>
        <w:t xml:space="preserve"> </w:t>
      </w:r>
      <w:proofErr w:type="spellStart"/>
      <w:r>
        <w:t>menghemat</w:t>
      </w:r>
      <w:proofErr w:type="spellEnd"/>
      <w:r>
        <w:t xml:space="preserve"> </w:t>
      </w:r>
      <w:proofErr w:type="spellStart"/>
      <w:r>
        <w:t>waktu</w:t>
      </w:r>
      <w:proofErr w:type="spellEnd"/>
      <w:r>
        <w:t xml:space="preserve"> dan </w:t>
      </w:r>
      <w:proofErr w:type="spellStart"/>
      <w:r>
        <w:t>biaya</w:t>
      </w:r>
      <w:proofErr w:type="spellEnd"/>
      <w:r>
        <w:t xml:space="preserve">, </w:t>
      </w:r>
      <w:proofErr w:type="spellStart"/>
      <w:r w:rsidRPr="005E4D51">
        <w:t>maka</w:t>
      </w:r>
      <w:proofErr w:type="spellEnd"/>
      <w:r w:rsidRPr="005E4D51">
        <w:t xml:space="preserve"> </w:t>
      </w:r>
      <w:proofErr w:type="spellStart"/>
      <w:r w:rsidRPr="005E4D51">
        <w:t>tidak</w:t>
      </w:r>
      <w:proofErr w:type="spellEnd"/>
      <w:r w:rsidRPr="005E4D51">
        <w:t xml:space="preserve"> </w:t>
      </w:r>
      <w:proofErr w:type="spellStart"/>
      <w:r w:rsidRPr="005E4D51">
        <w:t>semua</w:t>
      </w:r>
      <w:proofErr w:type="spellEnd"/>
      <w:r w:rsidRPr="005E4D51">
        <w:t xml:space="preserve"> </w:t>
      </w:r>
      <w:proofErr w:type="spellStart"/>
      <w:r w:rsidRPr="005E4D51">
        <w:t>masyarakat</w:t>
      </w:r>
      <w:proofErr w:type="spellEnd"/>
      <w:r w:rsidRPr="005E4D51">
        <w:t xml:space="preserve"> yang </w:t>
      </w:r>
      <w:proofErr w:type="spellStart"/>
      <w:r w:rsidRPr="005E4D51">
        <w:t>berdomisili</w:t>
      </w:r>
      <w:proofErr w:type="spellEnd"/>
      <w:r w:rsidRPr="005E4D51">
        <w:t xml:space="preserve"> di </w:t>
      </w:r>
      <w:proofErr w:type="spellStart"/>
      <w:r w:rsidRPr="005E4D51">
        <w:t>daerah</w:t>
      </w:r>
      <w:proofErr w:type="spellEnd"/>
      <w:r w:rsidRPr="005E4D51">
        <w:t xml:space="preserve"> </w:t>
      </w:r>
      <w:proofErr w:type="spellStart"/>
      <w:r w:rsidRPr="005E4D51">
        <w:t>Jabodetabek</w:t>
      </w:r>
      <w:proofErr w:type="spellEnd"/>
      <w:r w:rsidRPr="005E4D51">
        <w:t xml:space="preserve"> </w:t>
      </w:r>
      <w:proofErr w:type="spellStart"/>
      <w:r w:rsidRPr="005E4D51">
        <w:t>menjadi</w:t>
      </w:r>
      <w:proofErr w:type="spellEnd"/>
      <w:r w:rsidRPr="005E4D51">
        <w:t xml:space="preserve"> </w:t>
      </w:r>
      <w:proofErr w:type="spellStart"/>
      <w:r w:rsidRPr="005E4D51">
        <w:t>objek</w:t>
      </w:r>
      <w:proofErr w:type="spellEnd"/>
      <w:r w:rsidRPr="005E4D51">
        <w:t xml:space="preserve"> </w:t>
      </w:r>
      <w:proofErr w:type="spellStart"/>
      <w:r w:rsidRPr="005E4D51">
        <w:t>dalam</w:t>
      </w:r>
      <w:proofErr w:type="spellEnd"/>
      <w:r w:rsidRPr="005E4D51">
        <w:t xml:space="preserve"> </w:t>
      </w:r>
      <w:proofErr w:type="spellStart"/>
      <w:r w:rsidRPr="005E4D51">
        <w:t>penelitian</w:t>
      </w:r>
      <w:proofErr w:type="spellEnd"/>
      <w:r w:rsidRPr="005E4D51">
        <w:t xml:space="preserve"> ini. Oleh </w:t>
      </w:r>
      <w:proofErr w:type="spellStart"/>
      <w:r w:rsidRPr="005E4D51">
        <w:t>karena</w:t>
      </w:r>
      <w:proofErr w:type="spellEnd"/>
      <w:r w:rsidRPr="005E4D51">
        <w:t xml:space="preserve"> </w:t>
      </w:r>
      <w:proofErr w:type="spellStart"/>
      <w:r w:rsidRPr="005E4D51">
        <w:t>itu</w:t>
      </w:r>
      <w:proofErr w:type="spellEnd"/>
      <w:r w:rsidRPr="005E4D51">
        <w:t xml:space="preserve"> </w:t>
      </w:r>
      <w:proofErr w:type="spellStart"/>
      <w:r w:rsidRPr="005E4D51">
        <w:t>pen</w:t>
      </w:r>
      <w:r>
        <w:t>ulis</w:t>
      </w:r>
      <w:proofErr w:type="spellEnd"/>
      <w:r w:rsidRPr="005E4D51">
        <w:t xml:space="preserve"> </w:t>
      </w:r>
      <w:proofErr w:type="spellStart"/>
      <w:r w:rsidRPr="005E4D51">
        <w:t>melakukan</w:t>
      </w:r>
      <w:proofErr w:type="spellEnd"/>
      <w:r w:rsidRPr="005E4D51">
        <w:t xml:space="preserve"> </w:t>
      </w:r>
      <w:proofErr w:type="spellStart"/>
      <w:r w:rsidRPr="005E4D51">
        <w:t>pengambilan</w:t>
      </w:r>
      <w:proofErr w:type="spellEnd"/>
      <w:r w:rsidRPr="005E4D51">
        <w:t xml:space="preserve"> </w:t>
      </w:r>
      <w:proofErr w:type="spellStart"/>
      <w:r w:rsidRPr="005E4D51">
        <w:t>sampe</w:t>
      </w:r>
      <w:r>
        <w:t>l</w:t>
      </w:r>
      <w:proofErr w:type="spellEnd"/>
      <w:r>
        <w:t xml:space="preserve"> </w:t>
      </w:r>
      <w:proofErr w:type="spellStart"/>
      <w:r>
        <w:t>dengan</w:t>
      </w:r>
      <w:proofErr w:type="spellEnd"/>
      <w:r>
        <w:t xml:space="preserve"> </w:t>
      </w:r>
      <w:proofErr w:type="spellStart"/>
      <w:r w:rsidRPr="005E4D51">
        <w:t>menggunakan</w:t>
      </w:r>
      <w:proofErr w:type="spellEnd"/>
      <w:r w:rsidRPr="005E4D51">
        <w:t xml:space="preserve"> </w:t>
      </w:r>
      <w:proofErr w:type="spellStart"/>
      <w:r w:rsidRPr="005E4D51">
        <w:t>metode</w:t>
      </w:r>
      <w:proofErr w:type="spellEnd"/>
      <w:r w:rsidRPr="005E4D51">
        <w:t xml:space="preserve"> </w:t>
      </w:r>
      <w:r w:rsidRPr="005E4D51">
        <w:rPr>
          <w:i/>
          <w:iCs/>
        </w:rPr>
        <w:t>probability sampling</w:t>
      </w:r>
      <w:r w:rsidRPr="005E4D51">
        <w:t>.</w:t>
      </w:r>
    </w:p>
    <w:p w14:paraId="4FCC7E94" w14:textId="77777777" w:rsidR="00D36D50" w:rsidRPr="005E4D51" w:rsidRDefault="00D36D50" w:rsidP="00D36D50">
      <w:pPr>
        <w:pStyle w:val="Caption"/>
        <w:spacing w:after="0" w:line="360" w:lineRule="auto"/>
        <w:jc w:val="center"/>
        <w:rPr>
          <w:i w:val="0"/>
          <w:iCs w:val="0"/>
          <w:color w:val="auto"/>
          <w:sz w:val="24"/>
          <w:szCs w:val="24"/>
        </w:rPr>
      </w:pPr>
      <w:proofErr w:type="spellStart"/>
      <w:r w:rsidRPr="005E4D51">
        <w:rPr>
          <w:i w:val="0"/>
          <w:iCs w:val="0"/>
          <w:color w:val="auto"/>
          <w:sz w:val="24"/>
          <w:szCs w:val="24"/>
        </w:rPr>
        <w:t>Tabel</w:t>
      </w:r>
      <w:proofErr w:type="spellEnd"/>
      <w:r w:rsidRPr="005E4D51">
        <w:rPr>
          <w:i w:val="0"/>
          <w:iCs w:val="0"/>
          <w:color w:val="auto"/>
          <w:sz w:val="24"/>
          <w:szCs w:val="24"/>
        </w:rPr>
        <w:t xml:space="preserve">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3</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Tabel \* ARABIC \s 1 </w:instrText>
      </w:r>
      <w:r>
        <w:rPr>
          <w:i w:val="0"/>
          <w:iCs w:val="0"/>
          <w:color w:val="auto"/>
          <w:sz w:val="24"/>
          <w:szCs w:val="24"/>
        </w:rPr>
        <w:fldChar w:fldCharType="separate"/>
      </w:r>
      <w:r>
        <w:rPr>
          <w:i w:val="0"/>
          <w:iCs w:val="0"/>
          <w:noProof/>
          <w:color w:val="auto"/>
          <w:sz w:val="24"/>
          <w:szCs w:val="24"/>
        </w:rPr>
        <w:t>1</w:t>
      </w:r>
      <w:r>
        <w:rPr>
          <w:i w:val="0"/>
          <w:iCs w:val="0"/>
          <w:color w:val="auto"/>
          <w:sz w:val="24"/>
          <w:szCs w:val="24"/>
        </w:rPr>
        <w:fldChar w:fldCharType="end"/>
      </w:r>
      <w:r w:rsidRPr="005E4D51">
        <w:rPr>
          <w:i w:val="0"/>
          <w:iCs w:val="0"/>
          <w:color w:val="auto"/>
          <w:sz w:val="24"/>
          <w:szCs w:val="24"/>
        </w:rPr>
        <w:t xml:space="preserve">  </w:t>
      </w:r>
      <w:proofErr w:type="spellStart"/>
      <w:r w:rsidRPr="005E4D51">
        <w:rPr>
          <w:i w:val="0"/>
          <w:iCs w:val="0"/>
          <w:color w:val="auto"/>
          <w:sz w:val="24"/>
          <w:szCs w:val="24"/>
        </w:rPr>
        <w:t>Jumlah</w:t>
      </w:r>
      <w:proofErr w:type="spellEnd"/>
      <w:r w:rsidRPr="005E4D51">
        <w:rPr>
          <w:i w:val="0"/>
          <w:iCs w:val="0"/>
          <w:color w:val="auto"/>
          <w:sz w:val="24"/>
          <w:szCs w:val="24"/>
        </w:rPr>
        <w:t xml:space="preserve"> </w:t>
      </w:r>
      <w:proofErr w:type="spellStart"/>
      <w:r w:rsidRPr="005E4D51">
        <w:rPr>
          <w:i w:val="0"/>
          <w:iCs w:val="0"/>
          <w:color w:val="auto"/>
          <w:sz w:val="24"/>
          <w:szCs w:val="24"/>
        </w:rPr>
        <w:t>Penduduk</w:t>
      </w:r>
      <w:proofErr w:type="spellEnd"/>
      <w:r w:rsidRPr="005E4D51">
        <w:rPr>
          <w:i w:val="0"/>
          <w:iCs w:val="0"/>
          <w:color w:val="auto"/>
          <w:sz w:val="24"/>
          <w:szCs w:val="24"/>
        </w:rPr>
        <w:t xml:space="preserve"> di Wilayah </w:t>
      </w:r>
      <w:proofErr w:type="spellStart"/>
      <w:r w:rsidRPr="005E4D51">
        <w:rPr>
          <w:i w:val="0"/>
          <w:iCs w:val="0"/>
          <w:color w:val="auto"/>
          <w:sz w:val="24"/>
          <w:szCs w:val="24"/>
        </w:rPr>
        <w:t>Jabodetabek</w:t>
      </w:r>
      <w:proofErr w:type="spellEnd"/>
      <w:r w:rsidRPr="005E4D51">
        <w:rPr>
          <w:i w:val="0"/>
          <w:iCs w:val="0"/>
          <w:color w:val="auto"/>
          <w:sz w:val="24"/>
          <w:szCs w:val="24"/>
        </w:rPr>
        <w:t xml:space="preserve"> </w:t>
      </w:r>
      <w:proofErr w:type="spellStart"/>
      <w:r w:rsidRPr="005E4D51">
        <w:rPr>
          <w:i w:val="0"/>
          <w:iCs w:val="0"/>
          <w:color w:val="auto"/>
          <w:sz w:val="24"/>
          <w:szCs w:val="24"/>
        </w:rPr>
        <w:t>tahun</w:t>
      </w:r>
      <w:proofErr w:type="spellEnd"/>
      <w:r w:rsidRPr="005E4D51">
        <w:rPr>
          <w:i w:val="0"/>
          <w:iCs w:val="0"/>
          <w:color w:val="auto"/>
          <w:sz w:val="24"/>
          <w:szCs w:val="24"/>
        </w:rPr>
        <w:t xml:space="preserve"> 2019</w:t>
      </w:r>
    </w:p>
    <w:tbl>
      <w:tblPr>
        <w:tblW w:w="5665" w:type="dxa"/>
        <w:jc w:val="center"/>
        <w:tblLook w:val="04A0" w:firstRow="1" w:lastRow="0" w:firstColumn="1" w:lastColumn="0" w:noHBand="0" w:noVBand="1"/>
      </w:tblPr>
      <w:tblGrid>
        <w:gridCol w:w="2126"/>
        <w:gridCol w:w="3539"/>
      </w:tblGrid>
      <w:tr w:rsidR="00D36D50" w:rsidRPr="005E4D51" w14:paraId="7FCAEBD8" w14:textId="77777777" w:rsidTr="00D36D50">
        <w:trPr>
          <w:trHeight w:val="458"/>
          <w:jc w:val="center"/>
        </w:trPr>
        <w:tc>
          <w:tcPr>
            <w:tcW w:w="21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20C330" w14:textId="77777777" w:rsidR="00D36D50" w:rsidRPr="005E4D51" w:rsidRDefault="00D36D50" w:rsidP="00D36D50">
            <w:pPr>
              <w:spacing w:after="0"/>
              <w:contextualSpacing w:val="0"/>
              <w:jc w:val="center"/>
              <w:rPr>
                <w:rFonts w:eastAsia="Times New Roman" w:cs="Times New Roman"/>
                <w:b/>
                <w:bCs/>
                <w:color w:val="000000"/>
                <w:szCs w:val="24"/>
              </w:rPr>
            </w:pPr>
            <w:r w:rsidRPr="005E4D51">
              <w:rPr>
                <w:rFonts w:eastAsia="Times New Roman" w:cs="Times New Roman"/>
                <w:b/>
                <w:bCs/>
                <w:color w:val="000000"/>
                <w:szCs w:val="24"/>
              </w:rPr>
              <w:t>Wilayah</w:t>
            </w:r>
          </w:p>
        </w:tc>
        <w:tc>
          <w:tcPr>
            <w:tcW w:w="3539"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AECF6F5" w14:textId="77777777" w:rsidR="00D36D50" w:rsidRPr="005E4D51" w:rsidRDefault="00D36D50" w:rsidP="00D36D50">
            <w:pPr>
              <w:spacing w:after="0"/>
              <w:contextualSpacing w:val="0"/>
              <w:jc w:val="center"/>
              <w:rPr>
                <w:rFonts w:eastAsia="Times New Roman" w:cs="Times New Roman"/>
                <w:b/>
                <w:bCs/>
                <w:color w:val="000000"/>
                <w:szCs w:val="24"/>
              </w:rPr>
            </w:pPr>
            <w:proofErr w:type="spellStart"/>
            <w:r w:rsidRPr="005E4D51">
              <w:rPr>
                <w:rFonts w:eastAsia="Times New Roman" w:cs="Times New Roman"/>
                <w:b/>
                <w:bCs/>
                <w:color w:val="000000"/>
                <w:szCs w:val="24"/>
              </w:rPr>
              <w:t>Jumlah</w:t>
            </w:r>
            <w:proofErr w:type="spellEnd"/>
            <w:r w:rsidRPr="005E4D51">
              <w:rPr>
                <w:rFonts w:eastAsia="Times New Roman" w:cs="Times New Roman"/>
                <w:b/>
                <w:bCs/>
                <w:color w:val="000000"/>
                <w:szCs w:val="24"/>
              </w:rPr>
              <w:t xml:space="preserve"> </w:t>
            </w:r>
            <w:proofErr w:type="spellStart"/>
            <w:r w:rsidRPr="005E4D51">
              <w:rPr>
                <w:rFonts w:eastAsia="Times New Roman" w:cs="Times New Roman"/>
                <w:b/>
                <w:bCs/>
                <w:color w:val="000000"/>
                <w:szCs w:val="24"/>
              </w:rPr>
              <w:t>Penduduk</w:t>
            </w:r>
            <w:proofErr w:type="spellEnd"/>
            <w:r w:rsidRPr="005E4D51">
              <w:rPr>
                <w:rFonts w:eastAsia="Times New Roman" w:cs="Times New Roman"/>
                <w:b/>
                <w:bCs/>
                <w:color w:val="000000"/>
                <w:szCs w:val="24"/>
              </w:rPr>
              <w:t xml:space="preserve"> (Orang)</w:t>
            </w:r>
          </w:p>
        </w:tc>
      </w:tr>
      <w:tr w:rsidR="00D36D50" w:rsidRPr="005E4D51" w14:paraId="57DDDD73" w14:textId="77777777" w:rsidTr="00D36D50">
        <w:trPr>
          <w:trHeight w:val="458"/>
          <w:jc w:val="center"/>
        </w:trPr>
        <w:tc>
          <w:tcPr>
            <w:tcW w:w="2126" w:type="dxa"/>
            <w:vMerge/>
            <w:tcBorders>
              <w:top w:val="single" w:sz="4" w:space="0" w:color="auto"/>
              <w:left w:val="single" w:sz="4" w:space="0" w:color="auto"/>
              <w:bottom w:val="single" w:sz="4" w:space="0" w:color="auto"/>
              <w:right w:val="single" w:sz="4" w:space="0" w:color="auto"/>
            </w:tcBorders>
            <w:vAlign w:val="center"/>
            <w:hideMark/>
          </w:tcPr>
          <w:p w14:paraId="26C6AB51" w14:textId="77777777" w:rsidR="00D36D50" w:rsidRPr="005E4D51" w:rsidRDefault="00D36D50" w:rsidP="00D36D50">
            <w:pPr>
              <w:spacing w:after="0"/>
              <w:contextualSpacing w:val="0"/>
              <w:jc w:val="center"/>
              <w:rPr>
                <w:rFonts w:eastAsia="Times New Roman" w:cs="Times New Roman"/>
                <w:b/>
                <w:bCs/>
                <w:color w:val="000000"/>
                <w:szCs w:val="24"/>
              </w:rPr>
            </w:pPr>
          </w:p>
        </w:tc>
        <w:tc>
          <w:tcPr>
            <w:tcW w:w="3539" w:type="dxa"/>
            <w:vMerge/>
            <w:tcBorders>
              <w:top w:val="single" w:sz="4" w:space="0" w:color="auto"/>
              <w:left w:val="single" w:sz="4" w:space="0" w:color="auto"/>
              <w:bottom w:val="single" w:sz="4" w:space="0" w:color="000000"/>
              <w:right w:val="single" w:sz="4" w:space="0" w:color="auto"/>
            </w:tcBorders>
            <w:vAlign w:val="center"/>
            <w:hideMark/>
          </w:tcPr>
          <w:p w14:paraId="2EA700FE" w14:textId="77777777" w:rsidR="00D36D50" w:rsidRPr="005E4D51" w:rsidRDefault="00D36D50" w:rsidP="00D36D50">
            <w:pPr>
              <w:spacing w:after="0"/>
              <w:contextualSpacing w:val="0"/>
              <w:jc w:val="center"/>
              <w:rPr>
                <w:rFonts w:eastAsia="Times New Roman" w:cs="Times New Roman"/>
                <w:b/>
                <w:bCs/>
                <w:color w:val="000000"/>
                <w:szCs w:val="24"/>
              </w:rPr>
            </w:pPr>
          </w:p>
        </w:tc>
      </w:tr>
      <w:tr w:rsidR="00D36D50" w:rsidRPr="005E4D51" w14:paraId="10EF83E7" w14:textId="77777777" w:rsidTr="00D36D50">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7585620F" w14:textId="77777777" w:rsidR="00D36D50" w:rsidRPr="005E4D51" w:rsidRDefault="00D36D50" w:rsidP="00D36D50">
            <w:pPr>
              <w:spacing w:after="0"/>
              <w:contextualSpacing w:val="0"/>
              <w:jc w:val="left"/>
              <w:rPr>
                <w:rFonts w:eastAsia="Times New Roman" w:cs="Times New Roman"/>
                <w:color w:val="000000"/>
                <w:szCs w:val="24"/>
              </w:rPr>
            </w:pPr>
            <w:r w:rsidRPr="005E4D51">
              <w:rPr>
                <w:rFonts w:eastAsia="Times New Roman" w:cs="Times New Roman"/>
                <w:color w:val="000000"/>
                <w:szCs w:val="24"/>
              </w:rPr>
              <w:t>Jakarta</w:t>
            </w:r>
          </w:p>
        </w:tc>
        <w:tc>
          <w:tcPr>
            <w:tcW w:w="3539" w:type="dxa"/>
            <w:tcBorders>
              <w:top w:val="nil"/>
              <w:left w:val="nil"/>
              <w:bottom w:val="single" w:sz="4" w:space="0" w:color="auto"/>
              <w:right w:val="single" w:sz="4" w:space="0" w:color="auto"/>
            </w:tcBorders>
            <w:shd w:val="clear" w:color="auto" w:fill="auto"/>
            <w:noWrap/>
            <w:vAlign w:val="center"/>
            <w:hideMark/>
          </w:tcPr>
          <w:p w14:paraId="190FDF20" w14:textId="77777777" w:rsidR="00D36D50" w:rsidRPr="005E4D51" w:rsidRDefault="00D36D50" w:rsidP="00D36D50">
            <w:pPr>
              <w:spacing w:after="0"/>
              <w:contextualSpacing w:val="0"/>
              <w:jc w:val="right"/>
              <w:rPr>
                <w:rFonts w:eastAsia="Times New Roman" w:cs="Times New Roman"/>
                <w:color w:val="000000"/>
                <w:szCs w:val="24"/>
              </w:rPr>
            </w:pPr>
            <w:r w:rsidRPr="005E4D51">
              <w:rPr>
                <w:rFonts w:eastAsia="Times New Roman" w:cs="Times New Roman"/>
                <w:color w:val="000000"/>
                <w:szCs w:val="24"/>
              </w:rPr>
              <w:t>10</w:t>
            </w:r>
            <w:r>
              <w:rPr>
                <w:rFonts w:eastAsia="Times New Roman" w:cs="Times New Roman"/>
                <w:color w:val="000000"/>
                <w:szCs w:val="24"/>
              </w:rPr>
              <w:t>.</w:t>
            </w:r>
            <w:r w:rsidRPr="005E4D51">
              <w:rPr>
                <w:rFonts w:eastAsia="Times New Roman" w:cs="Times New Roman"/>
                <w:color w:val="000000"/>
                <w:szCs w:val="24"/>
              </w:rPr>
              <w:t>557</w:t>
            </w:r>
            <w:r>
              <w:rPr>
                <w:rFonts w:eastAsia="Times New Roman" w:cs="Times New Roman"/>
                <w:color w:val="000000"/>
                <w:szCs w:val="24"/>
              </w:rPr>
              <w:t>.</w:t>
            </w:r>
            <w:r w:rsidRPr="005E4D51">
              <w:rPr>
                <w:rFonts w:eastAsia="Times New Roman" w:cs="Times New Roman"/>
                <w:color w:val="000000"/>
                <w:szCs w:val="24"/>
              </w:rPr>
              <w:t>810</w:t>
            </w:r>
          </w:p>
        </w:tc>
      </w:tr>
      <w:tr w:rsidR="00D36D50" w:rsidRPr="005E4D51" w14:paraId="0B149AFA" w14:textId="77777777" w:rsidTr="00D36D50">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4FA3EE03" w14:textId="77777777" w:rsidR="00D36D50" w:rsidRPr="005E4D51" w:rsidRDefault="00D36D50" w:rsidP="00D36D50">
            <w:pPr>
              <w:spacing w:after="0"/>
              <w:contextualSpacing w:val="0"/>
              <w:jc w:val="left"/>
              <w:rPr>
                <w:rFonts w:eastAsia="Times New Roman" w:cs="Times New Roman"/>
                <w:color w:val="000000"/>
                <w:szCs w:val="24"/>
              </w:rPr>
            </w:pPr>
            <w:r w:rsidRPr="005E4D51">
              <w:rPr>
                <w:rFonts w:eastAsia="Times New Roman" w:cs="Times New Roman"/>
                <w:color w:val="000000"/>
                <w:szCs w:val="24"/>
              </w:rPr>
              <w:t>Bogor</w:t>
            </w:r>
          </w:p>
        </w:tc>
        <w:tc>
          <w:tcPr>
            <w:tcW w:w="3539" w:type="dxa"/>
            <w:tcBorders>
              <w:top w:val="nil"/>
              <w:left w:val="nil"/>
              <w:bottom w:val="single" w:sz="4" w:space="0" w:color="auto"/>
              <w:right w:val="single" w:sz="4" w:space="0" w:color="auto"/>
            </w:tcBorders>
            <w:shd w:val="clear" w:color="auto" w:fill="auto"/>
            <w:noWrap/>
            <w:vAlign w:val="center"/>
            <w:hideMark/>
          </w:tcPr>
          <w:p w14:paraId="5EEED2AA" w14:textId="77777777" w:rsidR="00D36D50" w:rsidRPr="005E4D51" w:rsidRDefault="00D36D50" w:rsidP="00D36D50">
            <w:pPr>
              <w:spacing w:after="0"/>
              <w:contextualSpacing w:val="0"/>
              <w:jc w:val="right"/>
              <w:rPr>
                <w:rFonts w:eastAsia="Times New Roman" w:cs="Times New Roman"/>
                <w:color w:val="000000"/>
                <w:szCs w:val="24"/>
              </w:rPr>
            </w:pPr>
            <w:r w:rsidRPr="005E4D51">
              <w:rPr>
                <w:rFonts w:eastAsia="Times New Roman" w:cs="Times New Roman"/>
                <w:color w:val="000000"/>
                <w:szCs w:val="24"/>
              </w:rPr>
              <w:t>7</w:t>
            </w:r>
            <w:r>
              <w:rPr>
                <w:rFonts w:eastAsia="Times New Roman" w:cs="Times New Roman"/>
                <w:color w:val="000000"/>
                <w:szCs w:val="24"/>
              </w:rPr>
              <w:t>.</w:t>
            </w:r>
            <w:r w:rsidRPr="005E4D51">
              <w:rPr>
                <w:rFonts w:eastAsia="Times New Roman" w:cs="Times New Roman"/>
                <w:color w:val="000000"/>
                <w:szCs w:val="24"/>
              </w:rPr>
              <w:t>077</w:t>
            </w:r>
            <w:r>
              <w:rPr>
                <w:rFonts w:eastAsia="Times New Roman" w:cs="Times New Roman"/>
                <w:color w:val="000000"/>
                <w:szCs w:val="24"/>
              </w:rPr>
              <w:t>.</w:t>
            </w:r>
            <w:r w:rsidRPr="005E4D51">
              <w:rPr>
                <w:rFonts w:eastAsia="Times New Roman" w:cs="Times New Roman"/>
                <w:color w:val="000000"/>
                <w:szCs w:val="24"/>
              </w:rPr>
              <w:t>490</w:t>
            </w:r>
          </w:p>
        </w:tc>
      </w:tr>
      <w:tr w:rsidR="00D36D50" w:rsidRPr="005E4D51" w14:paraId="465FE07E" w14:textId="77777777" w:rsidTr="00D36D50">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308A2CC8" w14:textId="77777777" w:rsidR="00D36D50" w:rsidRPr="005E4D51" w:rsidRDefault="00D36D50" w:rsidP="00D36D50">
            <w:pPr>
              <w:spacing w:after="0"/>
              <w:contextualSpacing w:val="0"/>
              <w:jc w:val="left"/>
              <w:rPr>
                <w:rFonts w:eastAsia="Times New Roman" w:cs="Times New Roman"/>
                <w:color w:val="000000"/>
                <w:szCs w:val="24"/>
              </w:rPr>
            </w:pPr>
            <w:r w:rsidRPr="005E4D51">
              <w:rPr>
                <w:rFonts w:eastAsia="Times New Roman" w:cs="Times New Roman"/>
                <w:color w:val="000000"/>
                <w:szCs w:val="24"/>
              </w:rPr>
              <w:t>Depok</w:t>
            </w:r>
          </w:p>
        </w:tc>
        <w:tc>
          <w:tcPr>
            <w:tcW w:w="3539" w:type="dxa"/>
            <w:tcBorders>
              <w:top w:val="nil"/>
              <w:left w:val="nil"/>
              <w:bottom w:val="single" w:sz="4" w:space="0" w:color="auto"/>
              <w:right w:val="single" w:sz="4" w:space="0" w:color="auto"/>
            </w:tcBorders>
            <w:shd w:val="clear" w:color="auto" w:fill="auto"/>
            <w:noWrap/>
            <w:vAlign w:val="center"/>
            <w:hideMark/>
          </w:tcPr>
          <w:p w14:paraId="3FE4C4D4" w14:textId="77777777" w:rsidR="00D36D50" w:rsidRPr="005E4D51" w:rsidRDefault="00D36D50" w:rsidP="00D36D50">
            <w:pPr>
              <w:spacing w:after="0"/>
              <w:contextualSpacing w:val="0"/>
              <w:jc w:val="right"/>
              <w:rPr>
                <w:rFonts w:eastAsia="Times New Roman" w:cs="Times New Roman"/>
                <w:color w:val="000000"/>
                <w:szCs w:val="24"/>
              </w:rPr>
            </w:pPr>
            <w:r w:rsidRPr="005E4D51">
              <w:rPr>
                <w:rFonts w:eastAsia="Times New Roman" w:cs="Times New Roman"/>
                <w:color w:val="000000"/>
                <w:szCs w:val="24"/>
              </w:rPr>
              <w:t>2</w:t>
            </w:r>
            <w:r>
              <w:rPr>
                <w:rFonts w:eastAsia="Times New Roman" w:cs="Times New Roman"/>
                <w:color w:val="000000"/>
                <w:szCs w:val="24"/>
              </w:rPr>
              <w:t>.</w:t>
            </w:r>
            <w:r w:rsidRPr="005E4D51">
              <w:rPr>
                <w:rFonts w:eastAsia="Times New Roman" w:cs="Times New Roman"/>
                <w:color w:val="000000"/>
                <w:szCs w:val="24"/>
              </w:rPr>
              <w:t>406</w:t>
            </w:r>
            <w:r>
              <w:rPr>
                <w:rFonts w:eastAsia="Times New Roman" w:cs="Times New Roman"/>
                <w:color w:val="000000"/>
                <w:szCs w:val="24"/>
              </w:rPr>
              <w:t>.</w:t>
            </w:r>
            <w:r w:rsidRPr="005E4D51">
              <w:rPr>
                <w:rFonts w:eastAsia="Times New Roman" w:cs="Times New Roman"/>
                <w:color w:val="000000"/>
                <w:szCs w:val="24"/>
              </w:rPr>
              <w:t>830</w:t>
            </w:r>
          </w:p>
        </w:tc>
      </w:tr>
      <w:tr w:rsidR="00D36D50" w:rsidRPr="005E4D51" w14:paraId="798976C7" w14:textId="77777777" w:rsidTr="00D36D50">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673415B1" w14:textId="77777777" w:rsidR="00D36D50" w:rsidRPr="005E4D51" w:rsidRDefault="00D36D50" w:rsidP="00D36D50">
            <w:pPr>
              <w:spacing w:after="0"/>
              <w:contextualSpacing w:val="0"/>
              <w:jc w:val="left"/>
              <w:rPr>
                <w:rFonts w:eastAsia="Times New Roman" w:cs="Times New Roman"/>
                <w:color w:val="000000"/>
                <w:szCs w:val="24"/>
              </w:rPr>
            </w:pPr>
            <w:r w:rsidRPr="005E4D51">
              <w:rPr>
                <w:rFonts w:eastAsia="Times New Roman" w:cs="Times New Roman"/>
                <w:color w:val="000000"/>
                <w:szCs w:val="24"/>
              </w:rPr>
              <w:t>Tangerang</w:t>
            </w:r>
          </w:p>
        </w:tc>
        <w:tc>
          <w:tcPr>
            <w:tcW w:w="3539" w:type="dxa"/>
            <w:tcBorders>
              <w:top w:val="nil"/>
              <w:left w:val="nil"/>
              <w:bottom w:val="single" w:sz="4" w:space="0" w:color="auto"/>
              <w:right w:val="single" w:sz="4" w:space="0" w:color="auto"/>
            </w:tcBorders>
            <w:shd w:val="clear" w:color="auto" w:fill="auto"/>
            <w:noWrap/>
            <w:vAlign w:val="center"/>
            <w:hideMark/>
          </w:tcPr>
          <w:p w14:paraId="543111EC" w14:textId="77777777" w:rsidR="00D36D50" w:rsidRPr="005E4D51" w:rsidRDefault="00D36D50" w:rsidP="00D36D50">
            <w:pPr>
              <w:spacing w:after="0"/>
              <w:contextualSpacing w:val="0"/>
              <w:jc w:val="right"/>
              <w:rPr>
                <w:rFonts w:eastAsia="Times New Roman" w:cs="Times New Roman"/>
                <w:color w:val="000000"/>
                <w:szCs w:val="24"/>
              </w:rPr>
            </w:pPr>
            <w:r w:rsidRPr="005E4D51">
              <w:rPr>
                <w:rFonts w:eastAsia="Times New Roman" w:cs="Times New Roman"/>
                <w:color w:val="000000"/>
                <w:szCs w:val="24"/>
              </w:rPr>
              <w:t>7</w:t>
            </w:r>
            <w:r>
              <w:rPr>
                <w:rFonts w:eastAsia="Times New Roman" w:cs="Times New Roman"/>
                <w:color w:val="000000"/>
                <w:szCs w:val="24"/>
              </w:rPr>
              <w:t>.</w:t>
            </w:r>
            <w:r w:rsidRPr="005E4D51">
              <w:rPr>
                <w:rFonts w:eastAsia="Times New Roman" w:cs="Times New Roman"/>
                <w:color w:val="000000"/>
                <w:szCs w:val="24"/>
              </w:rPr>
              <w:t>778</w:t>
            </w:r>
            <w:r>
              <w:rPr>
                <w:rFonts w:eastAsia="Times New Roman" w:cs="Times New Roman"/>
                <w:color w:val="000000"/>
                <w:szCs w:val="24"/>
              </w:rPr>
              <w:t>.</w:t>
            </w:r>
            <w:r w:rsidRPr="005E4D51">
              <w:rPr>
                <w:rFonts w:eastAsia="Times New Roman" w:cs="Times New Roman"/>
                <w:color w:val="000000"/>
                <w:szCs w:val="24"/>
              </w:rPr>
              <w:t>594</w:t>
            </w:r>
          </w:p>
        </w:tc>
      </w:tr>
      <w:tr w:rsidR="00D36D50" w:rsidRPr="005E4D51" w14:paraId="770B0B9C" w14:textId="77777777" w:rsidTr="00D36D50">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299EADA6" w14:textId="77777777" w:rsidR="00D36D50" w:rsidRPr="005E4D51" w:rsidRDefault="00D36D50" w:rsidP="00D36D50">
            <w:pPr>
              <w:spacing w:after="0"/>
              <w:contextualSpacing w:val="0"/>
              <w:jc w:val="left"/>
              <w:rPr>
                <w:rFonts w:eastAsia="Times New Roman" w:cs="Times New Roman"/>
                <w:color w:val="000000"/>
                <w:szCs w:val="24"/>
              </w:rPr>
            </w:pPr>
            <w:r w:rsidRPr="005E4D51">
              <w:rPr>
                <w:rFonts w:eastAsia="Times New Roman" w:cs="Times New Roman"/>
                <w:color w:val="000000"/>
                <w:szCs w:val="24"/>
              </w:rPr>
              <w:t>Bekasi</w:t>
            </w:r>
          </w:p>
        </w:tc>
        <w:tc>
          <w:tcPr>
            <w:tcW w:w="3539" w:type="dxa"/>
            <w:tcBorders>
              <w:top w:val="nil"/>
              <w:left w:val="nil"/>
              <w:bottom w:val="single" w:sz="4" w:space="0" w:color="auto"/>
              <w:right w:val="single" w:sz="4" w:space="0" w:color="auto"/>
            </w:tcBorders>
            <w:shd w:val="clear" w:color="auto" w:fill="auto"/>
            <w:noWrap/>
            <w:vAlign w:val="center"/>
            <w:hideMark/>
          </w:tcPr>
          <w:p w14:paraId="47788ECC" w14:textId="77777777" w:rsidR="00D36D50" w:rsidRPr="005E4D51" w:rsidRDefault="00D36D50" w:rsidP="00D36D50">
            <w:pPr>
              <w:spacing w:after="0"/>
              <w:contextualSpacing w:val="0"/>
              <w:jc w:val="right"/>
              <w:rPr>
                <w:rFonts w:eastAsia="Times New Roman" w:cs="Times New Roman"/>
                <w:color w:val="000000"/>
                <w:szCs w:val="24"/>
              </w:rPr>
            </w:pPr>
            <w:r w:rsidRPr="005E4D51">
              <w:rPr>
                <w:rFonts w:eastAsia="Times New Roman" w:cs="Times New Roman"/>
                <w:color w:val="000000"/>
                <w:szCs w:val="24"/>
              </w:rPr>
              <w:t>6</w:t>
            </w:r>
            <w:r>
              <w:rPr>
                <w:rFonts w:eastAsia="Times New Roman" w:cs="Times New Roman"/>
                <w:color w:val="000000"/>
                <w:szCs w:val="24"/>
              </w:rPr>
              <w:t>.</w:t>
            </w:r>
            <w:r w:rsidRPr="005E4D51">
              <w:rPr>
                <w:rFonts w:eastAsia="Times New Roman" w:cs="Times New Roman"/>
                <w:color w:val="000000"/>
                <w:szCs w:val="24"/>
              </w:rPr>
              <w:t>767</w:t>
            </w:r>
            <w:r>
              <w:rPr>
                <w:rFonts w:eastAsia="Times New Roman" w:cs="Times New Roman"/>
                <w:color w:val="000000"/>
                <w:szCs w:val="24"/>
              </w:rPr>
              <w:t>.</w:t>
            </w:r>
            <w:r w:rsidRPr="005E4D51">
              <w:rPr>
                <w:rFonts w:eastAsia="Times New Roman" w:cs="Times New Roman"/>
                <w:color w:val="000000"/>
                <w:szCs w:val="24"/>
              </w:rPr>
              <w:t>810</w:t>
            </w:r>
          </w:p>
        </w:tc>
      </w:tr>
      <w:tr w:rsidR="00D36D50" w:rsidRPr="005E4D51" w14:paraId="6BAA6772" w14:textId="77777777" w:rsidTr="00D36D50">
        <w:trPr>
          <w:trHeight w:val="300"/>
          <w:jc w:val="center"/>
        </w:trPr>
        <w:tc>
          <w:tcPr>
            <w:tcW w:w="2126" w:type="dxa"/>
            <w:tcBorders>
              <w:top w:val="nil"/>
              <w:left w:val="single" w:sz="4" w:space="0" w:color="auto"/>
              <w:bottom w:val="single" w:sz="4" w:space="0" w:color="auto"/>
              <w:right w:val="single" w:sz="4" w:space="0" w:color="auto"/>
            </w:tcBorders>
            <w:shd w:val="clear" w:color="auto" w:fill="auto"/>
            <w:noWrap/>
            <w:vAlign w:val="center"/>
            <w:hideMark/>
          </w:tcPr>
          <w:p w14:paraId="7DC96843" w14:textId="77777777" w:rsidR="00D36D50" w:rsidRPr="001365C7" w:rsidRDefault="00D36D50" w:rsidP="00D36D50">
            <w:pPr>
              <w:spacing w:after="0"/>
              <w:contextualSpacing w:val="0"/>
              <w:jc w:val="left"/>
              <w:rPr>
                <w:rFonts w:eastAsia="Times New Roman" w:cs="Times New Roman"/>
                <w:color w:val="000000"/>
                <w:szCs w:val="24"/>
              </w:rPr>
            </w:pPr>
            <w:r w:rsidRPr="001365C7">
              <w:rPr>
                <w:rFonts w:eastAsia="Times New Roman" w:cs="Times New Roman"/>
                <w:color w:val="000000"/>
                <w:szCs w:val="24"/>
              </w:rPr>
              <w:t>Total</w:t>
            </w:r>
          </w:p>
        </w:tc>
        <w:tc>
          <w:tcPr>
            <w:tcW w:w="3539" w:type="dxa"/>
            <w:tcBorders>
              <w:top w:val="nil"/>
              <w:left w:val="nil"/>
              <w:bottom w:val="single" w:sz="4" w:space="0" w:color="auto"/>
              <w:right w:val="single" w:sz="4" w:space="0" w:color="auto"/>
            </w:tcBorders>
            <w:shd w:val="clear" w:color="auto" w:fill="auto"/>
            <w:noWrap/>
            <w:vAlign w:val="center"/>
            <w:hideMark/>
          </w:tcPr>
          <w:p w14:paraId="32B1D7A3" w14:textId="77777777" w:rsidR="00D36D50" w:rsidRPr="001365C7" w:rsidRDefault="00D36D50" w:rsidP="00D36D50">
            <w:pPr>
              <w:spacing w:after="0"/>
              <w:contextualSpacing w:val="0"/>
              <w:jc w:val="right"/>
              <w:rPr>
                <w:rFonts w:eastAsia="Times New Roman" w:cs="Times New Roman"/>
                <w:color w:val="000000"/>
                <w:szCs w:val="24"/>
              </w:rPr>
            </w:pPr>
            <w:r w:rsidRPr="001365C7">
              <w:rPr>
                <w:rFonts w:eastAsia="Times New Roman" w:cs="Times New Roman"/>
                <w:color w:val="000000"/>
                <w:szCs w:val="24"/>
              </w:rPr>
              <w:t>34.588.534</w:t>
            </w:r>
          </w:p>
        </w:tc>
      </w:tr>
    </w:tbl>
    <w:p w14:paraId="034F7B73" w14:textId="77777777" w:rsidR="00D36D50" w:rsidRPr="005E4D51" w:rsidRDefault="00D36D50" w:rsidP="00D36D50">
      <w:pPr>
        <w:spacing w:after="0"/>
        <w:jc w:val="center"/>
      </w:pPr>
      <w:proofErr w:type="spellStart"/>
      <w:r>
        <w:t>Sumber</w:t>
      </w:r>
      <w:proofErr w:type="spellEnd"/>
      <w:r>
        <w:t xml:space="preserve">: </w:t>
      </w:r>
      <w:r>
        <w:fldChar w:fldCharType="begin" w:fldLock="1"/>
      </w:r>
      <w:r>
        <w:instrText>ADDIN CSL_CITATION {"citationItems":[{"id":"ITEM-1","itemData":{"ISBN":"9786020922386","author":[{"dropping-particle":"","family":"Badan Pusat Statistik","given":"","non-dropping-particle":"","parse-names":false,"suffix":""}],"id":"ITEM-1","issued":{"date-parts":[["2020"]]},"title":"Provinsi DKI Jakarta Dalam Angka 2020","type":"book"},"uris":["http://www.mendeley.com/documents/?uuid=9e7f31ad-c957-430c-b7ef-827e3d089b33"]}],"mendeley":{"formattedCitation":"(Badan Pusat Statistik, 2020)","manualFormatting":"Badan Pusat Statistik (2020)","plainTextFormattedCitation":"(Badan Pusat Statistik, 2020)","previouslyFormattedCitation":"(Badan Pusat Statistik, 2020)"},"properties":{"noteIndex":0},"schema":"https://github.com/citation-style-language/schema/raw/master/csl-citation.json"}</w:instrText>
      </w:r>
      <w:r>
        <w:fldChar w:fldCharType="separate"/>
      </w:r>
      <w:r w:rsidRPr="00F54B74">
        <w:rPr>
          <w:noProof/>
        </w:rPr>
        <w:t xml:space="preserve">Badan Pusat Statistik </w:t>
      </w:r>
      <w:r>
        <w:rPr>
          <w:noProof/>
        </w:rPr>
        <w:t>(</w:t>
      </w:r>
      <w:r w:rsidRPr="00F54B74">
        <w:rPr>
          <w:noProof/>
        </w:rPr>
        <w:t>2020)</w:t>
      </w:r>
      <w:r>
        <w:fldChar w:fldCharType="end"/>
      </w:r>
      <w:r>
        <w:t xml:space="preserve"> </w:t>
      </w:r>
      <w:proofErr w:type="spellStart"/>
      <w:r>
        <w:t>diolah</w:t>
      </w:r>
      <w:proofErr w:type="spellEnd"/>
      <w:r>
        <w:t xml:space="preserve"> oleh </w:t>
      </w:r>
      <w:proofErr w:type="spellStart"/>
      <w:r>
        <w:t>penulis</w:t>
      </w:r>
      <w:proofErr w:type="spellEnd"/>
    </w:p>
    <w:p w14:paraId="1B3FA825" w14:textId="77777777" w:rsidR="00D36D50" w:rsidRDefault="00D36D50" w:rsidP="00D36D50">
      <w:pPr>
        <w:pStyle w:val="Heading3"/>
        <w:numPr>
          <w:ilvl w:val="2"/>
          <w:numId w:val="31"/>
        </w:numPr>
        <w:spacing w:before="0" w:line="360" w:lineRule="auto"/>
        <w:ind w:left="1134" w:hanging="567"/>
        <w:contextualSpacing/>
        <w:jc w:val="both"/>
        <w:rPr>
          <w:b/>
          <w:bCs/>
        </w:rPr>
      </w:pPr>
      <w:proofErr w:type="spellStart"/>
      <w:r w:rsidRPr="0039050F">
        <w:rPr>
          <w:b/>
          <w:bCs/>
        </w:rPr>
        <w:t>Sampel</w:t>
      </w:r>
      <w:proofErr w:type="spellEnd"/>
    </w:p>
    <w:p w14:paraId="74226437" w14:textId="77777777" w:rsidR="00D36D50" w:rsidRDefault="00D36D50" w:rsidP="00D36D50">
      <w:pPr>
        <w:spacing w:after="0"/>
        <w:ind w:left="567" w:firstLine="567"/>
      </w:pPr>
      <w:proofErr w:type="spellStart"/>
      <w:r>
        <w:t>Sampel</w:t>
      </w:r>
      <w:proofErr w:type="spellEnd"/>
      <w:r>
        <w:t xml:space="preserve"> </w:t>
      </w:r>
      <w:proofErr w:type="spellStart"/>
      <w:r>
        <w:t>adalah</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jumlah</w:t>
      </w:r>
      <w:proofErr w:type="spellEnd"/>
      <w:r>
        <w:t xml:space="preserve"> dan </w:t>
      </w:r>
      <w:proofErr w:type="spellStart"/>
      <w:r>
        <w:t>karakteristik</w:t>
      </w:r>
      <w:proofErr w:type="spellEnd"/>
      <w:r>
        <w:t xml:space="preserve"> yang </w:t>
      </w:r>
      <w:proofErr w:type="spellStart"/>
      <w:r>
        <w:t>dimiliki</w:t>
      </w:r>
      <w:proofErr w:type="spellEnd"/>
      <w:r>
        <w:t xml:space="preserve"> oleh </w:t>
      </w:r>
      <w:proofErr w:type="spellStart"/>
      <w:r>
        <w:t>populasi</w:t>
      </w:r>
      <w:proofErr w:type="spellEnd"/>
      <w:r>
        <w:t xml:space="preserve"> </w:t>
      </w:r>
      <w:proofErr w:type="spellStart"/>
      <w:r>
        <w:t>tersebut</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cara</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sampel</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acak</w:t>
      </w:r>
      <w:proofErr w:type="spellEnd"/>
      <w:r>
        <w:t xml:space="preserve"> (</w:t>
      </w:r>
      <w:r>
        <w:rPr>
          <w:i/>
          <w:iCs/>
        </w:rPr>
        <w:t>probability sampling)</w:t>
      </w:r>
      <w:r>
        <w:t xml:space="preserve"> </w:t>
      </w:r>
      <w:proofErr w:type="spellStart"/>
      <w:r>
        <w:t>atau</w:t>
      </w:r>
      <w:proofErr w:type="spellEnd"/>
      <w:r>
        <w:t xml:space="preserve"> </w:t>
      </w:r>
      <w:proofErr w:type="spellStart"/>
      <w:r>
        <w:t>tidak</w:t>
      </w:r>
      <w:proofErr w:type="spellEnd"/>
      <w:r>
        <w:t xml:space="preserve"> </w:t>
      </w:r>
      <w:proofErr w:type="spellStart"/>
      <w:r>
        <w:t>acak</w:t>
      </w:r>
      <w:proofErr w:type="spellEnd"/>
      <w:r>
        <w:t xml:space="preserve"> (</w:t>
      </w:r>
      <w:r w:rsidRPr="00F72D2A">
        <w:rPr>
          <w:i/>
          <w:iCs/>
        </w:rPr>
        <w:t>non-probability sampling</w:t>
      </w:r>
      <w:r>
        <w:t xml:space="preserve">) </w:t>
      </w:r>
      <w:r>
        <w:fldChar w:fldCharType="begin" w:fldLock="1"/>
      </w:r>
      <w: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fldChar w:fldCharType="separate"/>
      </w:r>
      <w:r w:rsidRPr="00DC7C26">
        <w:rPr>
          <w:noProof/>
        </w:rPr>
        <w:t>(Sugiyono, 2017)</w:t>
      </w:r>
      <w:r>
        <w:fldChar w:fldCharType="end"/>
      </w:r>
      <w:r>
        <w:t>.</w:t>
      </w:r>
      <w:r w:rsidRPr="00080C32">
        <w:t xml:space="preserve"> </w:t>
      </w:r>
      <w:proofErr w:type="spellStart"/>
      <w:r w:rsidRPr="00080C32">
        <w:t>Da</w:t>
      </w:r>
      <w:r>
        <w:t>lam</w:t>
      </w:r>
      <w:proofErr w:type="spellEnd"/>
      <w:r>
        <w:t xml:space="preserve"> </w:t>
      </w:r>
      <w:proofErr w:type="spellStart"/>
      <w:r>
        <w:t>penelitian</w:t>
      </w:r>
      <w:proofErr w:type="spellEnd"/>
      <w:r>
        <w:t xml:space="preserve"> ini </w:t>
      </w:r>
      <w:proofErr w:type="spellStart"/>
      <w:r>
        <w:t>penulis</w:t>
      </w:r>
      <w:proofErr w:type="spellEnd"/>
      <w:r>
        <w:t xml:space="preserve"> </w:t>
      </w:r>
      <w:proofErr w:type="spellStart"/>
      <w:r>
        <w:t>menggunakan</w:t>
      </w:r>
      <w:proofErr w:type="spellEnd"/>
      <w:r>
        <w:t xml:space="preserve"> </w:t>
      </w:r>
      <w:proofErr w:type="spellStart"/>
      <w:r>
        <w:t>teknik</w:t>
      </w:r>
      <w:proofErr w:type="spellEnd"/>
      <w:r>
        <w:t xml:space="preserve"> </w:t>
      </w:r>
      <w:r>
        <w:rPr>
          <w:i/>
          <w:iCs/>
        </w:rPr>
        <w:t>probability sampling.</w:t>
      </w:r>
      <w:r>
        <w:t xml:space="preserve"> </w:t>
      </w:r>
      <w:r w:rsidRPr="00080C32">
        <w:rPr>
          <w:i/>
          <w:iCs/>
        </w:rPr>
        <w:t>Probability sampling</w:t>
      </w:r>
      <w:r>
        <w:rPr>
          <w:i/>
          <w:iCs/>
        </w:rPr>
        <w:t xml:space="preserve"> </w:t>
      </w:r>
      <w:proofErr w:type="spellStart"/>
      <w:r>
        <w:t>merupakan</w:t>
      </w:r>
      <w:proofErr w:type="spellEnd"/>
      <w:r>
        <w:t xml:space="preserve"> </w:t>
      </w:r>
      <w:proofErr w:type="spellStart"/>
      <w:r>
        <w:t>teknik</w:t>
      </w:r>
      <w:proofErr w:type="spellEnd"/>
      <w:r>
        <w:t xml:space="preserve"> </w:t>
      </w:r>
      <w:proofErr w:type="spellStart"/>
      <w:r>
        <w:t>pengambilan</w:t>
      </w:r>
      <w:proofErr w:type="spellEnd"/>
      <w:r>
        <w:t xml:space="preserve"> </w:t>
      </w:r>
      <w:proofErr w:type="spellStart"/>
      <w:r>
        <w:t>sampel</w:t>
      </w:r>
      <w:proofErr w:type="spellEnd"/>
      <w:r>
        <w:t xml:space="preserve"> yang </w:t>
      </w:r>
      <w:proofErr w:type="spellStart"/>
      <w:r>
        <w:lastRenderedPageBreak/>
        <w:t>memberikan</w:t>
      </w:r>
      <w:proofErr w:type="spellEnd"/>
      <w:r>
        <w:t xml:space="preserve"> </w:t>
      </w:r>
      <w:proofErr w:type="spellStart"/>
      <w:r>
        <w:t>peluang</w:t>
      </w:r>
      <w:proofErr w:type="spellEnd"/>
      <w:r>
        <w:t xml:space="preserve"> yang </w:t>
      </w:r>
      <w:proofErr w:type="spellStart"/>
      <w:r>
        <w:t>sama</w:t>
      </w:r>
      <w:proofErr w:type="spellEnd"/>
      <w:r>
        <w:t xml:space="preserve"> </w:t>
      </w:r>
      <w:proofErr w:type="spellStart"/>
      <w:r>
        <w:t>bagi</w:t>
      </w:r>
      <w:proofErr w:type="spellEnd"/>
      <w:r>
        <w:t xml:space="preserve"> </w:t>
      </w:r>
      <w:proofErr w:type="spellStart"/>
      <w:r>
        <w:t>setiap</w:t>
      </w:r>
      <w:proofErr w:type="spellEnd"/>
      <w:r>
        <w:t xml:space="preserve"> </w:t>
      </w:r>
      <w:proofErr w:type="spellStart"/>
      <w:r>
        <w:t>unsur</w:t>
      </w:r>
      <w:proofErr w:type="spellEnd"/>
      <w:r>
        <w:t xml:space="preserve"> </w:t>
      </w:r>
      <w:proofErr w:type="spellStart"/>
      <w:r>
        <w:t>atau</w:t>
      </w:r>
      <w:proofErr w:type="spellEnd"/>
      <w:r>
        <w:t xml:space="preserve"> </w:t>
      </w:r>
      <w:proofErr w:type="spellStart"/>
      <w:r>
        <w:t>anggota</w:t>
      </w:r>
      <w:proofErr w:type="spellEnd"/>
      <w:r>
        <w:t xml:space="preserve"> </w:t>
      </w:r>
      <w:proofErr w:type="spellStart"/>
      <w:r>
        <w:t>populasi</w:t>
      </w:r>
      <w:proofErr w:type="spellEnd"/>
      <w:r>
        <w:t xml:space="preserve"> </w:t>
      </w:r>
      <w:proofErr w:type="spellStart"/>
      <w:r>
        <w:t>untuk</w:t>
      </w:r>
      <w:proofErr w:type="spellEnd"/>
      <w:r>
        <w:t xml:space="preserve"> </w:t>
      </w:r>
      <w:proofErr w:type="spellStart"/>
      <w:r>
        <w:t>dipilih</w:t>
      </w:r>
      <w:proofErr w:type="spellEnd"/>
      <w:r>
        <w:t xml:space="preserve"> </w:t>
      </w:r>
      <w:proofErr w:type="spellStart"/>
      <w:r>
        <w:t>menjadi</w:t>
      </w:r>
      <w:proofErr w:type="spellEnd"/>
      <w:r>
        <w:t xml:space="preserve"> </w:t>
      </w:r>
      <w:proofErr w:type="spellStart"/>
      <w:r>
        <w:t>anggota</w:t>
      </w:r>
      <w:proofErr w:type="spellEnd"/>
      <w:r>
        <w:t xml:space="preserve"> </w:t>
      </w:r>
      <w:proofErr w:type="spellStart"/>
      <w:r>
        <w:t>sampel</w:t>
      </w:r>
      <w:proofErr w:type="spellEnd"/>
      <w:r>
        <w:t xml:space="preserve"> </w:t>
      </w:r>
      <w:r>
        <w:fldChar w:fldCharType="begin" w:fldLock="1"/>
      </w:r>
      <w:r>
        <w:instrText>ADDIN CSL_CITATION {"citationItems":[{"id":"ITEM-1","itemData":{"author":[{"dropping-particle":"","family":"Sugiyono","given":"","non-dropping-particle":"","parse-names":false,"suffix":""}],"id":"ITEM-1","issued":{"date-parts":[["2016"]]},"publisher":"Bandung: PT Alfabet","title":"Metode Penelitian Kuantitatif, Kualitatif dan R&amp;D","type":"book"},"uris":["http://www.mendeley.com/documents/?uuid=ceb78200-4a54-44b4-9918-6b6dda317285"]}],"mendeley":{"formattedCitation":"(Sugiyono, 2016)","plainTextFormattedCitation":"(Sugiyono, 2016)","previouslyFormattedCitation":"(Sugiyono, 2016)"},"properties":{"noteIndex":0},"schema":"https://github.com/citation-style-language/schema/raw/master/csl-citation.json"}</w:instrText>
      </w:r>
      <w:r>
        <w:fldChar w:fldCharType="separate"/>
      </w:r>
      <w:r w:rsidRPr="00080C32">
        <w:rPr>
          <w:noProof/>
        </w:rPr>
        <w:t>(Sugiyono, 2016)</w:t>
      </w:r>
      <w:r>
        <w:fldChar w:fldCharType="end"/>
      </w:r>
      <w:r>
        <w:t>.</w:t>
      </w:r>
    </w:p>
    <w:p w14:paraId="666B7B7A" w14:textId="77777777" w:rsidR="00D36D50" w:rsidRDefault="00D36D50" w:rsidP="00D36D50">
      <w:pPr>
        <w:spacing w:after="0"/>
        <w:ind w:left="567" w:firstLine="567"/>
      </w:pPr>
      <w:proofErr w:type="spellStart"/>
      <w:r>
        <w:t>Untuk</w:t>
      </w:r>
      <w:proofErr w:type="spellEnd"/>
      <w:r>
        <w:t xml:space="preserve"> </w:t>
      </w:r>
      <w:proofErr w:type="spellStart"/>
      <w:r>
        <w:t>menghitung</w:t>
      </w:r>
      <w:proofErr w:type="spellEnd"/>
      <w:r>
        <w:t xml:space="preserve"> </w:t>
      </w:r>
      <w:proofErr w:type="spellStart"/>
      <w:r>
        <w:t>penentuan</w:t>
      </w:r>
      <w:proofErr w:type="spellEnd"/>
      <w:r>
        <w:t xml:space="preserve"> </w:t>
      </w:r>
      <w:proofErr w:type="spellStart"/>
      <w:r>
        <w:t>jumlah</w:t>
      </w:r>
      <w:proofErr w:type="spellEnd"/>
      <w:r>
        <w:t xml:space="preserve"> </w:t>
      </w:r>
      <w:proofErr w:type="spellStart"/>
      <w:r>
        <w:t>sampel</w:t>
      </w:r>
      <w:proofErr w:type="spellEnd"/>
      <w:r>
        <w:t xml:space="preserve"> </w:t>
      </w:r>
      <w:proofErr w:type="spellStart"/>
      <w:r>
        <w:t>dari</w:t>
      </w:r>
      <w:proofErr w:type="spellEnd"/>
      <w:r>
        <w:t xml:space="preserve"> </w:t>
      </w:r>
      <w:proofErr w:type="spellStart"/>
      <w:r>
        <w:t>populasi</w:t>
      </w:r>
      <w:proofErr w:type="spellEnd"/>
      <w:r>
        <w:t xml:space="preserve"> </w:t>
      </w:r>
      <w:proofErr w:type="spellStart"/>
      <w:r>
        <w:t>tertentu</w:t>
      </w:r>
      <w:proofErr w:type="spellEnd"/>
      <w:r>
        <w:t xml:space="preserve"> yang </w:t>
      </w:r>
      <w:proofErr w:type="spellStart"/>
      <w:r>
        <w:t>dikembangkan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rumus</w:t>
      </w:r>
      <w:proofErr w:type="spellEnd"/>
      <w:r>
        <w:t xml:space="preserve"> </w:t>
      </w:r>
      <w:proofErr w:type="spellStart"/>
      <w:r>
        <w:t>Slovin</w:t>
      </w:r>
      <w:proofErr w:type="spellEnd"/>
      <w:r>
        <w:t xml:space="preserve"> </w:t>
      </w:r>
      <w:proofErr w:type="spellStart"/>
      <w:r>
        <w:t>dengan</w:t>
      </w:r>
      <w:proofErr w:type="spellEnd"/>
      <w:r>
        <w:t xml:space="preserve"> </w:t>
      </w:r>
      <w:proofErr w:type="spellStart"/>
      <w:r>
        <w:t>rumus</w:t>
      </w:r>
      <w:proofErr w:type="spellEnd"/>
      <w:r>
        <w:t xml:space="preserve"> </w:t>
      </w:r>
      <w:proofErr w:type="spellStart"/>
      <w:r>
        <w:t>sebagai</w:t>
      </w:r>
      <w:proofErr w:type="spellEnd"/>
      <w:r>
        <w:t xml:space="preserve"> </w:t>
      </w:r>
      <w:proofErr w:type="spellStart"/>
      <w:r>
        <w:t>berikut</w:t>
      </w:r>
      <w:proofErr w:type="spellEnd"/>
      <w:r>
        <w:t>:</w:t>
      </w:r>
    </w:p>
    <w:p w14:paraId="446CEDEF" w14:textId="77777777" w:rsidR="00D36D50" w:rsidRPr="00A12965" w:rsidRDefault="00D36D50" w:rsidP="00D36D50">
      <w:pPr>
        <w:spacing w:after="0"/>
        <w:ind w:left="567" w:firstLine="567"/>
        <w:rPr>
          <w:rFonts w:eastAsiaTheme="minorEastAsia"/>
        </w:rPr>
      </w:pPr>
      <m:oMathPara>
        <m:oMath>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1+</m:t>
              </m:r>
              <m:sSup>
                <m:sSupPr>
                  <m:ctrlPr>
                    <w:rPr>
                      <w:rFonts w:ascii="Cambria Math" w:hAnsi="Cambria Math"/>
                      <w:i/>
                    </w:rPr>
                  </m:ctrlPr>
                </m:sSupPr>
                <m:e>
                  <m:r>
                    <w:rPr>
                      <w:rFonts w:ascii="Cambria Math" w:hAnsi="Cambria Math"/>
                    </w:rPr>
                    <m:t>Ne</m:t>
                  </m:r>
                </m:e>
                <m:sup>
                  <m:r>
                    <w:rPr>
                      <w:rFonts w:ascii="Cambria Math" w:hAnsi="Cambria Math"/>
                    </w:rPr>
                    <m:t>2</m:t>
                  </m:r>
                </m:sup>
              </m:sSup>
            </m:den>
          </m:f>
        </m:oMath>
      </m:oMathPara>
    </w:p>
    <w:p w14:paraId="21F0B1E8" w14:textId="77777777" w:rsidR="00D36D50" w:rsidRDefault="00D36D50" w:rsidP="00D36D50">
      <w:pPr>
        <w:spacing w:after="0"/>
        <w:ind w:left="567"/>
      </w:pPr>
      <w:r>
        <w:t>Dimana:</w:t>
      </w:r>
    </w:p>
    <w:p w14:paraId="29E5E115" w14:textId="77777777" w:rsidR="00D36D50" w:rsidRDefault="00D36D50" w:rsidP="00D36D50">
      <w:pPr>
        <w:spacing w:after="0"/>
        <w:ind w:left="567"/>
      </w:pPr>
      <w:r>
        <w:t>n</w:t>
      </w:r>
      <w:r>
        <w:tab/>
      </w:r>
      <w:r>
        <w:tab/>
        <w:t xml:space="preserve">= </w:t>
      </w:r>
      <w:proofErr w:type="spellStart"/>
      <w:r>
        <w:t>Ukuran</w:t>
      </w:r>
      <w:proofErr w:type="spellEnd"/>
      <w:r>
        <w:t xml:space="preserve"> </w:t>
      </w:r>
      <w:proofErr w:type="spellStart"/>
      <w:r>
        <w:t>sampel</w:t>
      </w:r>
      <w:proofErr w:type="spellEnd"/>
    </w:p>
    <w:p w14:paraId="72F8A743" w14:textId="77777777" w:rsidR="00D36D50" w:rsidRDefault="00D36D50" w:rsidP="00D36D50">
      <w:pPr>
        <w:spacing w:after="0"/>
        <w:ind w:left="567"/>
      </w:pPr>
      <w:r>
        <w:t>N</w:t>
      </w:r>
      <w:r>
        <w:tab/>
        <w:t xml:space="preserve">= </w:t>
      </w:r>
      <w:proofErr w:type="spellStart"/>
      <w:r>
        <w:t>Ukuran</w:t>
      </w:r>
      <w:proofErr w:type="spellEnd"/>
      <w:r>
        <w:t xml:space="preserve"> </w:t>
      </w:r>
      <w:proofErr w:type="spellStart"/>
      <w:r>
        <w:t>populasi</w:t>
      </w:r>
      <w:proofErr w:type="spellEnd"/>
    </w:p>
    <w:p w14:paraId="48359DDD" w14:textId="77777777" w:rsidR="00D36D50" w:rsidRDefault="00D36D50" w:rsidP="00D36D50">
      <w:pPr>
        <w:spacing w:after="0"/>
        <w:ind w:left="567"/>
      </w:pPr>
      <w:r>
        <w:t>e</w:t>
      </w:r>
      <w:r>
        <w:tab/>
      </w:r>
      <w:r>
        <w:tab/>
        <w:t xml:space="preserve">= Tingkat </w:t>
      </w:r>
      <w:proofErr w:type="spellStart"/>
      <w:r>
        <w:t>toleransi</w:t>
      </w:r>
      <w:proofErr w:type="spellEnd"/>
      <w:r>
        <w:t xml:space="preserve">, </w:t>
      </w:r>
      <w:proofErr w:type="spellStart"/>
      <w:r>
        <w:t>misalnya</w:t>
      </w:r>
      <w:proofErr w:type="spellEnd"/>
      <w:r>
        <w:t xml:space="preserve"> 10%</w:t>
      </w:r>
    </w:p>
    <w:p w14:paraId="4BF6101C" w14:textId="77777777" w:rsidR="00D36D50" w:rsidRDefault="00D36D50" w:rsidP="00D36D50">
      <w:pPr>
        <w:spacing w:after="0"/>
        <w:ind w:left="567" w:firstLine="567"/>
      </w:pPr>
      <w:proofErr w:type="spellStart"/>
      <w:r>
        <w:t>Berdasarkan</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populasi</w:t>
      </w:r>
      <w:proofErr w:type="spellEnd"/>
      <w:r>
        <w:t xml:space="preserve"> di </w:t>
      </w:r>
      <w:proofErr w:type="spellStart"/>
      <w:r>
        <w:t>daerah</w:t>
      </w:r>
      <w:proofErr w:type="spellEnd"/>
      <w:r>
        <w:t xml:space="preserve"> </w:t>
      </w:r>
      <w:proofErr w:type="spellStart"/>
      <w:r>
        <w:t>Jabodetabek</w:t>
      </w:r>
      <w:proofErr w:type="spellEnd"/>
      <w:r>
        <w:t xml:space="preserve"> </w:t>
      </w:r>
      <w:proofErr w:type="spellStart"/>
      <w:r>
        <w:t>sebanyak</w:t>
      </w:r>
      <w:proofErr w:type="spellEnd"/>
      <w:r>
        <w:t xml:space="preserve"> 34.588.534 orang, </w:t>
      </w:r>
      <w:proofErr w:type="spellStart"/>
      <w:r>
        <w:t>berikut</w:t>
      </w:r>
      <w:proofErr w:type="spellEnd"/>
      <w:r>
        <w:t xml:space="preserve"> </w:t>
      </w:r>
      <w:proofErr w:type="spellStart"/>
      <w:r>
        <w:t>adalah</w:t>
      </w:r>
      <w:proofErr w:type="spellEnd"/>
      <w:r>
        <w:t xml:space="preserve"> </w:t>
      </w:r>
      <w:proofErr w:type="spellStart"/>
      <w:r>
        <w:t>besarnya</w:t>
      </w:r>
      <w:proofErr w:type="spellEnd"/>
      <w:r>
        <w:t xml:space="preserve"> </w:t>
      </w:r>
      <w:proofErr w:type="spellStart"/>
      <w:r>
        <w:t>sampel</w:t>
      </w:r>
      <w:proofErr w:type="spellEnd"/>
      <w:r>
        <w:t xml:space="preserve"> yang </w:t>
      </w:r>
      <w:proofErr w:type="spellStart"/>
      <w:r>
        <w:t>digunakan</w:t>
      </w:r>
      <w:proofErr w:type="spellEnd"/>
      <w:r>
        <w:t>:</w:t>
      </w:r>
    </w:p>
    <w:p w14:paraId="39D4E06F" w14:textId="77777777" w:rsidR="00D36D50" w:rsidRPr="00DC5698" w:rsidRDefault="00D36D50" w:rsidP="00D36D50">
      <w:pPr>
        <w:spacing w:after="0"/>
        <w:ind w:left="567" w:firstLine="567"/>
        <w:rPr>
          <w:rFonts w:eastAsiaTheme="minorEastAsia"/>
        </w:rPr>
      </w:pPr>
      <m:oMathPara>
        <m:oMath>
          <m:r>
            <w:rPr>
              <w:rFonts w:ascii="Cambria Math" w:hAnsi="Cambria Math"/>
            </w:rPr>
            <m:t>n=</m:t>
          </m:r>
          <m:f>
            <m:fPr>
              <m:ctrlPr>
                <w:rPr>
                  <w:rFonts w:ascii="Cambria Math" w:hAnsi="Cambria Math"/>
                  <w:i/>
                </w:rPr>
              </m:ctrlPr>
            </m:fPr>
            <m:num>
              <m:r>
                <m:rPr>
                  <m:sty m:val="p"/>
                </m:rPr>
                <w:rPr>
                  <w:rFonts w:ascii="Cambria Math" w:hAnsi="Cambria Math"/>
                </w:rPr>
                <m:t>34.588.534</m:t>
              </m:r>
            </m:num>
            <m:den>
              <m:r>
                <w:rPr>
                  <w:rFonts w:ascii="Cambria Math" w:hAnsi="Cambria Math"/>
                </w:rPr>
                <m:t>1+</m:t>
              </m:r>
              <m:r>
                <m:rPr>
                  <m:sty m:val="p"/>
                </m:rPr>
                <w:rPr>
                  <w:rFonts w:ascii="Cambria Math" w:hAnsi="Cambria Math"/>
                </w:rPr>
                <m:t>34.588.534</m:t>
              </m:r>
              <m:r>
                <m:rPr>
                  <m:sty m:val="p"/>
                </m:rPr>
                <w:rPr>
                  <w:rFonts w:ascii="Cambria Math"/>
                </w:rPr>
                <m:t xml:space="preserve"> X </m:t>
              </m:r>
              <m:sSup>
                <m:sSupPr>
                  <m:ctrlPr>
                    <w:rPr>
                      <w:rFonts w:ascii="Cambria Math" w:hAnsi="Cambria Math"/>
                      <w:i/>
                    </w:rPr>
                  </m:ctrlPr>
                </m:sSupPr>
                <m:e>
                  <m:r>
                    <w:rPr>
                      <w:rFonts w:ascii="Cambria Math" w:hAnsi="Cambria Math"/>
                    </w:rPr>
                    <m:t>(10%)</m:t>
                  </m:r>
                </m:e>
                <m:sup>
                  <m:r>
                    <w:rPr>
                      <w:rFonts w:ascii="Cambria Math" w:hAnsi="Cambria Math"/>
                    </w:rPr>
                    <m:t>2</m:t>
                  </m:r>
                </m:sup>
              </m:sSup>
            </m:den>
          </m:f>
          <m:r>
            <w:rPr>
              <w:rFonts w:ascii="Cambria Math" w:hAnsi="Cambria Math"/>
            </w:rPr>
            <m:t>=100</m:t>
          </m:r>
        </m:oMath>
      </m:oMathPara>
    </w:p>
    <w:p w14:paraId="36B2C922" w14:textId="77777777" w:rsidR="00D36D50" w:rsidRDefault="00D36D50" w:rsidP="00D36D50">
      <w:pPr>
        <w:spacing w:after="0"/>
        <w:ind w:left="567" w:firstLine="567"/>
      </w:pPr>
      <w:proofErr w:type="spellStart"/>
      <w:r>
        <w:t>Jumlah</w:t>
      </w:r>
      <w:proofErr w:type="spellEnd"/>
      <w:r>
        <w:t xml:space="preserve"> </w:t>
      </w:r>
      <w:proofErr w:type="spellStart"/>
      <w:r>
        <w:t>sampel</w:t>
      </w:r>
      <w:proofErr w:type="spellEnd"/>
      <w:r>
        <w:t xml:space="preserve"> </w:t>
      </w:r>
      <w:proofErr w:type="spellStart"/>
      <w:r>
        <w:t>dalam</w:t>
      </w:r>
      <w:proofErr w:type="spellEnd"/>
      <w:r>
        <w:t xml:space="preserve"> </w:t>
      </w:r>
      <w:proofErr w:type="spellStart"/>
      <w:r>
        <w:t>penelitian</w:t>
      </w:r>
      <w:proofErr w:type="spellEnd"/>
      <w:r>
        <w:t xml:space="preserve"> ini </w:t>
      </w:r>
      <w:proofErr w:type="spellStart"/>
      <w:r>
        <w:t>adalah</w:t>
      </w:r>
      <w:proofErr w:type="spellEnd"/>
      <w:r>
        <w:t xml:space="preserve"> 100 </w:t>
      </w:r>
      <w:proofErr w:type="spellStart"/>
      <w:r>
        <w:t>sampel</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sebaran</w:t>
      </w:r>
      <w:proofErr w:type="spellEnd"/>
      <w:r>
        <w:t xml:space="preserve"> </w:t>
      </w:r>
      <w:proofErr w:type="spellStart"/>
      <w:r>
        <w:t>responden</w:t>
      </w:r>
      <w:proofErr w:type="spellEnd"/>
      <w:r>
        <w:t xml:space="preserve"> pada </w:t>
      </w:r>
      <w:proofErr w:type="spellStart"/>
      <w:r>
        <w:t>penelitian</w:t>
      </w:r>
      <w:proofErr w:type="spellEnd"/>
      <w:r>
        <w:t xml:space="preserve"> ini:</w:t>
      </w:r>
    </w:p>
    <w:p w14:paraId="03DAE9C8" w14:textId="77777777" w:rsidR="00D36D50" w:rsidRPr="00E81FE2" w:rsidRDefault="00D36D50" w:rsidP="00D36D50">
      <w:pPr>
        <w:pStyle w:val="Caption"/>
        <w:spacing w:after="0" w:line="360" w:lineRule="auto"/>
        <w:jc w:val="center"/>
        <w:rPr>
          <w:i w:val="0"/>
          <w:iCs w:val="0"/>
          <w:color w:val="auto"/>
          <w:sz w:val="24"/>
          <w:szCs w:val="24"/>
        </w:rPr>
      </w:pPr>
      <w:proofErr w:type="spellStart"/>
      <w:r w:rsidRPr="00E81FE2">
        <w:rPr>
          <w:i w:val="0"/>
          <w:iCs w:val="0"/>
          <w:color w:val="auto"/>
          <w:sz w:val="24"/>
          <w:szCs w:val="24"/>
        </w:rPr>
        <w:t>Tabel</w:t>
      </w:r>
      <w:proofErr w:type="spellEnd"/>
      <w:r w:rsidRPr="00E81FE2">
        <w:rPr>
          <w:i w:val="0"/>
          <w:iCs w:val="0"/>
          <w:color w:val="auto"/>
          <w:sz w:val="24"/>
          <w:szCs w:val="24"/>
        </w:rPr>
        <w:t xml:space="preserve">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3</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Tabel \* ARABIC \s 1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sidRPr="00E81FE2">
        <w:rPr>
          <w:i w:val="0"/>
          <w:iCs w:val="0"/>
          <w:color w:val="auto"/>
          <w:sz w:val="24"/>
          <w:szCs w:val="24"/>
        </w:rPr>
        <w:t xml:space="preserve"> </w:t>
      </w:r>
      <w:proofErr w:type="spellStart"/>
      <w:r w:rsidRPr="00E81FE2">
        <w:rPr>
          <w:i w:val="0"/>
          <w:iCs w:val="0"/>
          <w:color w:val="auto"/>
          <w:sz w:val="24"/>
          <w:szCs w:val="24"/>
        </w:rPr>
        <w:t>Jumlah</w:t>
      </w:r>
      <w:proofErr w:type="spellEnd"/>
      <w:r w:rsidRPr="00E81FE2">
        <w:rPr>
          <w:i w:val="0"/>
          <w:iCs w:val="0"/>
          <w:color w:val="auto"/>
          <w:sz w:val="24"/>
          <w:szCs w:val="24"/>
        </w:rPr>
        <w:t xml:space="preserve"> </w:t>
      </w:r>
      <w:proofErr w:type="spellStart"/>
      <w:r w:rsidRPr="00E81FE2">
        <w:rPr>
          <w:i w:val="0"/>
          <w:iCs w:val="0"/>
          <w:color w:val="auto"/>
          <w:sz w:val="24"/>
          <w:szCs w:val="24"/>
        </w:rPr>
        <w:t>Sampel</w:t>
      </w:r>
      <w:proofErr w:type="spellEnd"/>
      <w:r w:rsidRPr="00E81FE2">
        <w:rPr>
          <w:i w:val="0"/>
          <w:iCs w:val="0"/>
          <w:color w:val="auto"/>
          <w:sz w:val="24"/>
          <w:szCs w:val="24"/>
        </w:rPr>
        <w:t xml:space="preserve"> </w:t>
      </w:r>
      <w:proofErr w:type="spellStart"/>
      <w:r w:rsidRPr="00E81FE2">
        <w:rPr>
          <w:i w:val="0"/>
          <w:iCs w:val="0"/>
          <w:color w:val="auto"/>
          <w:sz w:val="24"/>
          <w:szCs w:val="24"/>
        </w:rPr>
        <w:t>Tiap</w:t>
      </w:r>
      <w:proofErr w:type="spellEnd"/>
      <w:r w:rsidRPr="00E81FE2">
        <w:rPr>
          <w:i w:val="0"/>
          <w:iCs w:val="0"/>
          <w:color w:val="auto"/>
          <w:sz w:val="24"/>
          <w:szCs w:val="24"/>
        </w:rPr>
        <w:t xml:space="preserve"> Wilayah</w:t>
      </w:r>
    </w:p>
    <w:tbl>
      <w:tblPr>
        <w:tblStyle w:val="TableGrid"/>
        <w:tblW w:w="0" w:type="auto"/>
        <w:tblInd w:w="567" w:type="dxa"/>
        <w:tblLook w:val="04A0" w:firstRow="1" w:lastRow="0" w:firstColumn="1" w:lastColumn="0" w:noHBand="0" w:noVBand="1"/>
      </w:tblPr>
      <w:tblGrid>
        <w:gridCol w:w="3868"/>
        <w:gridCol w:w="3775"/>
      </w:tblGrid>
      <w:tr w:rsidR="00D36D50" w14:paraId="35994344" w14:textId="77777777" w:rsidTr="00D36D50">
        <w:tc>
          <w:tcPr>
            <w:tcW w:w="4105" w:type="dxa"/>
            <w:vAlign w:val="center"/>
          </w:tcPr>
          <w:p w14:paraId="00475BA0" w14:textId="77777777" w:rsidR="00D36D50" w:rsidRDefault="00D36D50" w:rsidP="00D36D50">
            <w:pPr>
              <w:jc w:val="center"/>
            </w:pPr>
            <w:r>
              <w:t>Wilayah</w:t>
            </w:r>
          </w:p>
        </w:tc>
        <w:tc>
          <w:tcPr>
            <w:tcW w:w="4106" w:type="dxa"/>
            <w:vAlign w:val="center"/>
          </w:tcPr>
          <w:p w14:paraId="4C92C4EB" w14:textId="77777777" w:rsidR="00D36D50" w:rsidRDefault="00D36D50" w:rsidP="00D36D50">
            <w:pPr>
              <w:jc w:val="center"/>
            </w:pPr>
            <w:proofErr w:type="spellStart"/>
            <w:r>
              <w:t>Jumlah</w:t>
            </w:r>
            <w:proofErr w:type="spellEnd"/>
            <w:r>
              <w:t xml:space="preserve"> </w:t>
            </w:r>
            <w:proofErr w:type="spellStart"/>
            <w:r>
              <w:t>Sampel</w:t>
            </w:r>
            <w:proofErr w:type="spellEnd"/>
            <w:r>
              <w:t xml:space="preserve"> (Orang)</w:t>
            </w:r>
          </w:p>
        </w:tc>
      </w:tr>
      <w:tr w:rsidR="00D36D50" w14:paraId="12CF0B65" w14:textId="77777777" w:rsidTr="00D36D50">
        <w:tc>
          <w:tcPr>
            <w:tcW w:w="4105" w:type="dxa"/>
            <w:vAlign w:val="center"/>
          </w:tcPr>
          <w:p w14:paraId="53B64C09" w14:textId="77777777" w:rsidR="00D36D50" w:rsidRDefault="00D36D50" w:rsidP="00D36D50">
            <w:pPr>
              <w:jc w:val="left"/>
            </w:pPr>
            <w:r>
              <w:t>DKI Jakarta</w:t>
            </w:r>
          </w:p>
        </w:tc>
        <w:tc>
          <w:tcPr>
            <w:tcW w:w="4106" w:type="dxa"/>
            <w:vAlign w:val="center"/>
          </w:tcPr>
          <w:p w14:paraId="138FE84A" w14:textId="77777777" w:rsidR="00D36D50" w:rsidRDefault="00D36D50" w:rsidP="00D36D50">
            <w:pPr>
              <w:jc w:val="center"/>
            </w:pPr>
          </w:p>
        </w:tc>
      </w:tr>
      <w:tr w:rsidR="00D36D50" w14:paraId="39AB548A" w14:textId="77777777" w:rsidTr="00D36D50">
        <w:tc>
          <w:tcPr>
            <w:tcW w:w="4105" w:type="dxa"/>
            <w:vAlign w:val="center"/>
          </w:tcPr>
          <w:p w14:paraId="2BF4D11F" w14:textId="77777777" w:rsidR="00D36D50" w:rsidRDefault="00D36D50" w:rsidP="00D36D50">
            <w:pPr>
              <w:ind w:left="601"/>
              <w:jc w:val="left"/>
            </w:pPr>
            <w:r>
              <w:t>Jakarta Barat</w:t>
            </w:r>
          </w:p>
        </w:tc>
        <w:tc>
          <w:tcPr>
            <w:tcW w:w="4106" w:type="dxa"/>
            <w:vAlign w:val="center"/>
          </w:tcPr>
          <w:p w14:paraId="6A076B46" w14:textId="77777777" w:rsidR="00D36D50" w:rsidRDefault="00D36D50" w:rsidP="00D36D50">
            <w:pPr>
              <w:jc w:val="center"/>
            </w:pPr>
            <w:r>
              <w:t>7</w:t>
            </w:r>
          </w:p>
        </w:tc>
      </w:tr>
      <w:tr w:rsidR="00D36D50" w14:paraId="6438C4F0" w14:textId="77777777" w:rsidTr="00D36D50">
        <w:tc>
          <w:tcPr>
            <w:tcW w:w="4105" w:type="dxa"/>
            <w:vAlign w:val="center"/>
          </w:tcPr>
          <w:p w14:paraId="7CD7127D" w14:textId="77777777" w:rsidR="00D36D50" w:rsidRDefault="00D36D50" w:rsidP="00D36D50">
            <w:pPr>
              <w:ind w:left="601"/>
              <w:jc w:val="left"/>
            </w:pPr>
            <w:r>
              <w:t>Jakarta Pusat</w:t>
            </w:r>
          </w:p>
        </w:tc>
        <w:tc>
          <w:tcPr>
            <w:tcW w:w="4106" w:type="dxa"/>
            <w:vAlign w:val="center"/>
          </w:tcPr>
          <w:p w14:paraId="61ED35E0" w14:textId="77777777" w:rsidR="00D36D50" w:rsidRDefault="00D36D50" w:rsidP="00D36D50">
            <w:pPr>
              <w:jc w:val="center"/>
            </w:pPr>
            <w:r>
              <w:t>7</w:t>
            </w:r>
          </w:p>
        </w:tc>
      </w:tr>
      <w:tr w:rsidR="00D36D50" w14:paraId="5787F3A9" w14:textId="77777777" w:rsidTr="00D36D50">
        <w:tc>
          <w:tcPr>
            <w:tcW w:w="4105" w:type="dxa"/>
            <w:vAlign w:val="center"/>
          </w:tcPr>
          <w:p w14:paraId="70E820F9" w14:textId="77777777" w:rsidR="00D36D50" w:rsidRDefault="00D36D50" w:rsidP="00D36D50">
            <w:pPr>
              <w:ind w:left="601"/>
              <w:jc w:val="left"/>
            </w:pPr>
            <w:r>
              <w:t>Jakarta Timur</w:t>
            </w:r>
          </w:p>
        </w:tc>
        <w:tc>
          <w:tcPr>
            <w:tcW w:w="4106" w:type="dxa"/>
            <w:vAlign w:val="center"/>
          </w:tcPr>
          <w:p w14:paraId="1445DEFB" w14:textId="77777777" w:rsidR="00D36D50" w:rsidRDefault="00D36D50" w:rsidP="00D36D50">
            <w:pPr>
              <w:jc w:val="center"/>
            </w:pPr>
            <w:r>
              <w:t>7</w:t>
            </w:r>
          </w:p>
        </w:tc>
      </w:tr>
      <w:tr w:rsidR="00D36D50" w14:paraId="79E78CC9" w14:textId="77777777" w:rsidTr="00D36D50">
        <w:tc>
          <w:tcPr>
            <w:tcW w:w="4105" w:type="dxa"/>
            <w:vAlign w:val="center"/>
          </w:tcPr>
          <w:p w14:paraId="159B883E" w14:textId="77777777" w:rsidR="00D36D50" w:rsidRDefault="00D36D50" w:rsidP="00D36D50">
            <w:pPr>
              <w:ind w:left="601"/>
              <w:jc w:val="left"/>
            </w:pPr>
            <w:r>
              <w:t>Jakarta Selatan</w:t>
            </w:r>
          </w:p>
        </w:tc>
        <w:tc>
          <w:tcPr>
            <w:tcW w:w="4106" w:type="dxa"/>
            <w:vAlign w:val="center"/>
          </w:tcPr>
          <w:p w14:paraId="0AC670F1" w14:textId="77777777" w:rsidR="00D36D50" w:rsidRDefault="00D36D50" w:rsidP="00D36D50">
            <w:pPr>
              <w:jc w:val="center"/>
            </w:pPr>
            <w:r>
              <w:t>7</w:t>
            </w:r>
          </w:p>
        </w:tc>
      </w:tr>
      <w:tr w:rsidR="00D36D50" w14:paraId="47154871" w14:textId="77777777" w:rsidTr="00D36D50">
        <w:tc>
          <w:tcPr>
            <w:tcW w:w="4105" w:type="dxa"/>
            <w:vAlign w:val="center"/>
          </w:tcPr>
          <w:p w14:paraId="431106E9" w14:textId="77777777" w:rsidR="00D36D50" w:rsidRDefault="00D36D50" w:rsidP="00D36D50">
            <w:pPr>
              <w:ind w:left="601"/>
              <w:jc w:val="left"/>
            </w:pPr>
            <w:r>
              <w:t>Jakarta Utara</w:t>
            </w:r>
          </w:p>
        </w:tc>
        <w:tc>
          <w:tcPr>
            <w:tcW w:w="4106" w:type="dxa"/>
            <w:vAlign w:val="center"/>
          </w:tcPr>
          <w:p w14:paraId="7F42F747" w14:textId="77777777" w:rsidR="00D36D50" w:rsidRDefault="00D36D50" w:rsidP="00D36D50">
            <w:pPr>
              <w:jc w:val="center"/>
            </w:pPr>
            <w:r>
              <w:t>7</w:t>
            </w:r>
          </w:p>
        </w:tc>
      </w:tr>
      <w:tr w:rsidR="00D36D50" w14:paraId="27CED555" w14:textId="77777777" w:rsidTr="00D36D50">
        <w:tc>
          <w:tcPr>
            <w:tcW w:w="4105" w:type="dxa"/>
            <w:vAlign w:val="center"/>
          </w:tcPr>
          <w:p w14:paraId="1688F563" w14:textId="77777777" w:rsidR="00D36D50" w:rsidRDefault="00D36D50" w:rsidP="00D36D50">
            <w:pPr>
              <w:ind w:left="601"/>
              <w:jc w:val="left"/>
            </w:pPr>
            <w:proofErr w:type="spellStart"/>
            <w:r>
              <w:t>Kepulauan</w:t>
            </w:r>
            <w:proofErr w:type="spellEnd"/>
            <w:r>
              <w:t xml:space="preserve"> </w:t>
            </w:r>
            <w:proofErr w:type="spellStart"/>
            <w:r>
              <w:t>Seribu</w:t>
            </w:r>
            <w:proofErr w:type="spellEnd"/>
          </w:p>
        </w:tc>
        <w:tc>
          <w:tcPr>
            <w:tcW w:w="4106" w:type="dxa"/>
            <w:vAlign w:val="center"/>
          </w:tcPr>
          <w:p w14:paraId="1F3AA4BE" w14:textId="77777777" w:rsidR="00D36D50" w:rsidRDefault="00D36D50" w:rsidP="00D36D50">
            <w:pPr>
              <w:jc w:val="center"/>
            </w:pPr>
            <w:r>
              <w:t>7</w:t>
            </w:r>
          </w:p>
        </w:tc>
      </w:tr>
      <w:tr w:rsidR="00D36D50" w14:paraId="61FA1678" w14:textId="77777777" w:rsidTr="00D36D50">
        <w:tc>
          <w:tcPr>
            <w:tcW w:w="4105" w:type="dxa"/>
            <w:vAlign w:val="center"/>
          </w:tcPr>
          <w:p w14:paraId="44DADC38" w14:textId="77777777" w:rsidR="00D36D50" w:rsidRDefault="00D36D50" w:rsidP="00D36D50">
            <w:pPr>
              <w:jc w:val="left"/>
            </w:pPr>
            <w:r>
              <w:t>Bogor</w:t>
            </w:r>
          </w:p>
        </w:tc>
        <w:tc>
          <w:tcPr>
            <w:tcW w:w="4106" w:type="dxa"/>
            <w:vAlign w:val="center"/>
          </w:tcPr>
          <w:p w14:paraId="1B3F2EFB" w14:textId="77777777" w:rsidR="00D36D50" w:rsidRDefault="00D36D50" w:rsidP="00D36D50">
            <w:pPr>
              <w:jc w:val="center"/>
            </w:pPr>
          </w:p>
        </w:tc>
      </w:tr>
      <w:tr w:rsidR="00D36D50" w14:paraId="36747FAF" w14:textId="77777777" w:rsidTr="00D36D50">
        <w:tc>
          <w:tcPr>
            <w:tcW w:w="4105" w:type="dxa"/>
            <w:vAlign w:val="center"/>
          </w:tcPr>
          <w:p w14:paraId="523CD7C7" w14:textId="77777777" w:rsidR="00D36D50" w:rsidRDefault="00D36D50" w:rsidP="00D36D50">
            <w:pPr>
              <w:ind w:left="601"/>
              <w:jc w:val="left"/>
            </w:pPr>
            <w:proofErr w:type="spellStart"/>
            <w:r>
              <w:t>Kabupaten</w:t>
            </w:r>
            <w:proofErr w:type="spellEnd"/>
            <w:r>
              <w:t xml:space="preserve"> Bogor</w:t>
            </w:r>
          </w:p>
        </w:tc>
        <w:tc>
          <w:tcPr>
            <w:tcW w:w="4106" w:type="dxa"/>
            <w:vAlign w:val="center"/>
          </w:tcPr>
          <w:p w14:paraId="032ED380" w14:textId="77777777" w:rsidR="00D36D50" w:rsidRDefault="00D36D50" w:rsidP="00D36D50">
            <w:pPr>
              <w:jc w:val="center"/>
            </w:pPr>
            <w:r>
              <w:t>8</w:t>
            </w:r>
          </w:p>
        </w:tc>
      </w:tr>
      <w:tr w:rsidR="00D36D50" w14:paraId="7A00D7A2" w14:textId="77777777" w:rsidTr="00D36D50">
        <w:tc>
          <w:tcPr>
            <w:tcW w:w="4105" w:type="dxa"/>
            <w:vAlign w:val="center"/>
          </w:tcPr>
          <w:p w14:paraId="2E534088" w14:textId="77777777" w:rsidR="00D36D50" w:rsidRDefault="00D36D50" w:rsidP="00D36D50">
            <w:pPr>
              <w:ind w:left="601"/>
              <w:jc w:val="left"/>
            </w:pPr>
            <w:r>
              <w:t>Kota Bogor</w:t>
            </w:r>
          </w:p>
        </w:tc>
        <w:tc>
          <w:tcPr>
            <w:tcW w:w="4106" w:type="dxa"/>
            <w:vAlign w:val="center"/>
          </w:tcPr>
          <w:p w14:paraId="4ADF77B9" w14:textId="77777777" w:rsidR="00D36D50" w:rsidRDefault="00D36D50" w:rsidP="00D36D50">
            <w:pPr>
              <w:jc w:val="center"/>
            </w:pPr>
            <w:r>
              <w:t>7</w:t>
            </w:r>
          </w:p>
        </w:tc>
      </w:tr>
      <w:tr w:rsidR="00D36D50" w14:paraId="633C7B87" w14:textId="77777777" w:rsidTr="00D36D50">
        <w:tc>
          <w:tcPr>
            <w:tcW w:w="4105" w:type="dxa"/>
            <w:vAlign w:val="center"/>
          </w:tcPr>
          <w:p w14:paraId="0D5D637B" w14:textId="77777777" w:rsidR="00D36D50" w:rsidRDefault="00D36D50" w:rsidP="00D36D50">
            <w:pPr>
              <w:jc w:val="left"/>
            </w:pPr>
            <w:r>
              <w:t>Kota Depok</w:t>
            </w:r>
          </w:p>
        </w:tc>
        <w:tc>
          <w:tcPr>
            <w:tcW w:w="4106" w:type="dxa"/>
            <w:vAlign w:val="center"/>
          </w:tcPr>
          <w:p w14:paraId="52BE2273" w14:textId="77777777" w:rsidR="00D36D50" w:rsidRDefault="00D36D50" w:rsidP="00D36D50">
            <w:pPr>
              <w:jc w:val="center"/>
            </w:pPr>
            <w:r>
              <w:t>7</w:t>
            </w:r>
          </w:p>
        </w:tc>
      </w:tr>
      <w:tr w:rsidR="00D36D50" w14:paraId="712EA9EC" w14:textId="77777777" w:rsidTr="00D36D50">
        <w:tc>
          <w:tcPr>
            <w:tcW w:w="4105" w:type="dxa"/>
            <w:vAlign w:val="center"/>
          </w:tcPr>
          <w:p w14:paraId="225BDD82" w14:textId="77777777" w:rsidR="00D36D50" w:rsidRDefault="00D36D50" w:rsidP="00D36D50">
            <w:pPr>
              <w:jc w:val="left"/>
            </w:pPr>
            <w:r>
              <w:t>Tangerang</w:t>
            </w:r>
          </w:p>
        </w:tc>
        <w:tc>
          <w:tcPr>
            <w:tcW w:w="4106" w:type="dxa"/>
            <w:vAlign w:val="center"/>
          </w:tcPr>
          <w:p w14:paraId="394D9A8B" w14:textId="77777777" w:rsidR="00D36D50" w:rsidRDefault="00D36D50" w:rsidP="00D36D50">
            <w:pPr>
              <w:jc w:val="center"/>
            </w:pPr>
          </w:p>
        </w:tc>
      </w:tr>
      <w:tr w:rsidR="00D36D50" w14:paraId="4E6966FA" w14:textId="77777777" w:rsidTr="00D36D50">
        <w:tc>
          <w:tcPr>
            <w:tcW w:w="4105" w:type="dxa"/>
            <w:vAlign w:val="center"/>
          </w:tcPr>
          <w:p w14:paraId="2639C45D" w14:textId="77777777" w:rsidR="00D36D50" w:rsidRDefault="00D36D50" w:rsidP="00D36D50">
            <w:pPr>
              <w:ind w:left="601"/>
              <w:jc w:val="left"/>
            </w:pPr>
            <w:proofErr w:type="spellStart"/>
            <w:r>
              <w:t>Kabupaten</w:t>
            </w:r>
            <w:proofErr w:type="spellEnd"/>
            <w:r>
              <w:t xml:space="preserve"> Tangerang</w:t>
            </w:r>
          </w:p>
        </w:tc>
        <w:tc>
          <w:tcPr>
            <w:tcW w:w="4106" w:type="dxa"/>
            <w:vAlign w:val="center"/>
          </w:tcPr>
          <w:p w14:paraId="112EE08E" w14:textId="77777777" w:rsidR="00D36D50" w:rsidRDefault="00D36D50" w:rsidP="00D36D50">
            <w:pPr>
              <w:jc w:val="center"/>
            </w:pPr>
            <w:r>
              <w:t>8</w:t>
            </w:r>
          </w:p>
        </w:tc>
      </w:tr>
      <w:tr w:rsidR="00D36D50" w14:paraId="07F65328" w14:textId="77777777" w:rsidTr="00D36D50">
        <w:tc>
          <w:tcPr>
            <w:tcW w:w="4105" w:type="dxa"/>
            <w:vAlign w:val="center"/>
          </w:tcPr>
          <w:p w14:paraId="3CA051EC" w14:textId="77777777" w:rsidR="00D36D50" w:rsidRDefault="00D36D50" w:rsidP="00D36D50">
            <w:pPr>
              <w:ind w:left="601"/>
              <w:jc w:val="left"/>
            </w:pPr>
            <w:r>
              <w:t>Kota Tangerang</w:t>
            </w:r>
          </w:p>
        </w:tc>
        <w:tc>
          <w:tcPr>
            <w:tcW w:w="4106" w:type="dxa"/>
            <w:vAlign w:val="center"/>
          </w:tcPr>
          <w:p w14:paraId="6D73A10D" w14:textId="77777777" w:rsidR="00D36D50" w:rsidRDefault="00D36D50" w:rsidP="00D36D50">
            <w:pPr>
              <w:jc w:val="center"/>
            </w:pPr>
            <w:r>
              <w:t>7</w:t>
            </w:r>
          </w:p>
        </w:tc>
      </w:tr>
      <w:tr w:rsidR="00D36D50" w14:paraId="5D93AF42" w14:textId="77777777" w:rsidTr="00D36D50">
        <w:tc>
          <w:tcPr>
            <w:tcW w:w="4105" w:type="dxa"/>
            <w:vAlign w:val="center"/>
          </w:tcPr>
          <w:p w14:paraId="0FE0DA82" w14:textId="77777777" w:rsidR="00D36D50" w:rsidRDefault="00D36D50" w:rsidP="00D36D50">
            <w:pPr>
              <w:ind w:left="601"/>
              <w:jc w:val="left"/>
            </w:pPr>
            <w:r>
              <w:lastRenderedPageBreak/>
              <w:t>Kota Tangerang Selatan</w:t>
            </w:r>
          </w:p>
        </w:tc>
        <w:tc>
          <w:tcPr>
            <w:tcW w:w="4106" w:type="dxa"/>
            <w:vAlign w:val="center"/>
          </w:tcPr>
          <w:p w14:paraId="402B70D0" w14:textId="77777777" w:rsidR="00D36D50" w:rsidRDefault="00D36D50" w:rsidP="00D36D50">
            <w:pPr>
              <w:jc w:val="center"/>
            </w:pPr>
            <w:r>
              <w:t>7</w:t>
            </w:r>
          </w:p>
        </w:tc>
      </w:tr>
      <w:tr w:rsidR="00D36D50" w14:paraId="593B8DFC" w14:textId="77777777" w:rsidTr="00D36D50">
        <w:tc>
          <w:tcPr>
            <w:tcW w:w="4105" w:type="dxa"/>
            <w:vAlign w:val="center"/>
          </w:tcPr>
          <w:p w14:paraId="05B74CB3" w14:textId="77777777" w:rsidR="00D36D50" w:rsidRDefault="00D36D50" w:rsidP="00D36D50">
            <w:pPr>
              <w:jc w:val="left"/>
            </w:pPr>
            <w:r>
              <w:t>Bekasi</w:t>
            </w:r>
          </w:p>
        </w:tc>
        <w:tc>
          <w:tcPr>
            <w:tcW w:w="4106" w:type="dxa"/>
            <w:vAlign w:val="center"/>
          </w:tcPr>
          <w:p w14:paraId="64061AB5" w14:textId="77777777" w:rsidR="00D36D50" w:rsidRDefault="00D36D50" w:rsidP="00D36D50">
            <w:pPr>
              <w:jc w:val="center"/>
            </w:pPr>
          </w:p>
        </w:tc>
      </w:tr>
      <w:tr w:rsidR="00D36D50" w14:paraId="3880E2A4" w14:textId="77777777" w:rsidTr="00D36D50">
        <w:tc>
          <w:tcPr>
            <w:tcW w:w="4105" w:type="dxa"/>
            <w:vAlign w:val="center"/>
          </w:tcPr>
          <w:p w14:paraId="5CC2DC87" w14:textId="77777777" w:rsidR="00D36D50" w:rsidRDefault="00D36D50" w:rsidP="00D36D50">
            <w:pPr>
              <w:ind w:left="601"/>
              <w:jc w:val="left"/>
            </w:pPr>
            <w:proofErr w:type="spellStart"/>
            <w:r>
              <w:t>Kabupaten</w:t>
            </w:r>
            <w:proofErr w:type="spellEnd"/>
            <w:r>
              <w:t xml:space="preserve"> Bekasi</w:t>
            </w:r>
          </w:p>
        </w:tc>
        <w:tc>
          <w:tcPr>
            <w:tcW w:w="4106" w:type="dxa"/>
            <w:vAlign w:val="center"/>
          </w:tcPr>
          <w:p w14:paraId="3A931B08" w14:textId="77777777" w:rsidR="00D36D50" w:rsidRDefault="00D36D50" w:rsidP="00D36D50">
            <w:pPr>
              <w:jc w:val="center"/>
            </w:pPr>
            <w:r>
              <w:t>7</w:t>
            </w:r>
          </w:p>
        </w:tc>
      </w:tr>
      <w:tr w:rsidR="00D36D50" w14:paraId="5E3890FC" w14:textId="77777777" w:rsidTr="00D36D50">
        <w:tc>
          <w:tcPr>
            <w:tcW w:w="4105" w:type="dxa"/>
            <w:vAlign w:val="center"/>
          </w:tcPr>
          <w:p w14:paraId="43837429" w14:textId="77777777" w:rsidR="00D36D50" w:rsidRDefault="00D36D50" w:rsidP="00D36D50">
            <w:pPr>
              <w:ind w:left="601"/>
              <w:jc w:val="left"/>
            </w:pPr>
            <w:r>
              <w:t>Kota Bekasi</w:t>
            </w:r>
          </w:p>
        </w:tc>
        <w:tc>
          <w:tcPr>
            <w:tcW w:w="4106" w:type="dxa"/>
            <w:vAlign w:val="center"/>
          </w:tcPr>
          <w:p w14:paraId="250C26C8" w14:textId="77777777" w:rsidR="00D36D50" w:rsidRDefault="00D36D50" w:rsidP="00D36D50">
            <w:pPr>
              <w:jc w:val="center"/>
            </w:pPr>
            <w:r>
              <w:t>7</w:t>
            </w:r>
          </w:p>
        </w:tc>
      </w:tr>
      <w:tr w:rsidR="00D36D50" w14:paraId="7CA3BC1B" w14:textId="77777777" w:rsidTr="00D36D50">
        <w:tc>
          <w:tcPr>
            <w:tcW w:w="4105" w:type="dxa"/>
            <w:vAlign w:val="center"/>
          </w:tcPr>
          <w:p w14:paraId="3B1EF494" w14:textId="77777777" w:rsidR="00D36D50" w:rsidRDefault="00D36D50" w:rsidP="00D36D50">
            <w:pPr>
              <w:jc w:val="center"/>
            </w:pPr>
            <w:r>
              <w:t>Total</w:t>
            </w:r>
          </w:p>
        </w:tc>
        <w:tc>
          <w:tcPr>
            <w:tcW w:w="4106" w:type="dxa"/>
            <w:vAlign w:val="center"/>
          </w:tcPr>
          <w:p w14:paraId="2D99B439" w14:textId="77777777" w:rsidR="00D36D50" w:rsidRDefault="00D36D50" w:rsidP="00D36D50">
            <w:pPr>
              <w:jc w:val="center"/>
            </w:pPr>
            <w:r>
              <w:t>100</w:t>
            </w:r>
          </w:p>
        </w:tc>
      </w:tr>
    </w:tbl>
    <w:p w14:paraId="30744A00" w14:textId="77777777" w:rsidR="00D36D50" w:rsidRDefault="00D36D50" w:rsidP="00D36D50">
      <w:pPr>
        <w:spacing w:after="0"/>
        <w:ind w:left="567" w:firstLine="567"/>
        <w:jc w:val="center"/>
      </w:pPr>
      <w:proofErr w:type="spellStart"/>
      <w:r>
        <w:t>Sumber</w:t>
      </w:r>
      <w:proofErr w:type="spellEnd"/>
      <w:r>
        <w:t xml:space="preserve">: </w:t>
      </w:r>
      <w:proofErr w:type="spellStart"/>
      <w:r>
        <w:t>Penulis</w:t>
      </w:r>
      <w:proofErr w:type="spellEnd"/>
      <w:r>
        <w:t xml:space="preserve"> (2020)</w:t>
      </w:r>
    </w:p>
    <w:p w14:paraId="7847B4F1" w14:textId="77777777" w:rsidR="00D36D50" w:rsidRDefault="00D36D50" w:rsidP="00D36D50">
      <w:pPr>
        <w:spacing w:after="0"/>
        <w:ind w:left="567" w:firstLine="567"/>
      </w:pPr>
      <w:proofErr w:type="spellStart"/>
      <w:r>
        <w:t>Penulis</w:t>
      </w:r>
      <w:proofErr w:type="spellEnd"/>
      <w:r>
        <w:t xml:space="preserve"> </w:t>
      </w:r>
      <w:proofErr w:type="spellStart"/>
      <w:r>
        <w:t>membagi</w:t>
      </w:r>
      <w:proofErr w:type="spellEnd"/>
      <w:r>
        <w:t xml:space="preserve"> wilayah </w:t>
      </w:r>
      <w:proofErr w:type="spellStart"/>
      <w:r>
        <w:t>Jabodetabek</w:t>
      </w:r>
      <w:proofErr w:type="spellEnd"/>
      <w:r>
        <w:t xml:space="preserve"> </w:t>
      </w:r>
      <w:proofErr w:type="spellStart"/>
      <w:r>
        <w:t>menjadi</w:t>
      </w:r>
      <w:proofErr w:type="spellEnd"/>
      <w:r>
        <w:t xml:space="preserve"> </w:t>
      </w:r>
      <w:proofErr w:type="spellStart"/>
      <w:r>
        <w:t>empat</w:t>
      </w:r>
      <w:proofErr w:type="spellEnd"/>
      <w:r>
        <w:t xml:space="preserve"> </w:t>
      </w:r>
      <w:proofErr w:type="spellStart"/>
      <w:r>
        <w:t>belas</w:t>
      </w:r>
      <w:proofErr w:type="spellEnd"/>
      <w:r>
        <w:t xml:space="preserve"> </w:t>
      </w:r>
      <w:proofErr w:type="spellStart"/>
      <w:r>
        <w:t>kabupaten</w:t>
      </w:r>
      <w:proofErr w:type="spellEnd"/>
      <w:r>
        <w:t xml:space="preserve"> dan </w:t>
      </w:r>
      <w:proofErr w:type="spellStart"/>
      <w:r>
        <w:t>kota</w:t>
      </w:r>
      <w:proofErr w:type="spellEnd"/>
      <w:r>
        <w:t xml:space="preserve">. </w:t>
      </w:r>
      <w:proofErr w:type="spellStart"/>
      <w:r>
        <w:t>Masing-masing</w:t>
      </w:r>
      <w:proofErr w:type="spellEnd"/>
      <w:r>
        <w:t xml:space="preserve"> wilayah </w:t>
      </w:r>
      <w:proofErr w:type="spellStart"/>
      <w:r>
        <w:t>diwakili</w:t>
      </w:r>
      <w:proofErr w:type="spellEnd"/>
      <w:r>
        <w:t xml:space="preserve"> oleh </w:t>
      </w:r>
      <w:proofErr w:type="spellStart"/>
      <w:r>
        <w:t>tujuh</w:t>
      </w:r>
      <w:proofErr w:type="spellEnd"/>
      <w:r>
        <w:t xml:space="preserve"> </w:t>
      </w:r>
      <w:proofErr w:type="spellStart"/>
      <w:r>
        <w:t>sampai</w:t>
      </w:r>
      <w:proofErr w:type="spellEnd"/>
      <w:r>
        <w:t xml:space="preserve"> </w:t>
      </w:r>
      <w:proofErr w:type="spellStart"/>
      <w:r>
        <w:t>delapan</w:t>
      </w:r>
      <w:proofErr w:type="spellEnd"/>
      <w:r>
        <w:t xml:space="preserve"> </w:t>
      </w:r>
      <w:proofErr w:type="spellStart"/>
      <w:r>
        <w:t>responden</w:t>
      </w:r>
      <w:proofErr w:type="spellEnd"/>
      <w:r>
        <w:t xml:space="preserve">. </w:t>
      </w:r>
      <w:proofErr w:type="spellStart"/>
      <w:r>
        <w:t>Jumlah</w:t>
      </w:r>
      <w:proofErr w:type="spellEnd"/>
      <w:r>
        <w:t xml:space="preserve"> </w:t>
      </w:r>
      <w:proofErr w:type="spellStart"/>
      <w:r>
        <w:t>tersebut</w:t>
      </w:r>
      <w:proofErr w:type="spellEnd"/>
      <w:r>
        <w:t xml:space="preserve"> </w:t>
      </w:r>
      <w:proofErr w:type="spellStart"/>
      <w:r>
        <w:t>diperoleh</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membagi</w:t>
      </w:r>
      <w:proofErr w:type="spellEnd"/>
      <w:r>
        <w:t xml:space="preserve"> </w:t>
      </w:r>
      <w:proofErr w:type="spellStart"/>
      <w:r>
        <w:t>jumlah</w:t>
      </w:r>
      <w:proofErr w:type="spellEnd"/>
      <w:r>
        <w:t xml:space="preserve"> </w:t>
      </w:r>
      <w:proofErr w:type="spellStart"/>
      <w:r>
        <w:t>seluruh</w:t>
      </w:r>
      <w:proofErr w:type="spellEnd"/>
      <w:r>
        <w:t xml:space="preserve"> </w:t>
      </w:r>
      <w:proofErr w:type="spellStart"/>
      <w:r>
        <w:t>sampel</w:t>
      </w:r>
      <w:proofErr w:type="spellEnd"/>
      <w:r>
        <w:t xml:space="preserve"> </w:t>
      </w:r>
      <w:proofErr w:type="spellStart"/>
      <w:r>
        <w:t>dengan</w:t>
      </w:r>
      <w:proofErr w:type="spellEnd"/>
      <w:r>
        <w:t xml:space="preserve"> </w:t>
      </w:r>
      <w:proofErr w:type="spellStart"/>
      <w:r>
        <w:t>empat</w:t>
      </w:r>
      <w:proofErr w:type="spellEnd"/>
      <w:r>
        <w:t xml:space="preserve"> </w:t>
      </w:r>
      <w:proofErr w:type="spellStart"/>
      <w:r>
        <w:t>belas</w:t>
      </w:r>
      <w:proofErr w:type="spellEnd"/>
      <w:r>
        <w:t xml:space="preserve"> </w:t>
      </w:r>
      <w:proofErr w:type="spellStart"/>
      <w:r>
        <w:t>kabupaten</w:t>
      </w:r>
      <w:proofErr w:type="spellEnd"/>
      <w:r>
        <w:t xml:space="preserve"> dan </w:t>
      </w:r>
      <w:proofErr w:type="spellStart"/>
      <w:r>
        <w:t>kota</w:t>
      </w:r>
      <w:proofErr w:type="spellEnd"/>
      <w:r>
        <w:t xml:space="preserve"> di </w:t>
      </w:r>
      <w:proofErr w:type="spellStart"/>
      <w:r>
        <w:t>kawasan</w:t>
      </w:r>
      <w:proofErr w:type="spellEnd"/>
      <w:r>
        <w:t xml:space="preserve"> ini.</w:t>
      </w:r>
    </w:p>
    <w:p w14:paraId="71F584AC" w14:textId="77777777" w:rsidR="00D36D50" w:rsidRDefault="00D36D50" w:rsidP="00D36D50">
      <w:pPr>
        <w:spacing w:after="0"/>
        <w:ind w:left="567" w:firstLine="567"/>
      </w:pPr>
      <w:proofErr w:type="spellStart"/>
      <w:r>
        <w:t>Kriteria</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sampel</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2EFB5E3" w14:textId="77777777" w:rsidR="00D36D50" w:rsidRPr="00D244A2" w:rsidRDefault="00D36D50" w:rsidP="00D36D50">
      <w:pPr>
        <w:pStyle w:val="ListParagraph"/>
        <w:numPr>
          <w:ilvl w:val="6"/>
          <w:numId w:val="31"/>
        </w:numPr>
        <w:spacing w:after="0" w:line="360" w:lineRule="auto"/>
        <w:ind w:left="1418" w:hanging="284"/>
        <w:jc w:val="both"/>
      </w:pPr>
      <w:proofErr w:type="spellStart"/>
      <w:r>
        <w:t>Menggunakan</w:t>
      </w:r>
      <w:proofErr w:type="spellEnd"/>
      <w:r>
        <w:t xml:space="preserve"> </w:t>
      </w:r>
      <w:r>
        <w:rPr>
          <w:i/>
          <w:iCs/>
        </w:rPr>
        <w:t>mobile banking</w:t>
      </w:r>
    </w:p>
    <w:p w14:paraId="7121CBF5" w14:textId="77777777" w:rsidR="00D36D50" w:rsidRPr="00986AAF" w:rsidRDefault="00D36D50" w:rsidP="00D36D50">
      <w:pPr>
        <w:pStyle w:val="ListParagraph"/>
        <w:numPr>
          <w:ilvl w:val="6"/>
          <w:numId w:val="31"/>
        </w:numPr>
        <w:spacing w:after="0" w:line="360" w:lineRule="auto"/>
        <w:ind w:left="1418" w:hanging="284"/>
        <w:jc w:val="both"/>
      </w:pPr>
      <w:proofErr w:type="spellStart"/>
      <w:r>
        <w:t>Berdomisili</w:t>
      </w:r>
      <w:proofErr w:type="spellEnd"/>
      <w:r>
        <w:t xml:space="preserve"> di Daerah </w:t>
      </w:r>
      <w:proofErr w:type="spellStart"/>
      <w:r>
        <w:t>Jabodetabek</w:t>
      </w:r>
      <w:proofErr w:type="spellEnd"/>
      <w:r>
        <w:t xml:space="preserve"> </w:t>
      </w:r>
    </w:p>
    <w:p w14:paraId="389A7801" w14:textId="77777777" w:rsidR="00D36D50" w:rsidRDefault="00D36D50" w:rsidP="00D36D50">
      <w:pPr>
        <w:pStyle w:val="Heading3"/>
        <w:numPr>
          <w:ilvl w:val="2"/>
          <w:numId w:val="31"/>
        </w:numPr>
        <w:spacing w:before="0" w:line="360" w:lineRule="auto"/>
        <w:ind w:left="1134" w:hanging="567"/>
        <w:contextualSpacing/>
        <w:jc w:val="both"/>
        <w:rPr>
          <w:b/>
          <w:bCs/>
        </w:rPr>
      </w:pPr>
      <w:proofErr w:type="spellStart"/>
      <w:r w:rsidRPr="0039050F">
        <w:rPr>
          <w:b/>
          <w:bCs/>
        </w:rPr>
        <w:t>Metode</w:t>
      </w:r>
      <w:proofErr w:type="spellEnd"/>
      <w:r w:rsidRPr="0039050F">
        <w:rPr>
          <w:b/>
          <w:bCs/>
        </w:rPr>
        <w:t xml:space="preserve"> </w:t>
      </w:r>
      <w:proofErr w:type="spellStart"/>
      <w:r w:rsidRPr="0039050F">
        <w:rPr>
          <w:b/>
          <w:bCs/>
        </w:rPr>
        <w:t>Pengumpulan</w:t>
      </w:r>
      <w:proofErr w:type="spellEnd"/>
      <w:r w:rsidRPr="0039050F">
        <w:rPr>
          <w:b/>
          <w:bCs/>
        </w:rPr>
        <w:t xml:space="preserve"> Data</w:t>
      </w:r>
    </w:p>
    <w:p w14:paraId="18FA9DE6" w14:textId="77777777" w:rsidR="00D36D50" w:rsidRDefault="00D36D50" w:rsidP="00D36D50">
      <w:pPr>
        <w:ind w:left="567" w:firstLine="567"/>
      </w:pPr>
      <w:proofErr w:type="spellStart"/>
      <w:r>
        <w:t>Penelitian</w:t>
      </w:r>
      <w:proofErr w:type="spellEnd"/>
      <w:r>
        <w:t xml:space="preserve"> ini </w:t>
      </w:r>
      <w:proofErr w:type="spellStart"/>
      <w:r>
        <w:t>menggunakan</w:t>
      </w:r>
      <w:proofErr w:type="spellEnd"/>
      <w:r>
        <w:t xml:space="preserve"> </w:t>
      </w:r>
      <w:proofErr w:type="spellStart"/>
      <w:r>
        <w:t>metode</w:t>
      </w:r>
      <w:proofErr w:type="spellEnd"/>
      <w:r>
        <w:t xml:space="preserve"> </w:t>
      </w:r>
      <w:proofErr w:type="spellStart"/>
      <w:r>
        <w:t>pengumpulan</w:t>
      </w:r>
      <w:proofErr w:type="spellEnd"/>
      <w:r>
        <w:t xml:space="preserve"> data primer, </w:t>
      </w:r>
      <w:proofErr w:type="spellStart"/>
      <w:r>
        <w:t>yaitu</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angket</w:t>
      </w:r>
      <w:proofErr w:type="spellEnd"/>
      <w:r>
        <w:t xml:space="preserve"> (</w:t>
      </w:r>
      <w:proofErr w:type="spellStart"/>
      <w:r>
        <w:t>kuesioner</w:t>
      </w:r>
      <w:proofErr w:type="spellEnd"/>
      <w:r>
        <w:t xml:space="preserve">). </w:t>
      </w:r>
      <w:proofErr w:type="spellStart"/>
      <w:r w:rsidRPr="009E37D8">
        <w:t>Jenis</w:t>
      </w:r>
      <w:proofErr w:type="spellEnd"/>
      <w:r w:rsidRPr="009E37D8">
        <w:t xml:space="preserve"> </w:t>
      </w:r>
      <w:proofErr w:type="spellStart"/>
      <w:r w:rsidRPr="009E37D8">
        <w:t>pertanyaan</w:t>
      </w:r>
      <w:proofErr w:type="spellEnd"/>
      <w:r w:rsidRPr="009E37D8">
        <w:t xml:space="preserve"> </w:t>
      </w:r>
      <w:proofErr w:type="spellStart"/>
      <w:r w:rsidRPr="009E37D8">
        <w:t>dalam</w:t>
      </w:r>
      <w:proofErr w:type="spellEnd"/>
      <w:r w:rsidRPr="009E37D8">
        <w:t xml:space="preserve"> </w:t>
      </w:r>
      <w:proofErr w:type="spellStart"/>
      <w:r w:rsidRPr="009E37D8">
        <w:t>kuesioner</w:t>
      </w:r>
      <w:proofErr w:type="spellEnd"/>
      <w:r w:rsidRPr="009E37D8">
        <w:t xml:space="preserve"> ini </w:t>
      </w:r>
      <w:proofErr w:type="spellStart"/>
      <w:r w:rsidRPr="009E37D8">
        <w:t>menggunakan</w:t>
      </w:r>
      <w:proofErr w:type="spellEnd"/>
      <w:r w:rsidRPr="009E37D8">
        <w:t xml:space="preserve"> </w:t>
      </w:r>
      <w:proofErr w:type="spellStart"/>
      <w:r w:rsidRPr="009E37D8">
        <w:t>pertanyaan</w:t>
      </w:r>
      <w:proofErr w:type="spellEnd"/>
      <w:r w:rsidRPr="009E37D8">
        <w:t xml:space="preserve"> </w:t>
      </w:r>
      <w:proofErr w:type="spellStart"/>
      <w:r w:rsidRPr="009E37D8">
        <w:t>tertutup</w:t>
      </w:r>
      <w:proofErr w:type="spellEnd"/>
      <w:r w:rsidRPr="009E37D8">
        <w:t xml:space="preserve"> (</w:t>
      </w:r>
      <w:r w:rsidRPr="009E37D8">
        <w:rPr>
          <w:i/>
          <w:iCs/>
        </w:rPr>
        <w:t>closed question</w:t>
      </w:r>
      <w:r w:rsidRPr="009E37D8">
        <w:t xml:space="preserve">), </w:t>
      </w:r>
      <w:proofErr w:type="spellStart"/>
      <w:r w:rsidRPr="009E37D8">
        <w:t>dimana</w:t>
      </w:r>
      <w:proofErr w:type="spellEnd"/>
      <w:r w:rsidRPr="009E37D8">
        <w:t xml:space="preserve"> </w:t>
      </w:r>
      <w:proofErr w:type="spellStart"/>
      <w:r w:rsidRPr="009E37D8">
        <w:t>responden</w:t>
      </w:r>
      <w:proofErr w:type="spellEnd"/>
      <w:r w:rsidRPr="009E37D8">
        <w:t xml:space="preserve"> </w:t>
      </w:r>
      <w:proofErr w:type="spellStart"/>
      <w:r w:rsidRPr="009E37D8">
        <w:t>dibatasi</w:t>
      </w:r>
      <w:proofErr w:type="spellEnd"/>
      <w:r w:rsidRPr="009E37D8">
        <w:t xml:space="preserve"> </w:t>
      </w:r>
      <w:proofErr w:type="spellStart"/>
      <w:r w:rsidRPr="009E37D8">
        <w:t>dalam</w:t>
      </w:r>
      <w:proofErr w:type="spellEnd"/>
      <w:r w:rsidRPr="009E37D8">
        <w:t xml:space="preserve"> </w:t>
      </w:r>
      <w:proofErr w:type="spellStart"/>
      <w:r w:rsidRPr="009E37D8">
        <w:t>menjawab</w:t>
      </w:r>
      <w:proofErr w:type="spellEnd"/>
      <w:r w:rsidRPr="009E37D8">
        <w:t xml:space="preserve"> </w:t>
      </w:r>
      <w:proofErr w:type="spellStart"/>
      <w:r w:rsidRPr="009E37D8">
        <w:t>pertanyaan</w:t>
      </w:r>
      <w:proofErr w:type="spellEnd"/>
      <w:r w:rsidRPr="009E37D8">
        <w:t xml:space="preserve"> – </w:t>
      </w:r>
      <w:proofErr w:type="spellStart"/>
      <w:r w:rsidRPr="009E37D8">
        <w:t>pertanyaan</w:t>
      </w:r>
      <w:proofErr w:type="spellEnd"/>
      <w:r w:rsidRPr="009E37D8">
        <w:t xml:space="preserve"> yang </w:t>
      </w:r>
      <w:proofErr w:type="spellStart"/>
      <w:r w:rsidRPr="009E37D8">
        <w:t>ada</w:t>
      </w:r>
      <w:proofErr w:type="spellEnd"/>
      <w:r w:rsidRPr="009E37D8">
        <w:t xml:space="preserve"> </w:t>
      </w:r>
      <w:proofErr w:type="spellStart"/>
      <w:r w:rsidRPr="009E37D8">
        <w:t>dalam</w:t>
      </w:r>
      <w:proofErr w:type="spellEnd"/>
      <w:r w:rsidRPr="009E37D8">
        <w:t xml:space="preserve"> </w:t>
      </w:r>
      <w:proofErr w:type="spellStart"/>
      <w:r w:rsidRPr="009E37D8">
        <w:t>kuesioner</w:t>
      </w:r>
      <w:proofErr w:type="spellEnd"/>
      <w:r w:rsidRPr="009E37D8">
        <w:t xml:space="preserve">. </w:t>
      </w:r>
      <w:proofErr w:type="spellStart"/>
      <w:r w:rsidRPr="009E37D8">
        <w:t>Responden</w:t>
      </w:r>
      <w:proofErr w:type="spellEnd"/>
      <w:r w:rsidRPr="009E37D8">
        <w:t xml:space="preserve"> </w:t>
      </w:r>
      <w:proofErr w:type="spellStart"/>
      <w:r w:rsidRPr="009E37D8">
        <w:t>hanya</w:t>
      </w:r>
      <w:proofErr w:type="spellEnd"/>
      <w:r w:rsidRPr="009E37D8">
        <w:t xml:space="preserve"> </w:t>
      </w:r>
      <w:proofErr w:type="spellStart"/>
      <w:r w:rsidRPr="009E37D8">
        <w:t>dapat</w:t>
      </w:r>
      <w:proofErr w:type="spellEnd"/>
      <w:r w:rsidRPr="009E37D8">
        <w:t xml:space="preserve"> </w:t>
      </w:r>
      <w:proofErr w:type="spellStart"/>
      <w:r w:rsidRPr="009E37D8">
        <w:t>memilih</w:t>
      </w:r>
      <w:proofErr w:type="spellEnd"/>
      <w:r w:rsidRPr="009E37D8">
        <w:t xml:space="preserve"> </w:t>
      </w:r>
      <w:proofErr w:type="spellStart"/>
      <w:r w:rsidRPr="009E37D8">
        <w:t>jawaban</w:t>
      </w:r>
      <w:proofErr w:type="spellEnd"/>
      <w:r w:rsidRPr="009E37D8">
        <w:t xml:space="preserve"> </w:t>
      </w:r>
      <w:proofErr w:type="spellStart"/>
      <w:r w:rsidRPr="009E37D8">
        <w:t>yag</w:t>
      </w:r>
      <w:proofErr w:type="spellEnd"/>
      <w:r w:rsidRPr="009E37D8">
        <w:t xml:space="preserve"> </w:t>
      </w:r>
      <w:proofErr w:type="spellStart"/>
      <w:r w:rsidRPr="009E37D8">
        <w:t>tertera</w:t>
      </w:r>
      <w:proofErr w:type="spellEnd"/>
      <w:r w:rsidRPr="009E37D8">
        <w:t xml:space="preserve"> pada </w:t>
      </w:r>
      <w:proofErr w:type="spellStart"/>
      <w:r w:rsidRPr="009E37D8">
        <w:t>kuesioner</w:t>
      </w:r>
      <w:proofErr w:type="spellEnd"/>
      <w:r>
        <w:t>.</w:t>
      </w:r>
    </w:p>
    <w:p w14:paraId="61884ABB" w14:textId="77777777" w:rsidR="00D36D50" w:rsidRPr="00157947" w:rsidRDefault="00D36D50" w:rsidP="00D36D50">
      <w:pPr>
        <w:spacing w:after="0"/>
        <w:ind w:left="567" w:firstLine="567"/>
      </w:pPr>
      <w:proofErr w:type="spellStart"/>
      <w:r w:rsidRPr="009E37D8">
        <w:t>Instrumen</w:t>
      </w:r>
      <w:proofErr w:type="spellEnd"/>
      <w:r w:rsidRPr="009E37D8">
        <w:t xml:space="preserve"> yang </w:t>
      </w:r>
      <w:proofErr w:type="spellStart"/>
      <w:r w:rsidRPr="009E37D8">
        <w:t>digunakan</w:t>
      </w:r>
      <w:proofErr w:type="spellEnd"/>
      <w:r w:rsidRPr="009E37D8">
        <w:t xml:space="preserve"> </w:t>
      </w:r>
      <w:proofErr w:type="spellStart"/>
      <w:r w:rsidRPr="009E37D8">
        <w:t>untuk</w:t>
      </w:r>
      <w:proofErr w:type="spellEnd"/>
      <w:r w:rsidRPr="009E37D8">
        <w:t xml:space="preserve"> </w:t>
      </w:r>
      <w:proofErr w:type="spellStart"/>
      <w:r w:rsidRPr="009E37D8">
        <w:t>mengukur</w:t>
      </w:r>
      <w:proofErr w:type="spellEnd"/>
      <w:r w:rsidRPr="009E37D8">
        <w:t xml:space="preserve"> </w:t>
      </w:r>
      <w:proofErr w:type="spellStart"/>
      <w:r w:rsidRPr="009E37D8">
        <w:t>variabel</w:t>
      </w:r>
      <w:proofErr w:type="spellEnd"/>
      <w:r w:rsidRPr="009E37D8">
        <w:t xml:space="preserve"> </w:t>
      </w:r>
      <w:proofErr w:type="spellStart"/>
      <w:r w:rsidRPr="009E37D8">
        <w:t>penelitian</w:t>
      </w:r>
      <w:proofErr w:type="spellEnd"/>
      <w:r w:rsidRPr="009E37D8">
        <w:t xml:space="preserve"> ini </w:t>
      </w:r>
      <w:proofErr w:type="spellStart"/>
      <w:r w:rsidRPr="009E37D8">
        <w:t>dengan</w:t>
      </w:r>
      <w:proofErr w:type="spellEnd"/>
      <w:r w:rsidRPr="009E37D8">
        <w:t xml:space="preserve"> </w:t>
      </w:r>
      <w:proofErr w:type="spellStart"/>
      <w:r w:rsidRPr="009E37D8">
        <w:t>mengunakan</w:t>
      </w:r>
      <w:proofErr w:type="spellEnd"/>
      <w:r w:rsidRPr="009E37D8">
        <w:t xml:space="preserve"> </w:t>
      </w:r>
      <w:proofErr w:type="spellStart"/>
      <w:r w:rsidRPr="009E37D8">
        <w:t>skala</w:t>
      </w:r>
      <w:proofErr w:type="spellEnd"/>
      <w:r w:rsidRPr="009E37D8">
        <w:t xml:space="preserve"> </w:t>
      </w:r>
      <w:r>
        <w:t>L</w:t>
      </w:r>
      <w:r w:rsidRPr="009E37D8">
        <w:t xml:space="preserve">ikert. Skala Likert lima </w:t>
      </w:r>
      <w:proofErr w:type="spellStart"/>
      <w:r w:rsidRPr="009E37D8">
        <w:t>angka</w:t>
      </w:r>
      <w:proofErr w:type="spellEnd"/>
      <w:r w:rsidRPr="009E37D8">
        <w:t xml:space="preserve"> </w:t>
      </w:r>
      <w:proofErr w:type="spellStart"/>
      <w:r w:rsidRPr="009E37D8">
        <w:t>dimulai</w:t>
      </w:r>
      <w:proofErr w:type="spellEnd"/>
      <w:r w:rsidRPr="009E37D8">
        <w:t xml:space="preserve"> </w:t>
      </w:r>
      <w:proofErr w:type="spellStart"/>
      <w:r w:rsidRPr="009E37D8">
        <w:t>dari</w:t>
      </w:r>
      <w:proofErr w:type="spellEnd"/>
      <w:r w:rsidRPr="009E37D8">
        <w:t xml:space="preserve"> </w:t>
      </w:r>
      <w:proofErr w:type="spellStart"/>
      <w:r w:rsidRPr="009E37D8">
        <w:t>angka</w:t>
      </w:r>
      <w:proofErr w:type="spellEnd"/>
      <w:r w:rsidRPr="009E37D8">
        <w:t xml:space="preserve"> 5 </w:t>
      </w:r>
      <w:proofErr w:type="spellStart"/>
      <w:r w:rsidRPr="009E37D8">
        <w:t>untuk</w:t>
      </w:r>
      <w:proofErr w:type="spellEnd"/>
      <w:r w:rsidRPr="009E37D8">
        <w:t xml:space="preserve"> </w:t>
      </w:r>
      <w:proofErr w:type="spellStart"/>
      <w:r w:rsidRPr="009E37D8">
        <w:t>pendapat</w:t>
      </w:r>
      <w:proofErr w:type="spellEnd"/>
      <w:r w:rsidRPr="009E37D8">
        <w:t xml:space="preserve"> </w:t>
      </w:r>
      <w:proofErr w:type="spellStart"/>
      <w:r w:rsidRPr="009E37D8">
        <w:t>sangat</w:t>
      </w:r>
      <w:proofErr w:type="spellEnd"/>
      <w:r w:rsidRPr="009E37D8">
        <w:t xml:space="preserve"> </w:t>
      </w:r>
      <w:proofErr w:type="spellStart"/>
      <w:r w:rsidRPr="009E37D8">
        <w:t>setuju</w:t>
      </w:r>
      <w:proofErr w:type="spellEnd"/>
      <w:r w:rsidRPr="009E37D8">
        <w:t xml:space="preserve"> (SS) dan </w:t>
      </w:r>
      <w:proofErr w:type="spellStart"/>
      <w:r w:rsidRPr="009E37D8">
        <w:t>angka</w:t>
      </w:r>
      <w:proofErr w:type="spellEnd"/>
      <w:r w:rsidRPr="009E37D8">
        <w:t xml:space="preserve"> 1 </w:t>
      </w:r>
      <w:proofErr w:type="spellStart"/>
      <w:r w:rsidRPr="009E37D8">
        <w:t>untuk</w:t>
      </w:r>
      <w:proofErr w:type="spellEnd"/>
      <w:r w:rsidRPr="009E37D8">
        <w:t xml:space="preserve"> </w:t>
      </w:r>
      <w:proofErr w:type="spellStart"/>
      <w:r w:rsidRPr="009E37D8">
        <w:t>pendapat</w:t>
      </w:r>
      <w:proofErr w:type="spellEnd"/>
      <w:r w:rsidRPr="009E37D8">
        <w:t xml:space="preserve"> </w:t>
      </w:r>
      <w:proofErr w:type="spellStart"/>
      <w:r w:rsidRPr="009E37D8">
        <w:t>sangat</w:t>
      </w:r>
      <w:proofErr w:type="spellEnd"/>
      <w:r w:rsidRPr="009E37D8">
        <w:t xml:space="preserve"> </w:t>
      </w:r>
      <w:proofErr w:type="spellStart"/>
      <w:r w:rsidRPr="009E37D8">
        <w:t>tidak</w:t>
      </w:r>
      <w:proofErr w:type="spellEnd"/>
      <w:r w:rsidRPr="009E37D8">
        <w:t xml:space="preserve"> </w:t>
      </w:r>
      <w:proofErr w:type="spellStart"/>
      <w:r w:rsidRPr="009E37D8">
        <w:t>setuju</w:t>
      </w:r>
      <w:proofErr w:type="spellEnd"/>
      <w:r w:rsidRPr="009E37D8">
        <w:t xml:space="preserve"> (STS). </w:t>
      </w:r>
      <w:proofErr w:type="spellStart"/>
      <w:r>
        <w:t>Perincian</w:t>
      </w:r>
      <w:proofErr w:type="spellEnd"/>
      <w:r>
        <w:t xml:space="preserve"> </w:t>
      </w:r>
      <w:proofErr w:type="spellStart"/>
      <w:r>
        <w:t>skala</w:t>
      </w:r>
      <w:proofErr w:type="spellEnd"/>
      <w:r>
        <w:t xml:space="preserve"> Likert </w:t>
      </w:r>
      <w:proofErr w:type="spellStart"/>
      <w:r>
        <w:t>yaitu</w:t>
      </w:r>
      <w:proofErr w:type="spellEnd"/>
      <w:r>
        <w:t xml:space="preserve"> </w:t>
      </w:r>
      <w:proofErr w:type="spellStart"/>
      <w:r>
        <w:t>skor</w:t>
      </w:r>
      <w:proofErr w:type="spellEnd"/>
      <w:r>
        <w:t xml:space="preserve"> 5 </w:t>
      </w:r>
      <w:proofErr w:type="spellStart"/>
      <w:r>
        <w:t>untuk</w:t>
      </w:r>
      <w:proofErr w:type="spellEnd"/>
      <w:r>
        <w:t xml:space="preserve"> </w:t>
      </w:r>
      <w:proofErr w:type="spellStart"/>
      <w:r>
        <w:t>kategori</w:t>
      </w:r>
      <w:proofErr w:type="spellEnd"/>
      <w:r>
        <w:t xml:space="preserve"> </w:t>
      </w:r>
      <w:proofErr w:type="spellStart"/>
      <w:r>
        <w:t>sangat</w:t>
      </w:r>
      <w:proofErr w:type="spellEnd"/>
      <w:r>
        <w:t xml:space="preserve"> </w:t>
      </w:r>
      <w:proofErr w:type="spellStart"/>
      <w:r>
        <w:t>setuju</w:t>
      </w:r>
      <w:proofErr w:type="spellEnd"/>
      <w:r>
        <w:t xml:space="preserve"> (SS), </w:t>
      </w:r>
      <w:proofErr w:type="spellStart"/>
      <w:r>
        <w:t>skor</w:t>
      </w:r>
      <w:proofErr w:type="spellEnd"/>
      <w:r>
        <w:t xml:space="preserve"> 4 </w:t>
      </w:r>
      <w:proofErr w:type="spellStart"/>
      <w:r>
        <w:t>untuk</w:t>
      </w:r>
      <w:proofErr w:type="spellEnd"/>
      <w:r>
        <w:t xml:space="preserve"> </w:t>
      </w:r>
      <w:proofErr w:type="spellStart"/>
      <w:r>
        <w:t>kategori</w:t>
      </w:r>
      <w:proofErr w:type="spellEnd"/>
      <w:r>
        <w:t xml:space="preserve"> </w:t>
      </w:r>
      <w:proofErr w:type="spellStart"/>
      <w:r>
        <w:t>setuju</w:t>
      </w:r>
      <w:proofErr w:type="spellEnd"/>
      <w:r>
        <w:t xml:space="preserve"> (S), </w:t>
      </w:r>
      <w:proofErr w:type="spellStart"/>
      <w:r>
        <w:t>skor</w:t>
      </w:r>
      <w:proofErr w:type="spellEnd"/>
      <w:r>
        <w:t xml:space="preserve"> 3 </w:t>
      </w:r>
      <w:proofErr w:type="spellStart"/>
      <w:r>
        <w:t>untuk</w:t>
      </w:r>
      <w:proofErr w:type="spellEnd"/>
      <w:r>
        <w:t xml:space="preserve"> </w:t>
      </w:r>
      <w:proofErr w:type="spellStart"/>
      <w:r>
        <w:t>kategori</w:t>
      </w:r>
      <w:proofErr w:type="spellEnd"/>
      <w:r>
        <w:t xml:space="preserve"> </w:t>
      </w:r>
      <w:proofErr w:type="spellStart"/>
      <w:r>
        <w:t>netral</w:t>
      </w:r>
      <w:proofErr w:type="spellEnd"/>
      <w:r>
        <w:t xml:space="preserve"> (N), </w:t>
      </w:r>
      <w:proofErr w:type="spellStart"/>
      <w:r>
        <w:t>skor</w:t>
      </w:r>
      <w:proofErr w:type="spellEnd"/>
      <w:r>
        <w:t xml:space="preserve"> 2 </w:t>
      </w:r>
      <w:proofErr w:type="spellStart"/>
      <w:r>
        <w:t>untuk</w:t>
      </w:r>
      <w:proofErr w:type="spellEnd"/>
      <w:r>
        <w:t xml:space="preserve"> </w:t>
      </w:r>
      <w:proofErr w:type="spellStart"/>
      <w:r>
        <w:t>kategori</w:t>
      </w:r>
      <w:proofErr w:type="spellEnd"/>
      <w:r>
        <w:t xml:space="preserve"> </w:t>
      </w:r>
      <w:proofErr w:type="spellStart"/>
      <w:r>
        <w:t>tidak</w:t>
      </w:r>
      <w:proofErr w:type="spellEnd"/>
      <w:r>
        <w:t xml:space="preserve"> </w:t>
      </w:r>
      <w:proofErr w:type="spellStart"/>
      <w:r>
        <w:t>setuju</w:t>
      </w:r>
      <w:proofErr w:type="spellEnd"/>
      <w:r>
        <w:t xml:space="preserve"> (TS), dan </w:t>
      </w:r>
      <w:proofErr w:type="spellStart"/>
      <w:r>
        <w:t>skor</w:t>
      </w:r>
      <w:proofErr w:type="spellEnd"/>
      <w:r>
        <w:t xml:space="preserve"> 1 </w:t>
      </w:r>
      <w:proofErr w:type="spellStart"/>
      <w:r>
        <w:t>untuk</w:t>
      </w:r>
      <w:proofErr w:type="spellEnd"/>
      <w:r>
        <w:t xml:space="preserve"> </w:t>
      </w:r>
      <w:proofErr w:type="spellStart"/>
      <w:r>
        <w:t>kategori</w:t>
      </w:r>
      <w:proofErr w:type="spellEnd"/>
      <w:r>
        <w:t xml:space="preserve"> </w:t>
      </w:r>
      <w:proofErr w:type="spellStart"/>
      <w:r>
        <w:t>sangat</w:t>
      </w:r>
      <w:proofErr w:type="spellEnd"/>
      <w:r>
        <w:t xml:space="preserve"> </w:t>
      </w:r>
      <w:proofErr w:type="spellStart"/>
      <w:r>
        <w:t>tidak</w:t>
      </w:r>
      <w:proofErr w:type="spellEnd"/>
      <w:r>
        <w:t xml:space="preserve"> </w:t>
      </w:r>
      <w:proofErr w:type="spellStart"/>
      <w:r>
        <w:t>setuju</w:t>
      </w:r>
      <w:proofErr w:type="spellEnd"/>
      <w:r>
        <w:t xml:space="preserve"> (STS).</w:t>
      </w:r>
    </w:p>
    <w:p w14:paraId="44A7E164" w14:textId="77777777" w:rsidR="00D36D50" w:rsidRDefault="00D36D50" w:rsidP="00D36D50">
      <w:pPr>
        <w:pStyle w:val="Heading3"/>
        <w:numPr>
          <w:ilvl w:val="2"/>
          <w:numId w:val="31"/>
        </w:numPr>
        <w:spacing w:before="0" w:line="360" w:lineRule="auto"/>
        <w:ind w:left="1134" w:hanging="567"/>
        <w:contextualSpacing/>
        <w:jc w:val="both"/>
        <w:rPr>
          <w:b/>
          <w:bCs/>
        </w:rPr>
      </w:pPr>
      <w:proofErr w:type="spellStart"/>
      <w:r w:rsidRPr="0039050F">
        <w:rPr>
          <w:b/>
          <w:bCs/>
        </w:rPr>
        <w:t>Metode</w:t>
      </w:r>
      <w:proofErr w:type="spellEnd"/>
      <w:r w:rsidRPr="0039050F">
        <w:rPr>
          <w:b/>
          <w:bCs/>
        </w:rPr>
        <w:t xml:space="preserve"> </w:t>
      </w:r>
      <w:proofErr w:type="spellStart"/>
      <w:r w:rsidRPr="0039050F">
        <w:rPr>
          <w:b/>
          <w:bCs/>
        </w:rPr>
        <w:t>Analisis</w:t>
      </w:r>
      <w:proofErr w:type="spellEnd"/>
      <w:r w:rsidRPr="0039050F">
        <w:rPr>
          <w:b/>
          <w:bCs/>
        </w:rPr>
        <w:t xml:space="preserve"> Data</w:t>
      </w:r>
    </w:p>
    <w:p w14:paraId="777EA406" w14:textId="77777777" w:rsidR="00D36D50" w:rsidRPr="00554297" w:rsidRDefault="00D36D50" w:rsidP="00D36D50">
      <w:pPr>
        <w:spacing w:after="0"/>
        <w:ind w:left="567" w:firstLine="567"/>
      </w:pPr>
      <w:proofErr w:type="spellStart"/>
      <w:r>
        <w:t>Penulis</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analisis</w:t>
      </w:r>
      <w:proofErr w:type="spellEnd"/>
      <w:r>
        <w:t xml:space="preserve"> data </w:t>
      </w:r>
      <w:proofErr w:type="spellStart"/>
      <w:r>
        <w:t>statistik</w:t>
      </w:r>
      <w:proofErr w:type="spellEnd"/>
      <w:r>
        <w:t xml:space="preserve"> </w:t>
      </w:r>
      <w:proofErr w:type="spellStart"/>
      <w:r>
        <w:t>deskriptif</w:t>
      </w:r>
      <w:proofErr w:type="spellEnd"/>
      <w:r>
        <w:t xml:space="preserve"> </w:t>
      </w:r>
      <w:proofErr w:type="spellStart"/>
      <w:r>
        <w:t>untuk</w:t>
      </w:r>
      <w:proofErr w:type="spellEnd"/>
      <w:r>
        <w:t xml:space="preserve"> </w:t>
      </w:r>
      <w:proofErr w:type="spellStart"/>
      <w:r>
        <w:t>mendeskripsikan</w:t>
      </w:r>
      <w:proofErr w:type="spellEnd"/>
      <w:r>
        <w:t xml:space="preserve"> </w:t>
      </w:r>
      <w:proofErr w:type="spellStart"/>
      <w:r>
        <w:t>variabel</w:t>
      </w:r>
      <w:proofErr w:type="spellEnd"/>
      <w:r>
        <w:t xml:space="preserve"> </w:t>
      </w:r>
      <w:r>
        <w:rPr>
          <w:i/>
          <w:iCs/>
        </w:rPr>
        <w:t xml:space="preserve">personal innovativeness, mobile banking knowledge, </w:t>
      </w:r>
      <w:proofErr w:type="spellStart"/>
      <w:r>
        <w:t>pengetahuan</w:t>
      </w:r>
      <w:proofErr w:type="spellEnd"/>
      <w:r>
        <w:t xml:space="preserve"> </w:t>
      </w:r>
      <w:proofErr w:type="spellStart"/>
      <w:r>
        <w:t>keuangan</w:t>
      </w:r>
      <w:proofErr w:type="spellEnd"/>
      <w:r>
        <w:t xml:space="preserve">, </w:t>
      </w:r>
      <w:proofErr w:type="spellStart"/>
      <w:r>
        <w:t>perilaku</w:t>
      </w:r>
      <w:proofErr w:type="spellEnd"/>
      <w:r>
        <w:t xml:space="preserve"> </w:t>
      </w:r>
      <w:proofErr w:type="spellStart"/>
      <w:r>
        <w:t>keuangan</w:t>
      </w:r>
      <w:proofErr w:type="spellEnd"/>
      <w:r>
        <w:t xml:space="preserve">, dan </w:t>
      </w:r>
      <w:proofErr w:type="spellStart"/>
      <w:r>
        <w:t>sikap</w:t>
      </w:r>
      <w:proofErr w:type="spellEnd"/>
      <w:r>
        <w:t xml:space="preserve"> </w:t>
      </w:r>
      <w:proofErr w:type="spellStart"/>
      <w:r>
        <w:t>keuangan</w:t>
      </w:r>
      <w:proofErr w:type="spellEnd"/>
      <w:r>
        <w:t xml:space="preserve"> </w:t>
      </w:r>
      <w:proofErr w:type="spellStart"/>
      <w:r>
        <w:t>terhadap</w:t>
      </w:r>
      <w:proofErr w:type="spellEnd"/>
      <w:r>
        <w:t xml:space="preserve"> </w:t>
      </w:r>
      <w:proofErr w:type="spellStart"/>
      <w:r>
        <w:t>inklusi</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kuesioner</w:t>
      </w:r>
      <w:proofErr w:type="spellEnd"/>
      <w:r>
        <w:t xml:space="preserve"> yang </w:t>
      </w:r>
      <w:proofErr w:type="spellStart"/>
      <w:r>
        <w:t>dilengkapi</w:t>
      </w:r>
      <w:proofErr w:type="spellEnd"/>
      <w:r>
        <w:t xml:space="preserve"> </w:t>
      </w:r>
      <w:proofErr w:type="spellStart"/>
      <w:r>
        <w:t>dengan</w:t>
      </w:r>
      <w:proofErr w:type="spellEnd"/>
      <w:r>
        <w:t xml:space="preserve"> lima </w:t>
      </w:r>
      <w:proofErr w:type="spellStart"/>
      <w:r>
        <w:t>kemungkinan</w:t>
      </w:r>
      <w:proofErr w:type="spellEnd"/>
      <w:r>
        <w:t xml:space="preserve"> </w:t>
      </w:r>
      <w:proofErr w:type="spellStart"/>
      <w:r>
        <w:t>jawaban</w:t>
      </w:r>
      <w:proofErr w:type="spellEnd"/>
      <w:r>
        <w:t xml:space="preserve"> yang </w:t>
      </w:r>
      <w:proofErr w:type="spellStart"/>
      <w:r>
        <w:t>akan</w:t>
      </w:r>
      <w:proofErr w:type="spellEnd"/>
      <w:r>
        <w:t xml:space="preserve"> </w:t>
      </w:r>
      <w:proofErr w:type="spellStart"/>
      <w:r>
        <w:t>dijawab</w:t>
      </w:r>
      <w:proofErr w:type="spellEnd"/>
      <w:r>
        <w:t xml:space="preserve"> oleh </w:t>
      </w:r>
      <w:proofErr w:type="spellStart"/>
      <w:r>
        <w:t>responden</w:t>
      </w:r>
      <w:proofErr w:type="spellEnd"/>
      <w:r>
        <w:t xml:space="preserve">. </w:t>
      </w:r>
      <w:proofErr w:type="spellStart"/>
      <w:r>
        <w:t>Statistik</w:t>
      </w:r>
      <w:proofErr w:type="spellEnd"/>
      <w:r>
        <w:t xml:space="preserve"> </w:t>
      </w:r>
      <w:proofErr w:type="spellStart"/>
      <w:r>
        <w:t>deskriptif</w:t>
      </w:r>
      <w:proofErr w:type="spellEnd"/>
      <w:r>
        <w:t xml:space="preserve"> </w:t>
      </w:r>
      <w:proofErr w:type="spellStart"/>
      <w:r>
        <w:t>adalah</w:t>
      </w:r>
      <w:proofErr w:type="spellEnd"/>
      <w:r>
        <w:t xml:space="preserve"> </w:t>
      </w:r>
      <w:proofErr w:type="spellStart"/>
      <w:r>
        <w:t>statistik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menganalisis</w:t>
      </w:r>
      <w:proofErr w:type="spellEnd"/>
      <w:r>
        <w:t xml:space="preserve"> data </w:t>
      </w:r>
      <w:proofErr w:type="spellStart"/>
      <w:r>
        <w:t>dengan</w:t>
      </w:r>
      <w:proofErr w:type="spellEnd"/>
      <w:r>
        <w:t xml:space="preserve"> </w:t>
      </w:r>
      <w:proofErr w:type="spellStart"/>
      <w:r>
        <w:t>cara</w:t>
      </w:r>
      <w:proofErr w:type="spellEnd"/>
      <w:r>
        <w:t xml:space="preserve"> </w:t>
      </w:r>
      <w:proofErr w:type="spellStart"/>
      <w:r>
        <w:t>mendeskripsikan</w:t>
      </w:r>
      <w:proofErr w:type="spellEnd"/>
      <w:r>
        <w:t xml:space="preserve"> </w:t>
      </w:r>
      <w:proofErr w:type="spellStart"/>
      <w:r>
        <w:t>atau</w:t>
      </w:r>
      <w:proofErr w:type="spellEnd"/>
      <w:r>
        <w:t xml:space="preserve"> </w:t>
      </w:r>
      <w:proofErr w:type="spellStart"/>
      <w:r>
        <w:t>menggambarkan</w:t>
      </w:r>
      <w:proofErr w:type="spellEnd"/>
      <w:r>
        <w:t xml:space="preserve"> data yang </w:t>
      </w:r>
      <w:proofErr w:type="spellStart"/>
      <w:r>
        <w:t>telah</w:t>
      </w:r>
      <w:proofErr w:type="spellEnd"/>
      <w:r>
        <w:t xml:space="preserve"> </w:t>
      </w:r>
      <w:proofErr w:type="spellStart"/>
      <w:r>
        <w:t>terkumpul</w:t>
      </w:r>
      <w:proofErr w:type="spellEnd"/>
      <w:r>
        <w:t xml:space="preserve"> </w:t>
      </w:r>
      <w:proofErr w:type="spellStart"/>
      <w:r>
        <w:t>sebagaimana</w:t>
      </w:r>
      <w:proofErr w:type="spellEnd"/>
      <w:r>
        <w:t xml:space="preserve"> </w:t>
      </w:r>
      <w:proofErr w:type="spellStart"/>
      <w:r>
        <w:lastRenderedPageBreak/>
        <w:t>adanya</w:t>
      </w:r>
      <w:proofErr w:type="spellEnd"/>
      <w:r>
        <w:t xml:space="preserve"> </w:t>
      </w:r>
      <w:proofErr w:type="spellStart"/>
      <w:r>
        <w:t>tanpa</w:t>
      </w:r>
      <w:proofErr w:type="spellEnd"/>
      <w:r>
        <w:t xml:space="preserve"> </w:t>
      </w:r>
      <w:proofErr w:type="spellStart"/>
      <w:r>
        <w:t>bermaksud</w:t>
      </w:r>
      <w:proofErr w:type="spellEnd"/>
      <w:r>
        <w:t xml:space="preserve"> </w:t>
      </w:r>
      <w:proofErr w:type="spellStart"/>
      <w:r>
        <w:t>membuat</w:t>
      </w:r>
      <w:proofErr w:type="spellEnd"/>
      <w:r>
        <w:t xml:space="preserve"> </w:t>
      </w:r>
      <w:proofErr w:type="spellStart"/>
      <w:r>
        <w:t>kesimpulan</w:t>
      </w:r>
      <w:proofErr w:type="spellEnd"/>
      <w:r>
        <w:t xml:space="preserve"> yang </w:t>
      </w:r>
      <w:proofErr w:type="spellStart"/>
      <w:r>
        <w:t>berkalu</w:t>
      </w:r>
      <w:proofErr w:type="spellEnd"/>
      <w:r>
        <w:t xml:space="preserve"> </w:t>
      </w:r>
      <w:proofErr w:type="spellStart"/>
      <w:r>
        <w:t>untuk</w:t>
      </w:r>
      <w:proofErr w:type="spellEnd"/>
      <w:r>
        <w:t xml:space="preserve"> </w:t>
      </w:r>
      <w:proofErr w:type="spellStart"/>
      <w:r>
        <w:t>umum</w:t>
      </w:r>
      <w:proofErr w:type="spellEnd"/>
      <w:r>
        <w:t xml:space="preserve"> </w:t>
      </w:r>
      <w:proofErr w:type="spellStart"/>
      <w:r>
        <w:t>atau</w:t>
      </w:r>
      <w:proofErr w:type="spellEnd"/>
      <w:r>
        <w:t xml:space="preserve"> </w:t>
      </w:r>
      <w:proofErr w:type="spellStart"/>
      <w:r>
        <w:t>generalisasi</w:t>
      </w:r>
      <w:proofErr w:type="spellEnd"/>
      <w:r>
        <w:t xml:space="preserve"> </w:t>
      </w:r>
      <w:r>
        <w:fldChar w:fldCharType="begin" w:fldLock="1"/>
      </w:r>
      <w: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fldChar w:fldCharType="separate"/>
      </w:r>
      <w:r w:rsidRPr="00554297">
        <w:rPr>
          <w:noProof/>
        </w:rPr>
        <w:t>(Sugiyono, 2015)</w:t>
      </w:r>
      <w:r>
        <w:fldChar w:fldCharType="end"/>
      </w:r>
      <w:r>
        <w:t>.</w:t>
      </w:r>
    </w:p>
    <w:p w14:paraId="50676D32" w14:textId="77777777" w:rsidR="00D36D50" w:rsidRDefault="00D36D50" w:rsidP="00D36D50">
      <w:pPr>
        <w:pStyle w:val="Heading3"/>
        <w:numPr>
          <w:ilvl w:val="2"/>
          <w:numId w:val="31"/>
        </w:numPr>
        <w:spacing w:before="0" w:line="360" w:lineRule="auto"/>
        <w:ind w:left="1134" w:hanging="567"/>
        <w:contextualSpacing/>
        <w:jc w:val="both"/>
        <w:rPr>
          <w:b/>
          <w:bCs/>
        </w:rPr>
      </w:pPr>
      <w:proofErr w:type="spellStart"/>
      <w:r w:rsidRPr="0039050F">
        <w:rPr>
          <w:b/>
          <w:bCs/>
        </w:rPr>
        <w:t>Metode</w:t>
      </w:r>
      <w:proofErr w:type="spellEnd"/>
      <w:r w:rsidRPr="0039050F">
        <w:rPr>
          <w:b/>
          <w:bCs/>
        </w:rPr>
        <w:t xml:space="preserve"> </w:t>
      </w:r>
      <w:proofErr w:type="spellStart"/>
      <w:r w:rsidRPr="0039050F">
        <w:rPr>
          <w:b/>
          <w:bCs/>
        </w:rPr>
        <w:t>Penyajian</w:t>
      </w:r>
      <w:proofErr w:type="spellEnd"/>
      <w:r w:rsidRPr="0039050F">
        <w:rPr>
          <w:b/>
          <w:bCs/>
        </w:rPr>
        <w:t xml:space="preserve"> Data</w:t>
      </w:r>
    </w:p>
    <w:p w14:paraId="2AD4EA1C" w14:textId="77777777" w:rsidR="00D36D50" w:rsidRDefault="00D36D50" w:rsidP="00D36D50">
      <w:pPr>
        <w:spacing w:after="0"/>
        <w:ind w:left="567" w:firstLine="567"/>
      </w:pPr>
      <w:r w:rsidRPr="00321612">
        <w:t xml:space="preserve">Data </w:t>
      </w:r>
      <w:proofErr w:type="spellStart"/>
      <w:r w:rsidRPr="00321612">
        <w:t>dalam</w:t>
      </w:r>
      <w:proofErr w:type="spellEnd"/>
      <w:r w:rsidRPr="00321612">
        <w:t xml:space="preserve"> </w:t>
      </w:r>
      <w:proofErr w:type="spellStart"/>
      <w:r w:rsidRPr="00321612">
        <w:t>penelitian</w:t>
      </w:r>
      <w:proofErr w:type="spellEnd"/>
      <w:r w:rsidRPr="00321612">
        <w:t xml:space="preserve"> ini </w:t>
      </w:r>
      <w:proofErr w:type="spellStart"/>
      <w:r w:rsidRPr="00321612">
        <w:t>disajikan</w:t>
      </w:r>
      <w:proofErr w:type="spellEnd"/>
      <w:r w:rsidRPr="00321612">
        <w:t xml:space="preserve"> </w:t>
      </w:r>
      <w:proofErr w:type="spellStart"/>
      <w:r w:rsidRPr="00321612">
        <w:t>secara</w:t>
      </w:r>
      <w:proofErr w:type="spellEnd"/>
      <w:r w:rsidRPr="00321612">
        <w:t xml:space="preserve"> </w:t>
      </w:r>
      <w:r w:rsidRPr="00655EBF">
        <w:rPr>
          <w:i/>
          <w:iCs/>
        </w:rPr>
        <w:t>cross sectional</w:t>
      </w:r>
      <w:r w:rsidRPr="00321612">
        <w:t xml:space="preserve"> </w:t>
      </w:r>
      <w:proofErr w:type="spellStart"/>
      <w:r w:rsidRPr="00321612">
        <w:t>menggunakan</w:t>
      </w:r>
      <w:proofErr w:type="spellEnd"/>
      <w:r w:rsidRPr="00321612">
        <w:t xml:space="preserve"> </w:t>
      </w:r>
      <w:proofErr w:type="spellStart"/>
      <w:r w:rsidRPr="00321612">
        <w:t>bantuan</w:t>
      </w:r>
      <w:proofErr w:type="spellEnd"/>
      <w:r w:rsidRPr="00321612">
        <w:t xml:space="preserve"> software SPSS (</w:t>
      </w:r>
      <w:r w:rsidRPr="00655EBF">
        <w:rPr>
          <w:i/>
          <w:iCs/>
        </w:rPr>
        <w:t>Statistical Product and Service Solution</w:t>
      </w:r>
      <w:r w:rsidRPr="00321612">
        <w:t xml:space="preserve">) </w:t>
      </w:r>
      <w:proofErr w:type="spellStart"/>
      <w:r w:rsidRPr="00321612">
        <w:t>versi</w:t>
      </w:r>
      <w:proofErr w:type="spellEnd"/>
      <w:r w:rsidRPr="00321612">
        <w:t xml:space="preserve"> 23 </w:t>
      </w:r>
      <w:r w:rsidRPr="00655EBF">
        <w:rPr>
          <w:i/>
          <w:iCs/>
        </w:rPr>
        <w:t>for windows</w:t>
      </w:r>
      <w:r w:rsidRPr="00321612">
        <w:t>.</w:t>
      </w:r>
      <w:r>
        <w:t xml:space="preserve"> </w:t>
      </w:r>
      <w:r w:rsidRPr="00321612">
        <w:t xml:space="preserve">SPSS </w:t>
      </w:r>
      <w:proofErr w:type="spellStart"/>
      <w:r w:rsidRPr="00321612">
        <w:t>merupakan</w:t>
      </w:r>
      <w:proofErr w:type="spellEnd"/>
      <w:r w:rsidRPr="00321612">
        <w:t xml:space="preserve"> </w:t>
      </w:r>
      <w:r w:rsidRPr="00655EBF">
        <w:rPr>
          <w:i/>
          <w:iCs/>
        </w:rPr>
        <w:t>software</w:t>
      </w:r>
      <w:r w:rsidRPr="00321612">
        <w:t xml:space="preserve"> yang </w:t>
      </w:r>
      <w:proofErr w:type="spellStart"/>
      <w:r w:rsidRPr="00321612">
        <w:t>dapat</w:t>
      </w:r>
      <w:proofErr w:type="spellEnd"/>
      <w:r w:rsidRPr="00321612">
        <w:t xml:space="preserve"> </w:t>
      </w:r>
      <w:proofErr w:type="spellStart"/>
      <w:r w:rsidRPr="00321612">
        <w:t>mempermudah</w:t>
      </w:r>
      <w:proofErr w:type="spellEnd"/>
      <w:r w:rsidRPr="00321612">
        <w:t xml:space="preserve"> </w:t>
      </w:r>
      <w:proofErr w:type="spellStart"/>
      <w:r w:rsidRPr="00321612">
        <w:t>pengguna</w:t>
      </w:r>
      <w:proofErr w:type="spellEnd"/>
      <w:r w:rsidRPr="00321612">
        <w:t xml:space="preserve"> </w:t>
      </w:r>
      <w:proofErr w:type="spellStart"/>
      <w:r w:rsidRPr="00321612">
        <w:t>dalam</w:t>
      </w:r>
      <w:proofErr w:type="spellEnd"/>
      <w:r w:rsidRPr="00321612">
        <w:t xml:space="preserve"> </w:t>
      </w:r>
      <w:proofErr w:type="spellStart"/>
      <w:r w:rsidRPr="00321612">
        <w:t>me</w:t>
      </w:r>
      <w:r>
        <w:t>ngolah</w:t>
      </w:r>
      <w:proofErr w:type="spellEnd"/>
      <w:r w:rsidRPr="00321612">
        <w:t xml:space="preserve"> data </w:t>
      </w:r>
      <w:proofErr w:type="spellStart"/>
      <w:r w:rsidRPr="00321612">
        <w:t>secara</w:t>
      </w:r>
      <w:proofErr w:type="spellEnd"/>
      <w:r w:rsidRPr="00321612">
        <w:t xml:space="preserve"> </w:t>
      </w:r>
      <w:proofErr w:type="spellStart"/>
      <w:r w:rsidRPr="00321612">
        <w:t>statisti</w:t>
      </w:r>
      <w:r>
        <w:t>k</w:t>
      </w:r>
      <w:proofErr w:type="spellEnd"/>
      <w:r w:rsidRPr="00321612">
        <w:t xml:space="preserve">, </w:t>
      </w:r>
      <w:proofErr w:type="spellStart"/>
      <w:r w:rsidRPr="00321612">
        <w:t>karena</w:t>
      </w:r>
      <w:proofErr w:type="spellEnd"/>
      <w:r w:rsidRPr="00321612">
        <w:t xml:space="preserve"> </w:t>
      </w:r>
      <w:proofErr w:type="spellStart"/>
      <w:r w:rsidRPr="00321612">
        <w:t>kemampuan</w:t>
      </w:r>
      <w:proofErr w:type="spellEnd"/>
      <w:r w:rsidRPr="00321612">
        <w:t xml:space="preserve"> </w:t>
      </w:r>
      <w:proofErr w:type="spellStart"/>
      <w:r w:rsidRPr="00321612">
        <w:t>perhitungan</w:t>
      </w:r>
      <w:proofErr w:type="spellEnd"/>
      <w:r w:rsidRPr="00321612">
        <w:t xml:space="preserve"> </w:t>
      </w:r>
      <w:proofErr w:type="spellStart"/>
      <w:r w:rsidRPr="00321612">
        <w:t>statisti</w:t>
      </w:r>
      <w:r>
        <w:t>k</w:t>
      </w:r>
      <w:proofErr w:type="spellEnd"/>
      <w:r w:rsidRPr="00321612">
        <w:t xml:space="preserve"> yang </w:t>
      </w:r>
      <w:proofErr w:type="spellStart"/>
      <w:r w:rsidRPr="00321612">
        <w:t>tinggi</w:t>
      </w:r>
      <w:proofErr w:type="spellEnd"/>
      <w:r w:rsidRPr="00321612">
        <w:t>.</w:t>
      </w:r>
    </w:p>
    <w:p w14:paraId="452610EF" w14:textId="77777777" w:rsidR="00D36D50" w:rsidRPr="00321612" w:rsidRDefault="00D36D50" w:rsidP="00D36D50">
      <w:pPr>
        <w:spacing w:after="0"/>
        <w:ind w:left="567" w:firstLine="567"/>
      </w:pPr>
    </w:p>
    <w:p w14:paraId="606475B7" w14:textId="77777777" w:rsidR="00D36D50" w:rsidRDefault="00D36D50" w:rsidP="00D36D50">
      <w:pPr>
        <w:pStyle w:val="Heading2"/>
        <w:numPr>
          <w:ilvl w:val="1"/>
          <w:numId w:val="31"/>
        </w:numPr>
        <w:spacing w:before="0"/>
        <w:ind w:left="567" w:hanging="567"/>
        <w:jc w:val="both"/>
        <w:rPr>
          <w:bCs/>
        </w:rPr>
      </w:pPr>
      <w:r w:rsidRPr="0039050F">
        <w:rPr>
          <w:bCs/>
        </w:rPr>
        <w:t xml:space="preserve">Uji </w:t>
      </w:r>
      <w:proofErr w:type="spellStart"/>
      <w:r w:rsidRPr="0039050F">
        <w:rPr>
          <w:bCs/>
        </w:rPr>
        <w:t>Statistik</w:t>
      </w:r>
      <w:proofErr w:type="spellEnd"/>
    </w:p>
    <w:p w14:paraId="0904E5F8" w14:textId="77777777" w:rsidR="00D36D50" w:rsidRPr="004A4D1D" w:rsidRDefault="00D36D50" w:rsidP="00D36D50">
      <w:pPr>
        <w:spacing w:after="0"/>
        <w:ind w:firstLine="567"/>
        <w:rPr>
          <w:i/>
          <w:iCs/>
        </w:rPr>
      </w:pPr>
      <w:proofErr w:type="spellStart"/>
      <w:r>
        <w:t>Penelitian</w:t>
      </w:r>
      <w:proofErr w:type="spellEnd"/>
      <w:r>
        <w:t xml:space="preserve"> ini </w:t>
      </w:r>
      <w:proofErr w:type="spellStart"/>
      <w:r>
        <w:t>diuji</w:t>
      </w:r>
      <w:proofErr w:type="spellEnd"/>
      <w:r>
        <w:t xml:space="preserve"> </w:t>
      </w:r>
      <w:proofErr w:type="spellStart"/>
      <w:r>
        <w:t>menggunakan</w:t>
      </w:r>
      <w:proofErr w:type="spellEnd"/>
      <w:r>
        <w:t xml:space="preserve"> </w:t>
      </w:r>
      <w:r>
        <w:rPr>
          <w:i/>
          <w:iCs/>
        </w:rPr>
        <w:t>pilot study</w:t>
      </w:r>
      <w:r>
        <w:t xml:space="preserve">, </w:t>
      </w:r>
      <w:proofErr w:type="spellStart"/>
      <w:r>
        <w:t>dimana</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penyebaran</w:t>
      </w:r>
      <w:proofErr w:type="spellEnd"/>
      <w:r>
        <w:t xml:space="preserve"> </w:t>
      </w:r>
      <w:proofErr w:type="spellStart"/>
      <w:r>
        <w:t>kuesioner</w:t>
      </w:r>
      <w:proofErr w:type="spellEnd"/>
      <w:r>
        <w:t xml:space="preserve"> </w:t>
      </w:r>
      <w:proofErr w:type="spellStart"/>
      <w:r>
        <w:t>terhadap</w:t>
      </w:r>
      <w:proofErr w:type="spellEnd"/>
      <w:r>
        <w:t xml:space="preserve"> 30 </w:t>
      </w:r>
      <w:proofErr w:type="spellStart"/>
      <w:r>
        <w:t>responden</w:t>
      </w:r>
      <w:proofErr w:type="spellEnd"/>
      <w:r>
        <w:t xml:space="preserve"> yang </w:t>
      </w:r>
      <w:proofErr w:type="spellStart"/>
      <w:r>
        <w:t>berada</w:t>
      </w:r>
      <w:proofErr w:type="spellEnd"/>
      <w:r>
        <w:t xml:space="preserve"> di wilayah </w:t>
      </w:r>
      <w:proofErr w:type="spellStart"/>
      <w:r>
        <w:t>Jabodetabek</w:t>
      </w:r>
      <w:proofErr w:type="spellEnd"/>
      <w:r>
        <w:t xml:space="preserve">. </w:t>
      </w:r>
      <w:r w:rsidRPr="004A4D1D">
        <w:t xml:space="preserve">Setelah </w:t>
      </w:r>
      <w:proofErr w:type="spellStart"/>
      <w:r w:rsidRPr="004A4D1D">
        <w:t>mendapat</w:t>
      </w:r>
      <w:proofErr w:type="spellEnd"/>
      <w:r w:rsidRPr="004A4D1D">
        <w:t xml:space="preserve"> </w:t>
      </w:r>
      <w:proofErr w:type="spellStart"/>
      <w:r w:rsidRPr="004A4D1D">
        <w:t>hasil</w:t>
      </w:r>
      <w:proofErr w:type="spellEnd"/>
      <w:r w:rsidRPr="004A4D1D">
        <w:t xml:space="preserve"> </w:t>
      </w:r>
      <w:proofErr w:type="spellStart"/>
      <w:r w:rsidRPr="004A4D1D">
        <w:t>dari</w:t>
      </w:r>
      <w:proofErr w:type="spellEnd"/>
      <w:r w:rsidRPr="004A4D1D">
        <w:t xml:space="preserve"> </w:t>
      </w:r>
      <w:proofErr w:type="spellStart"/>
      <w:r w:rsidRPr="004A4D1D">
        <w:t>penyebaran</w:t>
      </w:r>
      <w:proofErr w:type="spellEnd"/>
      <w:r w:rsidRPr="004A4D1D">
        <w:t xml:space="preserve"> 30 </w:t>
      </w:r>
      <w:proofErr w:type="spellStart"/>
      <w:r w:rsidRPr="004A4D1D">
        <w:t>kuesioner</w:t>
      </w:r>
      <w:proofErr w:type="spellEnd"/>
      <w:r w:rsidRPr="004A4D1D">
        <w:t xml:space="preserve">, </w:t>
      </w:r>
      <w:proofErr w:type="spellStart"/>
      <w:r w:rsidRPr="004A4D1D">
        <w:t>maka</w:t>
      </w:r>
      <w:proofErr w:type="spellEnd"/>
      <w:r w:rsidRPr="004A4D1D">
        <w:t xml:space="preserve"> </w:t>
      </w:r>
      <w:proofErr w:type="spellStart"/>
      <w:r w:rsidRPr="004A4D1D">
        <w:t>pengujian</w:t>
      </w:r>
      <w:proofErr w:type="spellEnd"/>
      <w:r w:rsidRPr="004A4D1D">
        <w:t xml:space="preserve"> </w:t>
      </w:r>
      <w:proofErr w:type="spellStart"/>
      <w:r w:rsidRPr="004A4D1D">
        <w:t>validitas</w:t>
      </w:r>
      <w:proofErr w:type="spellEnd"/>
      <w:r w:rsidRPr="004A4D1D">
        <w:t xml:space="preserve"> dan </w:t>
      </w:r>
      <w:proofErr w:type="spellStart"/>
      <w:r w:rsidRPr="004A4D1D">
        <w:t>reliabilitas</w:t>
      </w:r>
      <w:proofErr w:type="spellEnd"/>
      <w:r w:rsidRPr="004A4D1D">
        <w:t xml:space="preserve"> </w:t>
      </w:r>
      <w:proofErr w:type="spellStart"/>
      <w:r w:rsidRPr="004A4D1D">
        <w:t>akan</w:t>
      </w:r>
      <w:proofErr w:type="spellEnd"/>
      <w:r w:rsidRPr="004A4D1D">
        <w:t xml:space="preserve"> </w:t>
      </w:r>
      <w:proofErr w:type="spellStart"/>
      <w:r w:rsidRPr="004A4D1D">
        <w:t>dilakukan</w:t>
      </w:r>
      <w:proofErr w:type="spellEnd"/>
      <w:r w:rsidRPr="004A4D1D">
        <w:t>.</w:t>
      </w:r>
      <w:r>
        <w:t xml:space="preserve"> </w:t>
      </w:r>
      <w:proofErr w:type="spellStart"/>
      <w:r w:rsidRPr="004A4D1D">
        <w:t>Apabila</w:t>
      </w:r>
      <w:proofErr w:type="spellEnd"/>
      <w:r w:rsidRPr="004A4D1D">
        <w:t xml:space="preserve"> </w:t>
      </w:r>
      <w:proofErr w:type="spellStart"/>
      <w:r w:rsidRPr="004A4D1D">
        <w:t>hasil</w:t>
      </w:r>
      <w:proofErr w:type="spellEnd"/>
      <w:r w:rsidRPr="004A4D1D">
        <w:t xml:space="preserve"> uji </w:t>
      </w:r>
      <w:proofErr w:type="spellStart"/>
      <w:r w:rsidRPr="004A4D1D">
        <w:t>tersebut</w:t>
      </w:r>
      <w:proofErr w:type="spellEnd"/>
      <w:r w:rsidRPr="004A4D1D">
        <w:t xml:space="preserve"> </w:t>
      </w:r>
      <w:proofErr w:type="spellStart"/>
      <w:r w:rsidRPr="004A4D1D">
        <w:t>dinyatakan</w:t>
      </w:r>
      <w:proofErr w:type="spellEnd"/>
      <w:r w:rsidRPr="004A4D1D">
        <w:t xml:space="preserve"> valid dan </w:t>
      </w:r>
      <w:proofErr w:type="spellStart"/>
      <w:r w:rsidRPr="004A4D1D">
        <w:t>reliabel</w:t>
      </w:r>
      <w:proofErr w:type="spellEnd"/>
      <w:r w:rsidRPr="004A4D1D">
        <w:t xml:space="preserve">, </w:t>
      </w:r>
      <w:proofErr w:type="spellStart"/>
      <w:r w:rsidRPr="004A4D1D">
        <w:t>maka</w:t>
      </w:r>
      <w:proofErr w:type="spellEnd"/>
      <w:r w:rsidRPr="004A4D1D">
        <w:t xml:space="preserve"> </w:t>
      </w:r>
      <w:proofErr w:type="spellStart"/>
      <w:r w:rsidRPr="004A4D1D">
        <w:t>penulis</w:t>
      </w:r>
      <w:proofErr w:type="spellEnd"/>
      <w:r w:rsidRPr="004A4D1D">
        <w:t xml:space="preserve"> </w:t>
      </w:r>
      <w:proofErr w:type="spellStart"/>
      <w:r w:rsidRPr="004A4D1D">
        <w:t>kembali</w:t>
      </w:r>
      <w:proofErr w:type="spellEnd"/>
      <w:r w:rsidRPr="004A4D1D">
        <w:t xml:space="preserve"> </w:t>
      </w:r>
      <w:proofErr w:type="spellStart"/>
      <w:r w:rsidRPr="004A4D1D">
        <w:t>melakukan</w:t>
      </w:r>
      <w:proofErr w:type="spellEnd"/>
      <w:r w:rsidRPr="004A4D1D">
        <w:t xml:space="preserve"> </w:t>
      </w:r>
      <w:proofErr w:type="spellStart"/>
      <w:r w:rsidRPr="004A4D1D">
        <w:t>penyebaran</w:t>
      </w:r>
      <w:proofErr w:type="spellEnd"/>
      <w:r w:rsidRPr="004A4D1D">
        <w:t xml:space="preserve"> </w:t>
      </w:r>
      <w:proofErr w:type="spellStart"/>
      <w:r w:rsidRPr="004A4D1D">
        <w:t>kuesioner</w:t>
      </w:r>
      <w:proofErr w:type="spellEnd"/>
      <w:r w:rsidRPr="004A4D1D">
        <w:t xml:space="preserve"> </w:t>
      </w:r>
      <w:proofErr w:type="spellStart"/>
      <w:r w:rsidRPr="004A4D1D">
        <w:t>kepada</w:t>
      </w:r>
      <w:proofErr w:type="spellEnd"/>
      <w:r w:rsidRPr="004A4D1D">
        <w:t xml:space="preserve"> 100 </w:t>
      </w:r>
      <w:proofErr w:type="spellStart"/>
      <w:r w:rsidRPr="004A4D1D">
        <w:t>responden</w:t>
      </w:r>
      <w:proofErr w:type="spellEnd"/>
      <w:r>
        <w:t xml:space="preserve"> </w:t>
      </w:r>
      <w:r>
        <w:fldChar w:fldCharType="begin" w:fldLock="1"/>
      </w:r>
      <w:r>
        <w:instrText>ADDIN CSL_CITATION {"citationItems":[{"id":"ITEM-1","itemData":{"author":[{"dropping-particle":"van","family":"Teijlingen","given":"Edwin","non-dropping-particle":"","parse-names":false,"suffix":""}],"id":"ITEM-1","issued":{"date-parts":[["2002"]]},"page":"33-36","title":"The importance of pilot studies","type":"article-journal","volume":"16"},"uris":["http://www.mendeley.com/documents/?uuid=72e21254-6d56-426f-85de-bcd4ab123615"]}],"mendeley":{"formattedCitation":"(Teijlingen, 2002)","plainTextFormattedCitation":"(Teijlingen, 2002)","previouslyFormattedCitation":"(Teijlingen, 2002)"},"properties":{"noteIndex":0},"schema":"https://github.com/citation-style-language/schema/raw/master/csl-citation.json"}</w:instrText>
      </w:r>
      <w:r>
        <w:fldChar w:fldCharType="separate"/>
      </w:r>
      <w:r w:rsidRPr="004A4D1D">
        <w:rPr>
          <w:noProof/>
        </w:rPr>
        <w:t>(Teijlingen, 2002)</w:t>
      </w:r>
      <w:r>
        <w:fldChar w:fldCharType="end"/>
      </w:r>
      <w:r>
        <w:t>.</w:t>
      </w:r>
    </w:p>
    <w:p w14:paraId="1BF71192"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 xml:space="preserve">Uji </w:t>
      </w:r>
      <w:proofErr w:type="spellStart"/>
      <w:r w:rsidRPr="0039050F">
        <w:rPr>
          <w:b/>
          <w:bCs/>
        </w:rPr>
        <w:t>Validitas</w:t>
      </w:r>
      <w:proofErr w:type="spellEnd"/>
      <w:r w:rsidRPr="0039050F">
        <w:rPr>
          <w:b/>
          <w:bCs/>
        </w:rPr>
        <w:t xml:space="preserve"> Data</w:t>
      </w:r>
    </w:p>
    <w:p w14:paraId="7069C389" w14:textId="77777777" w:rsidR="00D36D50" w:rsidRDefault="00D36D50" w:rsidP="00D36D50">
      <w:pPr>
        <w:spacing w:after="0"/>
        <w:ind w:left="567" w:firstLine="720"/>
      </w:pPr>
      <w:proofErr w:type="spellStart"/>
      <w:r w:rsidRPr="001476D6">
        <w:t>Pengujian</w:t>
      </w:r>
      <w:proofErr w:type="spellEnd"/>
      <w:r w:rsidRPr="001476D6">
        <w:t xml:space="preserve"> </w:t>
      </w:r>
      <w:proofErr w:type="spellStart"/>
      <w:r w:rsidRPr="001476D6">
        <w:t>validitas</w:t>
      </w:r>
      <w:proofErr w:type="spellEnd"/>
      <w:r w:rsidRPr="001476D6">
        <w:t xml:space="preserve"> </w:t>
      </w:r>
      <w:proofErr w:type="spellStart"/>
      <w:r w:rsidRPr="001476D6">
        <w:t>digunakan</w:t>
      </w:r>
      <w:proofErr w:type="spellEnd"/>
      <w:r w:rsidRPr="001476D6">
        <w:t xml:space="preserve"> </w:t>
      </w:r>
      <w:proofErr w:type="spellStart"/>
      <w:r w:rsidRPr="001476D6">
        <w:t>untuk</w:t>
      </w:r>
      <w:proofErr w:type="spellEnd"/>
      <w:r w:rsidRPr="001476D6">
        <w:t xml:space="preserve"> </w:t>
      </w:r>
      <w:proofErr w:type="spellStart"/>
      <w:r w:rsidRPr="001476D6">
        <w:t>mengukur</w:t>
      </w:r>
      <w:proofErr w:type="spellEnd"/>
      <w:r w:rsidRPr="001476D6">
        <w:t xml:space="preserve"> </w:t>
      </w:r>
      <w:proofErr w:type="spellStart"/>
      <w:r w:rsidRPr="001476D6">
        <w:t>alat</w:t>
      </w:r>
      <w:proofErr w:type="spellEnd"/>
      <w:r w:rsidRPr="001476D6">
        <w:t xml:space="preserve"> </w:t>
      </w:r>
      <w:proofErr w:type="spellStart"/>
      <w:r w:rsidRPr="001476D6">
        <w:t>ukur</w:t>
      </w:r>
      <w:proofErr w:type="spellEnd"/>
      <w:r w:rsidRPr="001476D6">
        <w:t xml:space="preserve"> yang </w:t>
      </w:r>
      <w:proofErr w:type="spellStart"/>
      <w:r w:rsidRPr="001476D6">
        <w:t>digunakan</w:t>
      </w:r>
      <w:proofErr w:type="spellEnd"/>
      <w:r w:rsidRPr="001476D6">
        <w:t xml:space="preserve"> </w:t>
      </w:r>
      <w:proofErr w:type="spellStart"/>
      <w:r w:rsidRPr="001476D6">
        <w:t>untuk</w:t>
      </w:r>
      <w:proofErr w:type="spellEnd"/>
      <w:r w:rsidRPr="001476D6">
        <w:t xml:space="preserve"> </w:t>
      </w:r>
      <w:proofErr w:type="spellStart"/>
      <w:r w:rsidRPr="001476D6">
        <w:t>mendapatkan</w:t>
      </w:r>
      <w:proofErr w:type="spellEnd"/>
      <w:r w:rsidRPr="001476D6">
        <w:t xml:space="preserve"> data.</w:t>
      </w:r>
      <w:r>
        <w:t xml:space="preserve"> </w:t>
      </w:r>
      <w:r>
        <w:fldChar w:fldCharType="begin" w:fldLock="1"/>
      </w:r>
      <w: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2017)","manualFormatting":"Sugiyono (2017)","plainTextFormattedCitation":"(Sugiyono, 2017)","previouslyFormattedCitation":"(Sugiyono, 2017)"},"properties":{"noteIndex":0},"schema":"https://github.com/citation-style-language/schema/raw/master/csl-citation.json"}</w:instrText>
      </w:r>
      <w:r>
        <w:fldChar w:fldCharType="separate"/>
      </w:r>
      <w:r w:rsidRPr="001476D6">
        <w:rPr>
          <w:noProof/>
        </w:rPr>
        <w:t>Sugiyono</w:t>
      </w:r>
      <w:r>
        <w:rPr>
          <w:noProof/>
        </w:rPr>
        <w:t xml:space="preserve"> (</w:t>
      </w:r>
      <w:r w:rsidRPr="001476D6">
        <w:rPr>
          <w:noProof/>
        </w:rPr>
        <w:t>2017)</w:t>
      </w:r>
      <w:r>
        <w:fldChar w:fldCharType="end"/>
      </w:r>
      <w:r>
        <w:t xml:space="preserve"> </w:t>
      </w:r>
      <w:proofErr w:type="spellStart"/>
      <w:r>
        <w:t>mengatakan</w:t>
      </w:r>
      <w:proofErr w:type="spellEnd"/>
      <w:r>
        <w:t xml:space="preserve"> </w:t>
      </w:r>
      <w:proofErr w:type="spellStart"/>
      <w:r>
        <w:t>i</w:t>
      </w:r>
      <w:r w:rsidRPr="001476D6">
        <w:t>nstrumen</w:t>
      </w:r>
      <w:proofErr w:type="spellEnd"/>
      <w:r w:rsidRPr="001476D6">
        <w:t xml:space="preserve"> yang valid </w:t>
      </w:r>
      <w:proofErr w:type="spellStart"/>
      <w:r w:rsidRPr="001476D6">
        <w:t>berarti</w:t>
      </w:r>
      <w:proofErr w:type="spellEnd"/>
      <w:r w:rsidRPr="001476D6">
        <w:t xml:space="preserve"> </w:t>
      </w:r>
      <w:proofErr w:type="spellStart"/>
      <w:r w:rsidRPr="001476D6">
        <w:t>alat</w:t>
      </w:r>
      <w:proofErr w:type="spellEnd"/>
      <w:r w:rsidRPr="001476D6">
        <w:t xml:space="preserve"> </w:t>
      </w:r>
      <w:proofErr w:type="spellStart"/>
      <w:r w:rsidRPr="001476D6">
        <w:t>ukur</w:t>
      </w:r>
      <w:proofErr w:type="spellEnd"/>
      <w:r w:rsidRPr="001476D6">
        <w:t xml:space="preserve"> yang </w:t>
      </w:r>
      <w:proofErr w:type="spellStart"/>
      <w:r w:rsidRPr="001476D6">
        <w:t>di</w:t>
      </w:r>
      <w:r>
        <w:t>g</w:t>
      </w:r>
      <w:r w:rsidRPr="001476D6">
        <w:t>unakan</w:t>
      </w:r>
      <w:proofErr w:type="spellEnd"/>
      <w:r w:rsidRPr="001476D6">
        <w:t xml:space="preserve"> </w:t>
      </w:r>
      <w:proofErr w:type="spellStart"/>
      <w:r w:rsidRPr="001476D6">
        <w:t>untuk</w:t>
      </w:r>
      <w:proofErr w:type="spellEnd"/>
      <w:r w:rsidRPr="001476D6">
        <w:t xml:space="preserve"> </w:t>
      </w:r>
      <w:proofErr w:type="spellStart"/>
      <w:r w:rsidRPr="001476D6">
        <w:t>mendapatkan</w:t>
      </w:r>
      <w:proofErr w:type="spellEnd"/>
      <w:r w:rsidRPr="001476D6">
        <w:t xml:space="preserve"> data</w:t>
      </w:r>
      <w:r>
        <w:t xml:space="preserve"> </w:t>
      </w:r>
      <w:proofErr w:type="spellStart"/>
      <w:r w:rsidRPr="001476D6">
        <w:t>itu</w:t>
      </w:r>
      <w:proofErr w:type="spellEnd"/>
      <w:r w:rsidRPr="001476D6">
        <w:t xml:space="preserve"> valid. Valid </w:t>
      </w:r>
      <w:proofErr w:type="spellStart"/>
      <w:r w:rsidRPr="001476D6">
        <w:t>tidaknya</w:t>
      </w:r>
      <w:proofErr w:type="spellEnd"/>
      <w:r w:rsidRPr="001476D6">
        <w:t xml:space="preserve"> </w:t>
      </w:r>
      <w:proofErr w:type="spellStart"/>
      <w:r w:rsidRPr="001476D6">
        <w:t>suatu</w:t>
      </w:r>
      <w:proofErr w:type="spellEnd"/>
      <w:r w:rsidRPr="001476D6">
        <w:t xml:space="preserve"> item, </w:t>
      </w:r>
      <w:proofErr w:type="spellStart"/>
      <w:r w:rsidRPr="001476D6">
        <w:t>diketahui</w:t>
      </w:r>
      <w:proofErr w:type="spellEnd"/>
      <w:r w:rsidRPr="001476D6">
        <w:t xml:space="preserve"> </w:t>
      </w:r>
      <w:proofErr w:type="spellStart"/>
      <w:r w:rsidRPr="001476D6">
        <w:t>dengan</w:t>
      </w:r>
      <w:proofErr w:type="spellEnd"/>
      <w:r w:rsidRPr="001476D6">
        <w:t xml:space="preserve"> </w:t>
      </w:r>
      <w:proofErr w:type="spellStart"/>
      <w:r w:rsidRPr="001476D6">
        <w:t>membandingkan</w:t>
      </w:r>
      <w:proofErr w:type="spellEnd"/>
      <w:r w:rsidRPr="001476D6">
        <w:t xml:space="preserve"> </w:t>
      </w:r>
      <w:proofErr w:type="spellStart"/>
      <w:r w:rsidRPr="001476D6">
        <w:t>indeks</w:t>
      </w:r>
      <w:proofErr w:type="spellEnd"/>
      <w:r w:rsidRPr="001476D6">
        <w:t xml:space="preserve"> </w:t>
      </w:r>
      <w:proofErr w:type="spellStart"/>
      <w:r w:rsidRPr="001476D6">
        <w:t>koefisien</w:t>
      </w:r>
      <w:proofErr w:type="spellEnd"/>
      <w:r w:rsidRPr="001476D6">
        <w:t xml:space="preserve"> </w:t>
      </w:r>
      <w:proofErr w:type="spellStart"/>
      <w:r w:rsidRPr="001476D6">
        <w:t>korelasi</w:t>
      </w:r>
      <w:proofErr w:type="spellEnd"/>
      <w:r w:rsidRPr="001476D6">
        <w:t xml:space="preserve"> </w:t>
      </w:r>
      <w:r w:rsidRPr="001476D6">
        <w:rPr>
          <w:i/>
          <w:iCs/>
        </w:rPr>
        <w:t>product moment</w:t>
      </w:r>
      <w:r w:rsidRPr="001476D6">
        <w:t xml:space="preserve"> (r) </w:t>
      </w:r>
      <w:proofErr w:type="spellStart"/>
      <w:r w:rsidRPr="001476D6">
        <w:t>dengan</w:t>
      </w:r>
      <w:proofErr w:type="spellEnd"/>
      <w:r w:rsidRPr="001476D6">
        <w:t xml:space="preserve"> </w:t>
      </w:r>
      <w:proofErr w:type="spellStart"/>
      <w:r w:rsidRPr="001476D6">
        <w:t>nilai</w:t>
      </w:r>
      <w:proofErr w:type="spellEnd"/>
      <w:r w:rsidRPr="001476D6">
        <w:t xml:space="preserve"> </w:t>
      </w:r>
      <w:proofErr w:type="spellStart"/>
      <w:r w:rsidRPr="001476D6">
        <w:t>hitung</w:t>
      </w:r>
      <w:proofErr w:type="spellEnd"/>
      <w:r w:rsidRPr="001476D6">
        <w:t xml:space="preserve"> </w:t>
      </w:r>
      <w:proofErr w:type="spellStart"/>
      <w:r w:rsidRPr="001476D6">
        <w:t>kritisnya</w:t>
      </w:r>
      <w:proofErr w:type="spellEnd"/>
      <w:r w:rsidRPr="001476D6">
        <w:t xml:space="preserve">, </w:t>
      </w:r>
      <w:proofErr w:type="spellStart"/>
      <w:r w:rsidRPr="001476D6">
        <w:t>dimana</w:t>
      </w:r>
      <w:proofErr w:type="spellEnd"/>
      <w:r w:rsidRPr="001476D6">
        <w:t xml:space="preserve"> r </w:t>
      </w:r>
      <w:proofErr w:type="spellStart"/>
      <w:r w:rsidRPr="001476D6">
        <w:t>dapat</w:t>
      </w:r>
      <w:proofErr w:type="spellEnd"/>
      <w:r w:rsidRPr="001476D6">
        <w:t xml:space="preserve"> </w:t>
      </w:r>
      <w:proofErr w:type="spellStart"/>
      <w:r w:rsidRPr="001476D6">
        <w:t>diperoleh</w:t>
      </w:r>
      <w:proofErr w:type="spellEnd"/>
      <w:r w:rsidRPr="001476D6">
        <w:t xml:space="preserve"> </w:t>
      </w:r>
      <w:proofErr w:type="spellStart"/>
      <w:r w:rsidRPr="001476D6">
        <w:t>dengan</w:t>
      </w:r>
      <w:proofErr w:type="spellEnd"/>
      <w:r w:rsidRPr="001476D6">
        <w:t xml:space="preserve"> </w:t>
      </w:r>
      <w:proofErr w:type="spellStart"/>
      <w:r w:rsidRPr="001476D6">
        <w:t>rumus</w:t>
      </w:r>
      <w:proofErr w:type="spellEnd"/>
      <w:r w:rsidRPr="001476D6">
        <w:t xml:space="preserve"> </w:t>
      </w:r>
      <w:r>
        <w:fldChar w:fldCharType="begin" w:fldLock="1"/>
      </w:r>
      <w:r>
        <w:instrText>ADDIN CSL_CITATION {"citationItems":[{"id":"ITEM-1","itemData":{"author":[{"dropping-particle":"","family":"Sugiyono","given":"","non-dropping-particle":"","parse-names":false,"suffix":""}],"id":"ITEM-1","issued":{"date-parts":[["2017"]]},"publisher":"Bandung: Alfabeta, CV","title":"Metode Penelitian Kuantitatif, Kualitatif, dan R&amp;D","type":"book"},"uris":["http://www.mendeley.com/documents/?uuid=8e6cbdbc-3ea8-406e-a801-799786423783"]}],"mendeley":{"formattedCitation":"(Sugiyono, 2017)","plainTextFormattedCitation":"(Sugiyono, 2017)","previouslyFormattedCitation":"(Sugiyono, 2017)"},"properties":{"noteIndex":0},"schema":"https://github.com/citation-style-language/schema/raw/master/csl-citation.json"}</w:instrText>
      </w:r>
      <w:r>
        <w:fldChar w:fldCharType="separate"/>
      </w:r>
      <w:r w:rsidRPr="001476D6">
        <w:rPr>
          <w:noProof/>
        </w:rPr>
        <w:t>(Sugiyono, 2017)</w:t>
      </w:r>
      <w:r>
        <w:fldChar w:fldCharType="end"/>
      </w:r>
      <w:r>
        <w:t xml:space="preserve"> </w:t>
      </w:r>
      <w:proofErr w:type="spellStart"/>
      <w:r w:rsidRPr="001476D6">
        <w:t>sebagai</w:t>
      </w:r>
      <w:proofErr w:type="spellEnd"/>
      <w:r w:rsidRPr="001476D6">
        <w:t xml:space="preserve"> </w:t>
      </w:r>
      <w:proofErr w:type="spellStart"/>
      <w:r w:rsidRPr="001476D6">
        <w:t>berikut</w:t>
      </w:r>
      <w:proofErr w:type="spellEnd"/>
      <w:r w:rsidRPr="001476D6">
        <w:t>:</w:t>
      </w:r>
    </w:p>
    <w:p w14:paraId="247F5323" w14:textId="77777777" w:rsidR="00D36D50" w:rsidRPr="006E1FCD" w:rsidRDefault="00D36D50" w:rsidP="00D36D50">
      <w:pPr>
        <w:spacing w:after="0"/>
        <w:ind w:left="567" w:firstLine="720"/>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hitung</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r>
                <w:rPr>
                  <w:rFonts w:ascii="Cambria Math" w:hAnsi="Cambria Math"/>
                </w:rPr>
                <m:t>.(∑y)</m:t>
              </m:r>
            </m:num>
            <m:den>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d>
                  <m:r>
                    <w:rPr>
                      <w:rFonts w:ascii="Cambria Math" w:hAnsi="Cambria Math"/>
                    </w:rPr>
                    <m:t>.{n.∑</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e>
              </m:rad>
            </m:den>
          </m:f>
        </m:oMath>
      </m:oMathPara>
    </w:p>
    <w:p w14:paraId="43A51CA3" w14:textId="77777777" w:rsidR="00D36D50" w:rsidRDefault="00D36D50" w:rsidP="00D36D50">
      <w:pPr>
        <w:spacing w:after="0"/>
        <w:ind w:left="567"/>
      </w:pPr>
      <w:r>
        <w:t xml:space="preserve">Dimana:  </w:t>
      </w:r>
    </w:p>
    <w:p w14:paraId="30487886" w14:textId="77777777" w:rsidR="00D36D50" w:rsidRDefault="00D36D50" w:rsidP="00D36D50">
      <w:pPr>
        <w:spacing w:after="0"/>
        <w:ind w:left="567"/>
      </w:pPr>
      <m:oMath>
        <m:sSub>
          <m:sSubPr>
            <m:ctrlPr>
              <w:rPr>
                <w:rFonts w:ascii="Cambria Math" w:hAnsi="Cambria Math"/>
                <w:i/>
              </w:rPr>
            </m:ctrlPr>
          </m:sSubPr>
          <m:e>
            <m:r>
              <w:rPr>
                <w:rFonts w:ascii="Cambria Math" w:hAnsi="Cambria Math"/>
              </w:rPr>
              <m:t>r</m:t>
            </m:r>
          </m:e>
          <m:sub>
            <m:r>
              <w:rPr>
                <w:rFonts w:ascii="Cambria Math" w:hAnsi="Cambria Math"/>
              </w:rPr>
              <m:t>hitung</m:t>
            </m:r>
          </m:sub>
        </m:sSub>
      </m:oMath>
      <w:r>
        <w:rPr>
          <w:rFonts w:eastAsiaTheme="minorEastAsia"/>
        </w:rPr>
        <w:tab/>
      </w:r>
      <w:r>
        <w:t xml:space="preserve">= </w:t>
      </w:r>
      <w:proofErr w:type="spellStart"/>
      <w:r>
        <w:t>Koefisien</w:t>
      </w:r>
      <w:proofErr w:type="spellEnd"/>
      <w:r>
        <w:t xml:space="preserve"> </w:t>
      </w:r>
      <w:proofErr w:type="spellStart"/>
      <w:r>
        <w:t>korelasi</w:t>
      </w:r>
      <w:proofErr w:type="spellEnd"/>
      <w:r>
        <w:t xml:space="preserve"> </w:t>
      </w:r>
    </w:p>
    <w:p w14:paraId="67448851" w14:textId="77777777" w:rsidR="00D36D50" w:rsidRDefault="00D36D50" w:rsidP="00D36D50">
      <w:pPr>
        <w:spacing w:after="0"/>
        <w:ind w:left="567"/>
      </w:pPr>
      <m:oMath>
        <m:r>
          <w:rPr>
            <w:rFonts w:ascii="Cambria Math" w:hAnsi="Cambria Math"/>
          </w:rPr>
          <m:t>∑x</m:t>
        </m:r>
      </m:oMath>
      <w:r>
        <w:t xml:space="preserve"> </w:t>
      </w:r>
      <w:r>
        <w:tab/>
        <w:t xml:space="preserve">= Jumlah skor item </w:t>
      </w:r>
    </w:p>
    <w:p w14:paraId="4B2E6AE2" w14:textId="77777777" w:rsidR="00D36D50" w:rsidRDefault="00D36D50" w:rsidP="00D36D50">
      <w:pPr>
        <w:spacing w:after="0"/>
        <w:ind w:left="567"/>
      </w:pPr>
      <m:oMath>
        <m:r>
          <w:rPr>
            <w:rFonts w:ascii="Cambria Math" w:hAnsi="Cambria Math"/>
          </w:rPr>
          <m:t>∑y</m:t>
        </m:r>
      </m:oMath>
      <w:r>
        <w:t xml:space="preserve"> </w:t>
      </w:r>
      <w:r>
        <w:tab/>
        <w:t xml:space="preserve">= Jumlah skor total (seluruh item) </w:t>
      </w:r>
    </w:p>
    <w:p w14:paraId="4EC749AD" w14:textId="77777777" w:rsidR="00D36D50" w:rsidRDefault="00D36D50" w:rsidP="00D36D50">
      <w:pPr>
        <w:spacing w:after="0"/>
        <w:ind w:left="567"/>
      </w:pPr>
      <w:r>
        <w:t>N</w:t>
      </w:r>
      <w:r>
        <w:tab/>
        <w:t xml:space="preserve">= </w:t>
      </w:r>
      <w:proofErr w:type="spellStart"/>
      <w:r>
        <w:t>Jumlah</w:t>
      </w:r>
      <w:proofErr w:type="spellEnd"/>
      <w:r>
        <w:t xml:space="preserve"> </w:t>
      </w:r>
      <w:proofErr w:type="spellStart"/>
      <w:r>
        <w:t>responden</w:t>
      </w:r>
      <w:proofErr w:type="spellEnd"/>
    </w:p>
    <w:p w14:paraId="4E624910" w14:textId="77777777" w:rsidR="00D36D50" w:rsidRDefault="00D36D50" w:rsidP="00D36D50">
      <w:pPr>
        <w:spacing w:after="0"/>
        <w:ind w:left="567"/>
      </w:pPr>
      <w:proofErr w:type="spellStart"/>
      <w:r>
        <w:t>Pengujian</w:t>
      </w:r>
      <w:proofErr w:type="spellEnd"/>
      <w:r>
        <w:t xml:space="preserve"> </w:t>
      </w:r>
      <w:proofErr w:type="spellStart"/>
      <w:r>
        <w:t>validitas</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2B99D523" w14:textId="77777777" w:rsidR="00D36D50" w:rsidRDefault="00D36D50"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Data valid </w:t>
      </w:r>
    </w:p>
    <w:p w14:paraId="47926FE3" w14:textId="77777777" w:rsidR="00D36D50" w:rsidRDefault="00D36D50"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Data tidak valid </w:t>
      </w:r>
    </w:p>
    <w:p w14:paraId="57DB3EF1" w14:textId="77777777" w:rsidR="00D36D50" w:rsidRDefault="00D36D50" w:rsidP="00D36D50">
      <w:pPr>
        <w:spacing w:after="0"/>
        <w:ind w:left="567"/>
      </w:pPr>
    </w:p>
    <w:p w14:paraId="110A7779" w14:textId="77777777" w:rsidR="00D36D50" w:rsidRDefault="00D36D50" w:rsidP="00D36D50">
      <w:pPr>
        <w:spacing w:after="0"/>
        <w:ind w:left="567"/>
      </w:pPr>
      <w:proofErr w:type="spellStart"/>
      <w:r>
        <w:t>Dengan</w:t>
      </w:r>
      <w:proofErr w:type="spellEnd"/>
      <w:r>
        <w:t xml:space="preserve"> </w:t>
      </w:r>
      <w:proofErr w:type="spellStart"/>
      <w:r>
        <w:t>kriteria</w:t>
      </w:r>
      <w:proofErr w:type="spellEnd"/>
      <w:r>
        <w:t xml:space="preserve">: </w:t>
      </w:r>
    </w:p>
    <w:p w14:paraId="59962137" w14:textId="77777777" w:rsidR="00D36D50" w:rsidRDefault="00D36D50" w:rsidP="00D36D50">
      <w:pPr>
        <w:spacing w:after="0"/>
        <w:ind w:left="567"/>
      </w:pPr>
      <w:r w:rsidRPr="00DF1C84">
        <w:t xml:space="preserve">R </w:t>
      </w:r>
      <w:proofErr w:type="spellStart"/>
      <w:r w:rsidRPr="00DF1C84">
        <w:t>hitung</w:t>
      </w:r>
      <w:proofErr w:type="spellEnd"/>
      <w:r w:rsidRPr="00DF1C84">
        <w:t xml:space="preserve"> ≥ R </w:t>
      </w:r>
      <w:proofErr w:type="spellStart"/>
      <w:r w:rsidRPr="00DF1C84">
        <w:t>Tabel</w:t>
      </w:r>
      <w:proofErr w:type="spellEnd"/>
      <w:r w:rsidRPr="00DF1C84">
        <w:t xml:space="preserve">, </w:t>
      </w:r>
      <w:proofErr w:type="spellStart"/>
      <w:r w:rsidRPr="00DF1C84">
        <w:t>maka</w:t>
      </w:r>
      <w:proofErr w:type="spellEnd"/>
      <w:r w:rsidRPr="00DF1C84">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DF1C84">
        <w:t xml:space="preserve"> diterima </w:t>
      </w:r>
    </w:p>
    <w:p w14:paraId="6F852706" w14:textId="77777777" w:rsidR="00D36D50" w:rsidRDefault="00D36D50" w:rsidP="00D36D50">
      <w:pPr>
        <w:spacing w:after="0"/>
        <w:ind w:left="567"/>
      </w:pPr>
      <w:r w:rsidRPr="00DF1C84">
        <w:t xml:space="preserve">R </w:t>
      </w:r>
      <w:proofErr w:type="spellStart"/>
      <w:r w:rsidRPr="00DF1C84">
        <w:t>hitung</w:t>
      </w:r>
      <w:proofErr w:type="spellEnd"/>
      <w:r w:rsidRPr="00DF1C84">
        <w:t xml:space="preserve"> &lt; R </w:t>
      </w:r>
      <w:proofErr w:type="spellStart"/>
      <w:r w:rsidRPr="00DF1C84">
        <w:t>Tabel</w:t>
      </w:r>
      <w:proofErr w:type="spellEnd"/>
      <w:r w:rsidRPr="00DF1C84">
        <w:t xml:space="preserve">, </w:t>
      </w:r>
      <w:proofErr w:type="spellStart"/>
      <w:r w:rsidRPr="00DF1C84">
        <w:t>maka</w:t>
      </w:r>
      <w:proofErr w:type="spellEnd"/>
      <w:r w:rsidRPr="00DF1C84">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DF1C84">
        <w:t xml:space="preserve"> ditolak</w:t>
      </w:r>
    </w:p>
    <w:p w14:paraId="62370E88"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 xml:space="preserve">Uji </w:t>
      </w:r>
      <w:proofErr w:type="spellStart"/>
      <w:r w:rsidRPr="0039050F">
        <w:rPr>
          <w:b/>
          <w:bCs/>
        </w:rPr>
        <w:t>Reliabilitas</w:t>
      </w:r>
      <w:proofErr w:type="spellEnd"/>
    </w:p>
    <w:p w14:paraId="75357343" w14:textId="77777777" w:rsidR="00D36D50" w:rsidRDefault="00D36D50" w:rsidP="00D36D50">
      <w:pPr>
        <w:spacing w:after="0"/>
        <w:ind w:left="567" w:firstLine="567"/>
      </w:pPr>
      <w:r>
        <w:fldChar w:fldCharType="begin" w:fldLock="1"/>
      </w:r>
      <w:r>
        <w:instrText>ADDIN CSL_CITATION {"citationItems":[{"id":"ITEM-1","itemData":{"author":[{"dropping-particle":"","family":"Sugiyono","given":"","non-dropping-particle":"","parse-names":false,"suffix":""}],"id":"ITEM-1","issued":{"date-parts":[["2016"]]},"publisher":"Bandung: PT Alfabet","title":"Metode Penelitian Kuantitatif, Kualitatif dan R&amp;D","type":"book"},"uris":["http://www.mendeley.com/documents/?uuid=ceb78200-4a54-44b4-9918-6b6dda317285"]}],"mendeley":{"formattedCitation":"(Sugiyono, 2016)","manualFormatting":"Sugiyono (2016)","plainTextFormattedCitation":"(Sugiyono, 2016)","previouslyFormattedCitation":"(Sugiyono, 2016)"},"properties":{"noteIndex":0},"schema":"https://github.com/citation-style-language/schema/raw/master/csl-citation.json"}</w:instrText>
      </w:r>
      <w:r>
        <w:fldChar w:fldCharType="separate"/>
      </w:r>
      <w:r w:rsidRPr="00E3704D">
        <w:rPr>
          <w:noProof/>
        </w:rPr>
        <w:t>Sugiyono</w:t>
      </w:r>
      <w:r>
        <w:rPr>
          <w:noProof/>
        </w:rPr>
        <w:t xml:space="preserve"> (</w:t>
      </w:r>
      <w:r w:rsidRPr="00E3704D">
        <w:rPr>
          <w:noProof/>
        </w:rPr>
        <w:t>2016)</w:t>
      </w:r>
      <w:r>
        <w:fldChar w:fldCharType="end"/>
      </w:r>
      <w:r>
        <w:t xml:space="preserve"> </w:t>
      </w:r>
      <w:proofErr w:type="spellStart"/>
      <w:r>
        <w:t>mengatakan</w:t>
      </w:r>
      <w:proofErr w:type="spellEnd"/>
      <w:r>
        <w:t xml:space="preserve"> u</w:t>
      </w:r>
      <w:r w:rsidRPr="00E3704D">
        <w:t xml:space="preserve">ji </w:t>
      </w:r>
      <w:proofErr w:type="spellStart"/>
      <w:r w:rsidRPr="00E3704D">
        <w:t>reliabilitas</w:t>
      </w:r>
      <w:proofErr w:type="spellEnd"/>
      <w:r w:rsidRPr="00E3704D">
        <w:t xml:space="preserve"> </w:t>
      </w:r>
      <w:proofErr w:type="spellStart"/>
      <w:r w:rsidRPr="00E3704D">
        <w:t>digunakan</w:t>
      </w:r>
      <w:proofErr w:type="spellEnd"/>
      <w:r w:rsidRPr="00E3704D">
        <w:t xml:space="preserve"> </w:t>
      </w:r>
      <w:proofErr w:type="spellStart"/>
      <w:r w:rsidRPr="00E3704D">
        <w:t>untuk</w:t>
      </w:r>
      <w:proofErr w:type="spellEnd"/>
      <w:r w:rsidRPr="00E3704D">
        <w:t xml:space="preserve"> </w:t>
      </w:r>
      <w:proofErr w:type="spellStart"/>
      <w:r w:rsidRPr="00E3704D">
        <w:t>mengetahui</w:t>
      </w:r>
      <w:proofErr w:type="spellEnd"/>
      <w:r w:rsidRPr="00E3704D">
        <w:t xml:space="preserve"> </w:t>
      </w:r>
      <w:proofErr w:type="spellStart"/>
      <w:r w:rsidRPr="00E3704D">
        <w:t>apakah</w:t>
      </w:r>
      <w:proofErr w:type="spellEnd"/>
      <w:r w:rsidRPr="00E3704D">
        <w:t xml:space="preserve"> </w:t>
      </w:r>
      <w:proofErr w:type="spellStart"/>
      <w:r w:rsidRPr="00E3704D">
        <w:t>alat</w:t>
      </w:r>
      <w:proofErr w:type="spellEnd"/>
      <w:r w:rsidRPr="00E3704D">
        <w:t xml:space="preserve"> </w:t>
      </w:r>
      <w:proofErr w:type="spellStart"/>
      <w:r w:rsidRPr="00E3704D">
        <w:t>pengumpul</w:t>
      </w:r>
      <w:proofErr w:type="spellEnd"/>
      <w:r w:rsidRPr="00E3704D">
        <w:t xml:space="preserve"> data </w:t>
      </w:r>
      <w:proofErr w:type="spellStart"/>
      <w:r w:rsidRPr="00E3704D">
        <w:t>menunjukkan</w:t>
      </w:r>
      <w:proofErr w:type="spellEnd"/>
      <w:r w:rsidRPr="00E3704D">
        <w:t xml:space="preserve"> </w:t>
      </w:r>
      <w:proofErr w:type="spellStart"/>
      <w:r w:rsidRPr="00E3704D">
        <w:t>tingkat</w:t>
      </w:r>
      <w:proofErr w:type="spellEnd"/>
      <w:r w:rsidRPr="00E3704D">
        <w:t xml:space="preserve"> </w:t>
      </w:r>
      <w:proofErr w:type="spellStart"/>
      <w:r w:rsidRPr="00E3704D">
        <w:t>ketepatan</w:t>
      </w:r>
      <w:proofErr w:type="spellEnd"/>
      <w:r w:rsidRPr="00E3704D">
        <w:t xml:space="preserve">, </w:t>
      </w:r>
      <w:proofErr w:type="spellStart"/>
      <w:r w:rsidRPr="00E3704D">
        <w:t>tingkat</w:t>
      </w:r>
      <w:proofErr w:type="spellEnd"/>
      <w:r w:rsidRPr="00E3704D">
        <w:t xml:space="preserve"> </w:t>
      </w:r>
      <w:proofErr w:type="spellStart"/>
      <w:r w:rsidRPr="00E3704D">
        <w:t>keakuratan</w:t>
      </w:r>
      <w:proofErr w:type="spellEnd"/>
      <w:r w:rsidRPr="00E3704D">
        <w:t xml:space="preserve">, </w:t>
      </w:r>
      <w:proofErr w:type="spellStart"/>
      <w:r w:rsidRPr="00E3704D">
        <w:t>kestabilan</w:t>
      </w:r>
      <w:proofErr w:type="spellEnd"/>
      <w:r w:rsidRPr="00E3704D">
        <w:t xml:space="preserve"> </w:t>
      </w:r>
      <w:proofErr w:type="spellStart"/>
      <w:r w:rsidRPr="00E3704D">
        <w:t>atau</w:t>
      </w:r>
      <w:proofErr w:type="spellEnd"/>
      <w:r w:rsidRPr="00E3704D">
        <w:t xml:space="preserve"> </w:t>
      </w:r>
      <w:proofErr w:type="spellStart"/>
      <w:r w:rsidRPr="00E3704D">
        <w:t>konsistensi</w:t>
      </w:r>
      <w:proofErr w:type="spellEnd"/>
      <w:r w:rsidRPr="00E3704D">
        <w:t xml:space="preserve"> </w:t>
      </w:r>
      <w:proofErr w:type="spellStart"/>
      <w:r w:rsidRPr="00E3704D">
        <w:t>dalam</w:t>
      </w:r>
      <w:proofErr w:type="spellEnd"/>
      <w:r w:rsidRPr="00E3704D">
        <w:t xml:space="preserve"> </w:t>
      </w:r>
      <w:proofErr w:type="spellStart"/>
      <w:r w:rsidRPr="00E3704D">
        <w:t>mengungkapkan</w:t>
      </w:r>
      <w:proofErr w:type="spellEnd"/>
      <w:r w:rsidRPr="00E3704D">
        <w:t xml:space="preserve"> </w:t>
      </w:r>
      <w:proofErr w:type="spellStart"/>
      <w:r w:rsidRPr="00E3704D">
        <w:t>gejala</w:t>
      </w:r>
      <w:proofErr w:type="spellEnd"/>
      <w:r w:rsidRPr="00E3704D">
        <w:t xml:space="preserve"> </w:t>
      </w:r>
      <w:proofErr w:type="spellStart"/>
      <w:r w:rsidRPr="00E3704D">
        <w:t>tertentu</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reliabilitas</w:t>
      </w:r>
      <w:proofErr w:type="spellEnd"/>
      <w:r>
        <w:t xml:space="preserve"> </w:t>
      </w:r>
      <w:proofErr w:type="spellStart"/>
      <w:r>
        <w:t>masing-masing</w:t>
      </w:r>
      <w:proofErr w:type="spellEnd"/>
      <w:r>
        <w:t xml:space="preserve"> </w:t>
      </w:r>
      <w:proofErr w:type="spellStart"/>
      <w:r>
        <w:t>instrumen</w:t>
      </w:r>
      <w:proofErr w:type="spellEnd"/>
      <w:r>
        <w:t xml:space="preserve"> yang </w:t>
      </w:r>
      <w:proofErr w:type="spellStart"/>
      <w:r>
        <w:t>digunakan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koefisien</w:t>
      </w:r>
      <w:proofErr w:type="spellEnd"/>
      <w:r>
        <w:t xml:space="preserve"> </w:t>
      </w:r>
      <w:r w:rsidRPr="00BC210B">
        <w:rPr>
          <w:i/>
          <w:iCs/>
        </w:rPr>
        <w:t xml:space="preserve">Cronbach’s Alpha </w:t>
      </w:r>
      <w:r>
        <w:t xml:space="preserve">(α) </w:t>
      </w:r>
      <w:proofErr w:type="spellStart"/>
      <w:r>
        <w:t>dengan</w:t>
      </w:r>
      <w:proofErr w:type="spellEnd"/>
      <w:r>
        <w:t xml:space="preserve"> </w:t>
      </w:r>
      <w:proofErr w:type="spellStart"/>
      <w:r>
        <w:t>menggunakan</w:t>
      </w:r>
      <w:proofErr w:type="spellEnd"/>
      <w:r>
        <w:t xml:space="preserve"> </w:t>
      </w:r>
      <w:r w:rsidRPr="000A6206">
        <w:rPr>
          <w:i/>
          <w:iCs/>
        </w:rPr>
        <w:t>software</w:t>
      </w:r>
      <w:r>
        <w:t xml:space="preserve"> </w:t>
      </w:r>
      <w:r w:rsidRPr="00BC210B">
        <w:rPr>
          <w:i/>
          <w:iCs/>
        </w:rPr>
        <w:t>Statistical Product and Service Solution (SPSS).</w:t>
      </w:r>
      <w:r>
        <w:t xml:space="preserve"> </w:t>
      </w:r>
      <w:proofErr w:type="spellStart"/>
      <w:r>
        <w:t>Suatu</w:t>
      </w:r>
      <w:proofErr w:type="spellEnd"/>
      <w:r>
        <w:t xml:space="preserve"> </w:t>
      </w:r>
      <w:proofErr w:type="spellStart"/>
      <w:r>
        <w:t>instrumen</w:t>
      </w:r>
      <w:proofErr w:type="spellEnd"/>
      <w:r>
        <w:t xml:space="preserve"> </w:t>
      </w:r>
      <w:proofErr w:type="spellStart"/>
      <w:r>
        <w:t>dikatakan</w:t>
      </w:r>
      <w:proofErr w:type="spellEnd"/>
      <w:r>
        <w:t xml:space="preserve"> </w:t>
      </w:r>
      <w:proofErr w:type="spellStart"/>
      <w:r>
        <w:t>reliabel</w:t>
      </w:r>
      <w:proofErr w:type="spellEnd"/>
      <w:r>
        <w:t xml:space="preserve"> </w:t>
      </w:r>
      <w:proofErr w:type="spellStart"/>
      <w:r>
        <w:t>jika</w:t>
      </w:r>
      <w:proofErr w:type="spellEnd"/>
      <w:r>
        <w:t xml:space="preserve"> </w:t>
      </w:r>
      <w:proofErr w:type="spellStart"/>
      <w:r>
        <w:t>nilai</w:t>
      </w:r>
      <w:proofErr w:type="spellEnd"/>
      <w:r>
        <w:t xml:space="preserve"> </w:t>
      </w:r>
      <w:r w:rsidRPr="00BC210B">
        <w:rPr>
          <w:i/>
          <w:iCs/>
        </w:rPr>
        <w:t>Cronbach’s Alpha</w:t>
      </w:r>
      <w:r>
        <w:t xml:space="preserve"> </w:t>
      </w:r>
      <w:proofErr w:type="spellStart"/>
      <w:r>
        <w:t>lebih</w:t>
      </w:r>
      <w:proofErr w:type="spellEnd"/>
      <w:r>
        <w:t xml:space="preserve"> </w:t>
      </w:r>
      <w:proofErr w:type="spellStart"/>
      <w:r>
        <w:t>besar</w:t>
      </w:r>
      <w:proofErr w:type="spellEnd"/>
      <w:r>
        <w:t xml:space="preserve"> </w:t>
      </w:r>
      <w:proofErr w:type="spellStart"/>
      <w:r>
        <w:t>dari</w:t>
      </w:r>
      <w:proofErr w:type="spellEnd"/>
      <w:r>
        <w:t xml:space="preserve"> 0,6 </w:t>
      </w:r>
      <w:proofErr w:type="spellStart"/>
      <w:r>
        <w:t>atau</w:t>
      </w:r>
      <w:proofErr w:type="spellEnd"/>
      <w:r>
        <w:t xml:space="preserve"> </w:t>
      </w:r>
      <w:proofErr w:type="spellStart"/>
      <w:r>
        <w:t>nilai</w:t>
      </w:r>
      <w:proofErr w:type="spellEnd"/>
      <w:r>
        <w:t xml:space="preserve"> </w:t>
      </w:r>
      <w:proofErr w:type="spellStart"/>
      <w:r>
        <w:t>korelasi</w:t>
      </w:r>
      <w:proofErr w:type="spellEnd"/>
      <w:r>
        <w:t xml:space="preserve"> </w:t>
      </w:r>
      <w:proofErr w:type="spellStart"/>
      <w:r>
        <w:t>hasil</w:t>
      </w:r>
      <w:proofErr w:type="spellEnd"/>
      <w:r>
        <w:t xml:space="preserve"> </w:t>
      </w:r>
      <w:proofErr w:type="spellStart"/>
      <w:r>
        <w:t>perhitungan</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daripada</w:t>
      </w:r>
      <w:proofErr w:type="spellEnd"/>
      <w:r>
        <w:t xml:space="preserve"> </w:t>
      </w:r>
      <w:proofErr w:type="spellStart"/>
      <w:r>
        <w:t>nilai</w:t>
      </w:r>
      <w:proofErr w:type="spellEnd"/>
      <w:r>
        <w:t xml:space="preserve"> </w:t>
      </w:r>
      <w:proofErr w:type="spellStart"/>
      <w:r>
        <w:t>dalam</w:t>
      </w:r>
      <w:proofErr w:type="spellEnd"/>
      <w:r>
        <w:t xml:space="preserve"> </w:t>
      </w:r>
      <w:proofErr w:type="spellStart"/>
      <w:r>
        <w:t>tabel</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penelitian</w:t>
      </w:r>
      <w:proofErr w:type="spellEnd"/>
      <w:r>
        <w:t xml:space="preserve">. </w:t>
      </w:r>
      <w:proofErr w:type="spellStart"/>
      <w:r>
        <w:t>Pengujian</w:t>
      </w:r>
      <w:proofErr w:type="spellEnd"/>
      <w:r>
        <w:t xml:space="preserve"> </w:t>
      </w:r>
      <w:proofErr w:type="spellStart"/>
      <w:r>
        <w:t>reliabilitas</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1E93B4D9" w14:textId="77777777" w:rsidR="00D36D50" w:rsidRDefault="00D36D50"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Data valid </w:t>
      </w:r>
    </w:p>
    <w:p w14:paraId="238DA4B4" w14:textId="77777777" w:rsidR="00D36D50" w:rsidRDefault="00D36D50"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Data tidak valid </w:t>
      </w:r>
    </w:p>
    <w:p w14:paraId="0BF445E4" w14:textId="77777777" w:rsidR="00D36D50" w:rsidRDefault="00D36D50" w:rsidP="00D36D50">
      <w:pPr>
        <w:spacing w:after="0"/>
        <w:ind w:left="567"/>
      </w:pPr>
      <w:proofErr w:type="spellStart"/>
      <w:r>
        <w:t>Dengan</w:t>
      </w:r>
      <w:proofErr w:type="spellEnd"/>
      <w:r>
        <w:t xml:space="preserve"> </w:t>
      </w:r>
      <w:proofErr w:type="spellStart"/>
      <w:r>
        <w:t>kriteria</w:t>
      </w:r>
      <w:proofErr w:type="spellEnd"/>
      <w:r>
        <w:t>:</w:t>
      </w:r>
    </w:p>
    <w:p w14:paraId="3529EDA8" w14:textId="77777777" w:rsidR="00D36D50" w:rsidRDefault="00D36D50" w:rsidP="00D36D50">
      <w:pPr>
        <w:spacing w:after="0"/>
        <w:ind w:left="567"/>
      </w:pPr>
      <w:r w:rsidRPr="00BC210B">
        <w:t xml:space="preserve">Nilai </w:t>
      </w:r>
      <w:r w:rsidRPr="002C5494">
        <w:rPr>
          <w:i/>
          <w:iCs/>
        </w:rPr>
        <w:t>Cronbach’s Alpha</w:t>
      </w:r>
      <w:r>
        <w:t xml:space="preserve"> </w:t>
      </w:r>
      <w:r w:rsidRPr="00BC210B">
        <w:t xml:space="preserve">≥ 0,60; </w:t>
      </w:r>
      <w:proofErr w:type="spellStart"/>
      <w:r w:rsidRPr="00BC210B">
        <w:t>maka</w:t>
      </w:r>
      <w:proofErr w:type="spellEnd"/>
      <w:r w:rsidRPr="00BC210B">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BC210B">
        <w:t xml:space="preserve"> diterima </w:t>
      </w:r>
    </w:p>
    <w:p w14:paraId="248F17DB" w14:textId="77777777" w:rsidR="00D36D50" w:rsidRPr="00E3704D" w:rsidRDefault="00D36D50" w:rsidP="00D36D50">
      <w:pPr>
        <w:spacing w:after="0"/>
        <w:ind w:left="567"/>
      </w:pPr>
      <w:r w:rsidRPr="00BC210B">
        <w:t xml:space="preserve">Nilai </w:t>
      </w:r>
      <w:r w:rsidRPr="002C5494">
        <w:rPr>
          <w:i/>
          <w:iCs/>
        </w:rPr>
        <w:t>Cronbach’s Alpha</w:t>
      </w:r>
      <w:r w:rsidRPr="00BC210B">
        <w:t xml:space="preserve"> &lt; 0,60; </w:t>
      </w:r>
      <w:proofErr w:type="spellStart"/>
      <w:r w:rsidRPr="00BC210B">
        <w:t>maka</w:t>
      </w:r>
      <w:proofErr w:type="spellEnd"/>
      <w:r w:rsidRPr="00BC210B">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BC210B">
        <w:t xml:space="preserve"> ditolak</w:t>
      </w:r>
    </w:p>
    <w:p w14:paraId="2092ED86" w14:textId="77777777" w:rsidR="00D36D50" w:rsidRDefault="00D36D50" w:rsidP="00D36D50">
      <w:pPr>
        <w:pStyle w:val="Heading3"/>
        <w:numPr>
          <w:ilvl w:val="2"/>
          <w:numId w:val="31"/>
        </w:numPr>
        <w:spacing w:before="0" w:line="360" w:lineRule="auto"/>
        <w:ind w:left="1134" w:hanging="567"/>
        <w:contextualSpacing/>
        <w:jc w:val="both"/>
        <w:rPr>
          <w:b/>
          <w:bCs/>
        </w:rPr>
      </w:pPr>
      <w:proofErr w:type="spellStart"/>
      <w:r w:rsidRPr="0039050F">
        <w:rPr>
          <w:b/>
          <w:bCs/>
        </w:rPr>
        <w:t>Analisis</w:t>
      </w:r>
      <w:proofErr w:type="spellEnd"/>
      <w:r w:rsidRPr="0039050F">
        <w:rPr>
          <w:b/>
          <w:bCs/>
        </w:rPr>
        <w:t xml:space="preserve"> </w:t>
      </w:r>
      <w:proofErr w:type="spellStart"/>
      <w:r w:rsidRPr="0039050F">
        <w:rPr>
          <w:b/>
          <w:bCs/>
        </w:rPr>
        <w:t>Statistik</w:t>
      </w:r>
      <w:proofErr w:type="spellEnd"/>
      <w:r w:rsidRPr="0039050F">
        <w:rPr>
          <w:b/>
          <w:bCs/>
        </w:rPr>
        <w:t xml:space="preserve"> </w:t>
      </w:r>
      <w:proofErr w:type="spellStart"/>
      <w:r w:rsidRPr="0039050F">
        <w:rPr>
          <w:b/>
          <w:bCs/>
        </w:rPr>
        <w:t>Deskriptif</w:t>
      </w:r>
      <w:proofErr w:type="spellEnd"/>
    </w:p>
    <w:p w14:paraId="3FAEF3AA" w14:textId="77777777" w:rsidR="00D36D50" w:rsidRDefault="00D36D50" w:rsidP="00D36D50">
      <w:pPr>
        <w:spacing w:after="0"/>
        <w:ind w:left="567" w:firstLine="567"/>
      </w:pPr>
      <w:proofErr w:type="spellStart"/>
      <w:r>
        <w:t>Statistik</w:t>
      </w:r>
      <w:proofErr w:type="spellEnd"/>
      <w:r>
        <w:t xml:space="preserve"> </w:t>
      </w:r>
      <w:proofErr w:type="spellStart"/>
      <w:r>
        <w:t>deskriptif</w:t>
      </w:r>
      <w:proofErr w:type="spellEnd"/>
      <w:r>
        <w:t xml:space="preserve"> </w:t>
      </w:r>
      <w:proofErr w:type="spellStart"/>
      <w:r>
        <w:t>adalah</w:t>
      </w:r>
      <w:proofErr w:type="spellEnd"/>
      <w:r>
        <w:t xml:space="preserve"> </w:t>
      </w:r>
      <w:proofErr w:type="spellStart"/>
      <w:r>
        <w:t>statistik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menganalisis</w:t>
      </w:r>
      <w:proofErr w:type="spellEnd"/>
      <w:r>
        <w:t xml:space="preserve"> data </w:t>
      </w:r>
      <w:proofErr w:type="spellStart"/>
      <w:r>
        <w:t>dengan</w:t>
      </w:r>
      <w:proofErr w:type="spellEnd"/>
      <w:r>
        <w:t xml:space="preserve"> </w:t>
      </w:r>
      <w:proofErr w:type="spellStart"/>
      <w:r>
        <w:t>cara</w:t>
      </w:r>
      <w:proofErr w:type="spellEnd"/>
      <w:r>
        <w:t xml:space="preserve"> </w:t>
      </w:r>
      <w:proofErr w:type="spellStart"/>
      <w:r>
        <w:t>mendeskripsikan</w:t>
      </w:r>
      <w:proofErr w:type="spellEnd"/>
      <w:r>
        <w:t xml:space="preserve"> </w:t>
      </w:r>
      <w:proofErr w:type="spellStart"/>
      <w:r>
        <w:t>atau</w:t>
      </w:r>
      <w:proofErr w:type="spellEnd"/>
      <w:r>
        <w:t xml:space="preserve"> </w:t>
      </w:r>
      <w:proofErr w:type="spellStart"/>
      <w:r>
        <w:t>menggambarkan</w:t>
      </w:r>
      <w:proofErr w:type="spellEnd"/>
      <w:r>
        <w:t xml:space="preserve"> data yang </w:t>
      </w:r>
      <w:proofErr w:type="spellStart"/>
      <w:r>
        <w:t>telah</w:t>
      </w:r>
      <w:proofErr w:type="spellEnd"/>
      <w:r>
        <w:t xml:space="preserve"> </w:t>
      </w:r>
      <w:proofErr w:type="spellStart"/>
      <w:r>
        <w:t>terkumpul</w:t>
      </w:r>
      <w:proofErr w:type="spellEnd"/>
      <w:r>
        <w:t xml:space="preserve"> </w:t>
      </w:r>
      <w:proofErr w:type="spellStart"/>
      <w:r>
        <w:t>sebagaimana</w:t>
      </w:r>
      <w:proofErr w:type="spellEnd"/>
      <w:r>
        <w:t xml:space="preserve"> </w:t>
      </w:r>
      <w:proofErr w:type="spellStart"/>
      <w:r>
        <w:t>adanya</w:t>
      </w:r>
      <w:proofErr w:type="spellEnd"/>
      <w:r>
        <w:t xml:space="preserve"> </w:t>
      </w:r>
      <w:proofErr w:type="spellStart"/>
      <w:r>
        <w:t>tanpa</w:t>
      </w:r>
      <w:proofErr w:type="spellEnd"/>
      <w:r>
        <w:t xml:space="preserve"> </w:t>
      </w:r>
      <w:proofErr w:type="spellStart"/>
      <w:r>
        <w:t>bermaksud</w:t>
      </w:r>
      <w:proofErr w:type="spellEnd"/>
      <w:r>
        <w:t xml:space="preserve"> </w:t>
      </w:r>
      <w:proofErr w:type="spellStart"/>
      <w:r>
        <w:t>membuat</w:t>
      </w:r>
      <w:proofErr w:type="spellEnd"/>
      <w:r>
        <w:t xml:space="preserve"> </w:t>
      </w:r>
      <w:proofErr w:type="spellStart"/>
      <w:r>
        <w:t>kesimpulan</w:t>
      </w:r>
      <w:proofErr w:type="spellEnd"/>
      <w:r>
        <w:t xml:space="preserve"> yang </w:t>
      </w:r>
      <w:proofErr w:type="spellStart"/>
      <w:r>
        <w:t>berkalu</w:t>
      </w:r>
      <w:proofErr w:type="spellEnd"/>
      <w:r>
        <w:t xml:space="preserve"> </w:t>
      </w:r>
      <w:proofErr w:type="spellStart"/>
      <w:r>
        <w:t>untuk</w:t>
      </w:r>
      <w:proofErr w:type="spellEnd"/>
      <w:r>
        <w:t xml:space="preserve"> </w:t>
      </w:r>
      <w:proofErr w:type="spellStart"/>
      <w:r>
        <w:t>umum</w:t>
      </w:r>
      <w:proofErr w:type="spellEnd"/>
      <w:r>
        <w:t xml:space="preserve"> </w:t>
      </w:r>
      <w:proofErr w:type="spellStart"/>
      <w:r>
        <w:t>atau</w:t>
      </w:r>
      <w:proofErr w:type="spellEnd"/>
      <w:r>
        <w:t xml:space="preserve"> </w:t>
      </w:r>
      <w:proofErr w:type="spellStart"/>
      <w:r>
        <w:t>generalisasi</w:t>
      </w:r>
      <w:proofErr w:type="spellEnd"/>
      <w:r>
        <w:t xml:space="preserve">. </w:t>
      </w:r>
      <w:r w:rsidRPr="0098049A">
        <w:t xml:space="preserve">Pada </w:t>
      </w:r>
      <w:proofErr w:type="spellStart"/>
      <w:r w:rsidRPr="0098049A">
        <w:t>statistik</w:t>
      </w:r>
      <w:proofErr w:type="spellEnd"/>
      <w:r w:rsidRPr="0098049A">
        <w:t xml:space="preserve"> </w:t>
      </w:r>
      <w:proofErr w:type="spellStart"/>
      <w:r w:rsidRPr="0098049A">
        <w:t>deskriptif</w:t>
      </w:r>
      <w:proofErr w:type="spellEnd"/>
      <w:r w:rsidRPr="0098049A">
        <w:t xml:space="preserve"> ini </w:t>
      </w:r>
      <w:proofErr w:type="spellStart"/>
      <w:r w:rsidRPr="0098049A">
        <w:t>dapat</w:t>
      </w:r>
      <w:proofErr w:type="spellEnd"/>
      <w:r w:rsidRPr="0098049A">
        <w:t xml:space="preserve"> </w:t>
      </w:r>
      <w:proofErr w:type="spellStart"/>
      <w:r w:rsidRPr="0098049A">
        <w:t>ditemukan</w:t>
      </w:r>
      <w:proofErr w:type="spellEnd"/>
      <w:r w:rsidRPr="0098049A">
        <w:t xml:space="preserve"> </w:t>
      </w:r>
      <w:r w:rsidRPr="0098049A">
        <w:rPr>
          <w:i/>
          <w:iCs/>
        </w:rPr>
        <w:t>mean, max, min</w:t>
      </w:r>
      <w:r w:rsidRPr="0098049A">
        <w:t xml:space="preserve"> dan </w:t>
      </w:r>
      <w:proofErr w:type="spellStart"/>
      <w:r w:rsidRPr="0098049A">
        <w:t>standar</w:t>
      </w:r>
      <w:proofErr w:type="spellEnd"/>
      <w:r w:rsidRPr="0098049A">
        <w:t xml:space="preserve"> </w:t>
      </w:r>
      <w:proofErr w:type="spellStart"/>
      <w:r w:rsidRPr="0098049A">
        <w:t>deviasi</w:t>
      </w:r>
      <w:proofErr w:type="spellEnd"/>
      <w:r>
        <w:t xml:space="preserve"> </w:t>
      </w:r>
      <w:r>
        <w:fldChar w:fldCharType="begin" w:fldLock="1"/>
      </w:r>
      <w: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fldChar w:fldCharType="separate"/>
      </w:r>
      <w:r w:rsidRPr="0098049A">
        <w:rPr>
          <w:noProof/>
        </w:rPr>
        <w:t>(Sugiyono, 2015)</w:t>
      </w:r>
      <w:r>
        <w:fldChar w:fldCharType="end"/>
      </w:r>
      <w:r>
        <w:t>.</w:t>
      </w:r>
    </w:p>
    <w:p w14:paraId="35C68D43" w14:textId="77777777" w:rsidR="00D36D50" w:rsidRPr="00A35A54" w:rsidRDefault="00D36D50" w:rsidP="00D36D50">
      <w:pPr>
        <w:spacing w:after="0"/>
        <w:ind w:left="567" w:firstLine="567"/>
      </w:pPr>
    </w:p>
    <w:p w14:paraId="1D260847" w14:textId="77777777" w:rsidR="00D36D50" w:rsidRDefault="00D36D50" w:rsidP="00D36D50">
      <w:pPr>
        <w:pStyle w:val="Heading2"/>
        <w:numPr>
          <w:ilvl w:val="1"/>
          <w:numId w:val="31"/>
        </w:numPr>
        <w:spacing w:before="0"/>
        <w:ind w:left="567" w:hanging="567"/>
        <w:jc w:val="both"/>
        <w:rPr>
          <w:bCs/>
        </w:rPr>
      </w:pPr>
      <w:proofErr w:type="spellStart"/>
      <w:r w:rsidRPr="0039050F">
        <w:rPr>
          <w:bCs/>
        </w:rPr>
        <w:t>Pengujian</w:t>
      </w:r>
      <w:proofErr w:type="spellEnd"/>
      <w:r w:rsidRPr="0039050F">
        <w:rPr>
          <w:bCs/>
        </w:rPr>
        <w:t xml:space="preserve"> </w:t>
      </w:r>
      <w:proofErr w:type="spellStart"/>
      <w:r w:rsidRPr="0039050F">
        <w:rPr>
          <w:bCs/>
        </w:rPr>
        <w:t>Asumsi</w:t>
      </w:r>
      <w:proofErr w:type="spellEnd"/>
      <w:r w:rsidRPr="0039050F">
        <w:rPr>
          <w:bCs/>
        </w:rPr>
        <w:t xml:space="preserve"> </w:t>
      </w:r>
      <w:proofErr w:type="spellStart"/>
      <w:r w:rsidRPr="0039050F">
        <w:rPr>
          <w:bCs/>
        </w:rPr>
        <w:t>Klasik</w:t>
      </w:r>
      <w:proofErr w:type="spellEnd"/>
    </w:p>
    <w:p w14:paraId="57184377" w14:textId="77777777" w:rsidR="00D36D50" w:rsidRPr="00EC6EB4" w:rsidRDefault="00D36D50" w:rsidP="00D36D50">
      <w:pPr>
        <w:spacing w:after="0"/>
        <w:ind w:firstLine="567"/>
      </w:pPr>
      <w:proofErr w:type="spellStart"/>
      <w:r>
        <w:t>Untuk</w:t>
      </w:r>
      <w:proofErr w:type="spellEnd"/>
      <w:r>
        <w:t xml:space="preserve"> </w:t>
      </w:r>
      <w:proofErr w:type="spellStart"/>
      <w:r>
        <w:t>menguji</w:t>
      </w:r>
      <w:proofErr w:type="spellEnd"/>
      <w:r>
        <w:t xml:space="preserve"> </w:t>
      </w:r>
      <w:proofErr w:type="spellStart"/>
      <w:r>
        <w:t>kelayakan</w:t>
      </w:r>
      <w:proofErr w:type="spellEnd"/>
      <w:r>
        <w:t xml:space="preserve"> model </w:t>
      </w:r>
      <w:proofErr w:type="spellStart"/>
      <w:r>
        <w:t>regesi</w:t>
      </w:r>
      <w:proofErr w:type="spellEnd"/>
      <w:r>
        <w:t xml:space="preserve"> yang </w:t>
      </w:r>
      <w:proofErr w:type="spellStart"/>
      <w:r>
        <w:t>digunakan</w:t>
      </w:r>
      <w:proofErr w:type="spellEnd"/>
      <w:r>
        <w:t xml:space="preserve">, </w:t>
      </w:r>
      <w:proofErr w:type="spellStart"/>
      <w:r>
        <w:t>maka</w:t>
      </w:r>
      <w:proofErr w:type="spellEnd"/>
      <w:r>
        <w:t xml:space="preserve"> </w:t>
      </w:r>
      <w:proofErr w:type="spellStart"/>
      <w:r>
        <w:t>harus</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memenuhi</w:t>
      </w:r>
      <w:proofErr w:type="spellEnd"/>
      <w:r>
        <w:t xml:space="preserve"> uji </w:t>
      </w:r>
      <w:proofErr w:type="spellStart"/>
      <w:r>
        <w:t>asumsi</w:t>
      </w:r>
      <w:proofErr w:type="spellEnd"/>
      <w:r>
        <w:t xml:space="preserve"> </w:t>
      </w:r>
      <w:proofErr w:type="spellStart"/>
      <w:r>
        <w:t>klasik</w:t>
      </w:r>
      <w:proofErr w:type="spellEnd"/>
      <w:r>
        <w:t xml:space="preserve"> </w:t>
      </w:r>
      <w:r>
        <w:fldChar w:fldCharType="begin" w:fldLock="1"/>
      </w:r>
      <w: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fldChar w:fldCharType="separate"/>
      </w:r>
      <w:r w:rsidRPr="00EC6EB4">
        <w:rPr>
          <w:noProof/>
        </w:rPr>
        <w:t>(Sugiyono, 2015)</w:t>
      </w:r>
      <w:r>
        <w:fldChar w:fldCharType="end"/>
      </w:r>
      <w:r>
        <w:t xml:space="preserve">. Uji </w:t>
      </w:r>
      <w:proofErr w:type="spellStart"/>
      <w:r>
        <w:t>asumsi</w:t>
      </w:r>
      <w:proofErr w:type="spellEnd"/>
      <w:r>
        <w:t xml:space="preserve"> </w:t>
      </w:r>
      <w:proofErr w:type="spellStart"/>
      <w:r>
        <w:t>klasik</w:t>
      </w:r>
      <w:proofErr w:type="spellEnd"/>
      <w:r>
        <w:t xml:space="preserve"> </w:t>
      </w:r>
      <w:proofErr w:type="spellStart"/>
      <w:r>
        <w:t>dalam</w:t>
      </w:r>
      <w:proofErr w:type="spellEnd"/>
      <w:r>
        <w:t xml:space="preserve"> </w:t>
      </w:r>
      <w:proofErr w:type="spellStart"/>
      <w:r>
        <w:t>penelitian</w:t>
      </w:r>
      <w:proofErr w:type="spellEnd"/>
      <w:r>
        <w:t xml:space="preserve"> ini </w:t>
      </w:r>
      <w:proofErr w:type="spellStart"/>
      <w:r>
        <w:t>terdiri</w:t>
      </w:r>
      <w:proofErr w:type="spellEnd"/>
      <w:r>
        <w:t xml:space="preserve"> </w:t>
      </w:r>
      <w:proofErr w:type="spellStart"/>
      <w:r>
        <w:t>dari</w:t>
      </w:r>
      <w:proofErr w:type="spellEnd"/>
      <w:r>
        <w:t xml:space="preserve"> uji </w:t>
      </w:r>
      <w:proofErr w:type="spellStart"/>
      <w:r>
        <w:t>normalitas</w:t>
      </w:r>
      <w:proofErr w:type="spellEnd"/>
      <w:r>
        <w:t xml:space="preserve">, uji </w:t>
      </w:r>
      <w:proofErr w:type="spellStart"/>
      <w:r>
        <w:t>multikolineritas</w:t>
      </w:r>
      <w:proofErr w:type="spellEnd"/>
      <w:r>
        <w:t xml:space="preserve">, dan uji </w:t>
      </w:r>
      <w:proofErr w:type="spellStart"/>
      <w:r>
        <w:t>heteroskedastisitas</w:t>
      </w:r>
      <w:proofErr w:type="spellEnd"/>
      <w:r>
        <w:t>.</w:t>
      </w:r>
    </w:p>
    <w:p w14:paraId="58E1047F"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lastRenderedPageBreak/>
        <w:t xml:space="preserve">Uji </w:t>
      </w:r>
      <w:proofErr w:type="spellStart"/>
      <w:r w:rsidRPr="0039050F">
        <w:rPr>
          <w:b/>
          <w:bCs/>
        </w:rPr>
        <w:t>Normalitas</w:t>
      </w:r>
      <w:proofErr w:type="spellEnd"/>
    </w:p>
    <w:p w14:paraId="4B7654ED" w14:textId="77777777" w:rsidR="00D36D50" w:rsidRDefault="00D36D50" w:rsidP="00D36D50">
      <w:pPr>
        <w:spacing w:after="0"/>
        <w:ind w:left="567" w:firstLine="567"/>
      </w:pPr>
      <w:r>
        <w:t xml:space="preserve">Uji </w:t>
      </w:r>
      <w:proofErr w:type="spellStart"/>
      <w:r>
        <w:t>normalitas</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apakah</w:t>
      </w:r>
      <w:proofErr w:type="spellEnd"/>
      <w:r>
        <w:t xml:space="preserve"> </w:t>
      </w:r>
      <w:proofErr w:type="spellStart"/>
      <w:r>
        <w:t>dalam</w:t>
      </w:r>
      <w:proofErr w:type="spellEnd"/>
      <w:r>
        <w:t xml:space="preserve"> model </w:t>
      </w:r>
      <w:proofErr w:type="spellStart"/>
      <w:r>
        <w:t>regresi</w:t>
      </w:r>
      <w:proofErr w:type="spellEnd"/>
      <w:r>
        <w:t xml:space="preserve">, </w:t>
      </w:r>
      <w:proofErr w:type="spellStart"/>
      <w:r>
        <w:t>variabel</w:t>
      </w:r>
      <w:proofErr w:type="spellEnd"/>
      <w:r>
        <w:t xml:space="preserve"> </w:t>
      </w:r>
      <w:proofErr w:type="spellStart"/>
      <w:r>
        <w:t>pengganggu</w:t>
      </w:r>
      <w:proofErr w:type="spellEnd"/>
      <w:r>
        <w:t xml:space="preserve"> </w:t>
      </w:r>
      <w:proofErr w:type="spellStart"/>
      <w:r>
        <w:t>atau</w:t>
      </w:r>
      <w:proofErr w:type="spellEnd"/>
      <w:r>
        <w:t xml:space="preserve"> residual </w:t>
      </w:r>
      <w:proofErr w:type="spellStart"/>
      <w:r>
        <w:t>memiliki</w:t>
      </w:r>
      <w:proofErr w:type="spellEnd"/>
      <w:r>
        <w:t xml:space="preserve"> </w:t>
      </w:r>
      <w:proofErr w:type="spellStart"/>
      <w:r>
        <w:t>ditribusi</w:t>
      </w:r>
      <w:proofErr w:type="spellEnd"/>
      <w:r>
        <w:t xml:space="preserve"> normal. </w:t>
      </w:r>
      <w:r w:rsidRPr="00D82EE0">
        <w:t xml:space="preserve">Nilai residual yang </w:t>
      </w:r>
      <w:proofErr w:type="spellStart"/>
      <w:r w:rsidRPr="00D82EE0">
        <w:t>terdistribusi</w:t>
      </w:r>
      <w:proofErr w:type="spellEnd"/>
      <w:r w:rsidRPr="00D82EE0">
        <w:t xml:space="preserve"> normal </w:t>
      </w:r>
      <w:proofErr w:type="spellStart"/>
      <w:r w:rsidRPr="00D82EE0">
        <w:t>merupakan</w:t>
      </w:r>
      <w:proofErr w:type="spellEnd"/>
      <w:r w:rsidRPr="00D82EE0">
        <w:t xml:space="preserve"> model </w:t>
      </w:r>
      <w:proofErr w:type="spellStart"/>
      <w:r w:rsidRPr="00D82EE0">
        <w:t>regresi</w:t>
      </w:r>
      <w:proofErr w:type="spellEnd"/>
      <w:r w:rsidRPr="00D82EE0">
        <w:t xml:space="preserve"> yang </w:t>
      </w:r>
      <w:proofErr w:type="spellStart"/>
      <w:r w:rsidRPr="00D82EE0">
        <w:t>baik</w:t>
      </w:r>
      <w:proofErr w:type="spellEnd"/>
      <w:r>
        <w:t xml:space="preserve"> </w:t>
      </w:r>
      <w:r>
        <w:fldChar w:fldCharType="begin" w:fldLock="1"/>
      </w:r>
      <w: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fldChar w:fldCharType="separate"/>
      </w:r>
      <w:r w:rsidRPr="00D82EE0">
        <w:rPr>
          <w:noProof/>
        </w:rPr>
        <w:t>(Ghozali, 2016)</w:t>
      </w:r>
      <w:r>
        <w:fldChar w:fldCharType="end"/>
      </w:r>
      <w:r>
        <w:t xml:space="preserve">. </w:t>
      </w:r>
      <w:proofErr w:type="spellStart"/>
      <w:r w:rsidRPr="002C5494">
        <w:t>Pengujian</w:t>
      </w:r>
      <w:proofErr w:type="spellEnd"/>
      <w:r w:rsidRPr="002C5494">
        <w:t xml:space="preserve"> </w:t>
      </w:r>
      <w:proofErr w:type="spellStart"/>
      <w:r w:rsidRPr="002C5494">
        <w:t>normalitas</w:t>
      </w:r>
      <w:proofErr w:type="spellEnd"/>
      <w:r w:rsidRPr="002C5494">
        <w:t xml:space="preserve"> data </w:t>
      </w:r>
      <w:proofErr w:type="spellStart"/>
      <w:r w:rsidRPr="002C5494">
        <w:t>menggunakan</w:t>
      </w:r>
      <w:proofErr w:type="spellEnd"/>
      <w:r w:rsidRPr="002C5494">
        <w:t xml:space="preserve"> </w:t>
      </w:r>
      <w:r w:rsidRPr="002C5494">
        <w:rPr>
          <w:i/>
          <w:iCs/>
        </w:rPr>
        <w:t>Test</w:t>
      </w:r>
      <w:r>
        <w:rPr>
          <w:i/>
          <w:iCs/>
        </w:rPr>
        <w:t xml:space="preserve"> </w:t>
      </w:r>
      <w:r w:rsidRPr="002C5494">
        <w:rPr>
          <w:i/>
          <w:iCs/>
        </w:rPr>
        <w:t>of</w:t>
      </w:r>
      <w:r>
        <w:rPr>
          <w:i/>
          <w:iCs/>
        </w:rPr>
        <w:t xml:space="preserve"> </w:t>
      </w:r>
      <w:r w:rsidRPr="002C5494">
        <w:rPr>
          <w:i/>
          <w:iCs/>
        </w:rPr>
        <w:t>Normality</w:t>
      </w:r>
      <w:r>
        <w:rPr>
          <w:i/>
          <w:iCs/>
        </w:rPr>
        <w:t xml:space="preserve"> </w:t>
      </w:r>
      <w:r w:rsidRPr="002C5494">
        <w:rPr>
          <w:i/>
          <w:iCs/>
        </w:rPr>
        <w:t>Kolmogorov</w:t>
      </w:r>
      <w:r>
        <w:rPr>
          <w:i/>
          <w:iCs/>
        </w:rPr>
        <w:t>-</w:t>
      </w:r>
      <w:r w:rsidRPr="002C5494">
        <w:rPr>
          <w:i/>
          <w:iCs/>
        </w:rPr>
        <w:t>Smirnov</w:t>
      </w:r>
      <w:r w:rsidRPr="002C5494">
        <w:t xml:space="preserve"> </w:t>
      </w:r>
      <w:proofErr w:type="spellStart"/>
      <w:r w:rsidRPr="002C5494">
        <w:t>dalam</w:t>
      </w:r>
      <w:proofErr w:type="spellEnd"/>
      <w:r w:rsidRPr="002C5494">
        <w:t xml:space="preserve"> program SPSS.</w:t>
      </w:r>
      <w:r>
        <w:t xml:space="preserve"> </w:t>
      </w:r>
      <w:proofErr w:type="spellStart"/>
      <w:r>
        <w:t>Pengambilan</w:t>
      </w:r>
      <w:proofErr w:type="spellEnd"/>
      <w:r>
        <w:t xml:space="preserve"> </w:t>
      </w:r>
      <w:proofErr w:type="spellStart"/>
      <w:r>
        <w:t>keputusannya</w:t>
      </w:r>
      <w:proofErr w:type="spellEnd"/>
      <w:r>
        <w:t xml:space="preserve"> </w:t>
      </w:r>
      <w:proofErr w:type="spellStart"/>
      <w:r>
        <w:t>adalah</w:t>
      </w:r>
      <w:proofErr w:type="spellEnd"/>
      <w:r>
        <w:t>:</w:t>
      </w:r>
    </w:p>
    <w:p w14:paraId="15A4EB4E" w14:textId="77777777" w:rsidR="00D36D50" w:rsidRDefault="00D36D50"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Data valid </w:t>
      </w:r>
    </w:p>
    <w:p w14:paraId="72E3D5B1" w14:textId="77777777" w:rsidR="00D36D50" w:rsidRDefault="00D36D50"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Data tidak valid </w:t>
      </w:r>
    </w:p>
    <w:p w14:paraId="2989D6A5" w14:textId="77777777" w:rsidR="00D36D50" w:rsidRDefault="00D36D50" w:rsidP="00D36D50">
      <w:pPr>
        <w:spacing w:after="0"/>
        <w:ind w:left="567"/>
      </w:pPr>
      <w:proofErr w:type="spellStart"/>
      <w:r>
        <w:t>Dengan</w:t>
      </w:r>
      <w:proofErr w:type="spellEnd"/>
      <w:r>
        <w:t xml:space="preserve"> </w:t>
      </w:r>
      <w:proofErr w:type="spellStart"/>
      <w:r>
        <w:t>kriteria</w:t>
      </w:r>
      <w:proofErr w:type="spellEnd"/>
      <w:r>
        <w:t>:</w:t>
      </w:r>
    </w:p>
    <w:p w14:paraId="27FC4EC9" w14:textId="77777777" w:rsidR="00D36D50" w:rsidRDefault="00D36D50" w:rsidP="00D36D50">
      <w:pPr>
        <w:spacing w:after="0"/>
        <w:ind w:left="567"/>
      </w:pPr>
      <w:r w:rsidRPr="002C5494">
        <w:rPr>
          <w:i/>
          <w:iCs/>
        </w:rPr>
        <w:t>Kolmogorov-Smirnov</w:t>
      </w:r>
      <w:r w:rsidRPr="002C5494">
        <w:t xml:space="preserve"> Sig.</w:t>
      </w:r>
      <w:r>
        <w:t xml:space="preserve"> </w:t>
      </w:r>
      <w:r w:rsidRPr="002C5494">
        <w:t>≥</w:t>
      </w:r>
      <w:r>
        <w:t xml:space="preserve"> </w:t>
      </w:r>
      <w:r w:rsidRPr="002C5494">
        <w:t xml:space="preserve">0,05; </w:t>
      </w:r>
      <w:proofErr w:type="spellStart"/>
      <w:r w:rsidRPr="002C5494">
        <w:t>maka</w:t>
      </w:r>
      <w:proofErr w:type="spellEnd"/>
      <w:r w:rsidRPr="002C5494">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2C5494">
        <w:t xml:space="preserve"> diterima </w:t>
      </w:r>
    </w:p>
    <w:p w14:paraId="15673C81" w14:textId="77777777" w:rsidR="00D36D50" w:rsidRPr="00A81DB5" w:rsidRDefault="00D36D50" w:rsidP="00D36D50">
      <w:pPr>
        <w:spacing w:after="0"/>
        <w:ind w:left="567"/>
      </w:pPr>
      <w:r w:rsidRPr="002C5494">
        <w:rPr>
          <w:i/>
          <w:iCs/>
        </w:rPr>
        <w:t>Kolmogorov-Smirnov</w:t>
      </w:r>
      <w:r w:rsidRPr="002C5494">
        <w:t xml:space="preserve"> Sig.</w:t>
      </w:r>
      <w:r>
        <w:t xml:space="preserve"> &lt; </w:t>
      </w:r>
      <w:r w:rsidRPr="002C5494">
        <w:t xml:space="preserve">0,05; </w:t>
      </w:r>
      <w:proofErr w:type="spellStart"/>
      <w:r w:rsidRPr="002C5494">
        <w:t>maka</w:t>
      </w:r>
      <w:proofErr w:type="spellEnd"/>
      <w:r w:rsidRPr="002C5494">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2C5494">
        <w:t xml:space="preserve"> ditolak</w:t>
      </w:r>
    </w:p>
    <w:p w14:paraId="3488DF48"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 xml:space="preserve">Uji </w:t>
      </w:r>
      <w:proofErr w:type="spellStart"/>
      <w:r w:rsidRPr="0039050F">
        <w:rPr>
          <w:b/>
          <w:bCs/>
        </w:rPr>
        <w:t>Multikolinearitas</w:t>
      </w:r>
      <w:proofErr w:type="spellEnd"/>
    </w:p>
    <w:p w14:paraId="01EA8C66" w14:textId="77777777" w:rsidR="00D36D50" w:rsidRDefault="00D36D50" w:rsidP="00D36D50">
      <w:pPr>
        <w:ind w:left="567" w:firstLine="567"/>
      </w:pPr>
      <w:r>
        <w:t xml:space="preserve">Uji </w:t>
      </w:r>
      <w:proofErr w:type="spellStart"/>
      <w:r>
        <w:t>multikolinearitas</w:t>
      </w:r>
      <w:proofErr w:type="spellEnd"/>
      <w:r>
        <w:t xml:space="preserve"> </w:t>
      </w:r>
      <w:proofErr w:type="spellStart"/>
      <w:r>
        <w:t>dapat</w:t>
      </w:r>
      <w:proofErr w:type="spellEnd"/>
      <w:r>
        <w:t xml:space="preserve"> </w:t>
      </w:r>
      <w:proofErr w:type="spellStart"/>
      <w:r>
        <w:t>dideteksi</w:t>
      </w:r>
      <w:proofErr w:type="spellEnd"/>
      <w:r>
        <w:t xml:space="preserve"> </w:t>
      </w:r>
      <w:proofErr w:type="spellStart"/>
      <w:r>
        <w:t>dengan</w:t>
      </w:r>
      <w:proofErr w:type="spellEnd"/>
      <w:r>
        <w:t xml:space="preserve"> </w:t>
      </w:r>
      <w:proofErr w:type="spellStart"/>
      <w:r>
        <w:t>menghitung</w:t>
      </w:r>
      <w:proofErr w:type="spellEnd"/>
      <w:r>
        <w:t xml:space="preserve"> </w:t>
      </w:r>
      <w:proofErr w:type="spellStart"/>
      <w:r>
        <w:t>koefisien</w:t>
      </w:r>
      <w:proofErr w:type="spellEnd"/>
      <w:r>
        <w:t xml:space="preserve"> </w:t>
      </w:r>
      <w:proofErr w:type="spellStart"/>
      <w:r>
        <w:t>ganda</w:t>
      </w:r>
      <w:proofErr w:type="spellEnd"/>
      <w:r>
        <w:t xml:space="preserve"> dan </w:t>
      </w:r>
      <w:proofErr w:type="spellStart"/>
      <w:r>
        <w:t>membandingkannya</w:t>
      </w:r>
      <w:proofErr w:type="spellEnd"/>
      <w:r>
        <w:t xml:space="preserve"> </w:t>
      </w:r>
      <w:proofErr w:type="spellStart"/>
      <w:r>
        <w:t>dengan</w:t>
      </w:r>
      <w:proofErr w:type="spellEnd"/>
      <w:r>
        <w:t xml:space="preserve"> </w:t>
      </w:r>
      <w:proofErr w:type="spellStart"/>
      <w:r>
        <w:t>koefisien</w:t>
      </w:r>
      <w:proofErr w:type="spellEnd"/>
      <w:r>
        <w:t xml:space="preserve"> </w:t>
      </w:r>
      <w:proofErr w:type="spellStart"/>
      <w:r>
        <w:t>korelasi</w:t>
      </w:r>
      <w:proofErr w:type="spellEnd"/>
      <w:r>
        <w:t xml:space="preserve"> </w:t>
      </w:r>
      <w:proofErr w:type="spellStart"/>
      <w:r>
        <w:t>antar</w:t>
      </w:r>
      <w:proofErr w:type="spellEnd"/>
      <w:r>
        <w:t xml:space="preserve"> </w:t>
      </w:r>
      <w:proofErr w:type="spellStart"/>
      <w:r>
        <w:t>variabel</w:t>
      </w:r>
      <w:proofErr w:type="spellEnd"/>
      <w:r>
        <w:t xml:space="preserve"> </w:t>
      </w:r>
      <w:proofErr w:type="spellStart"/>
      <w:r>
        <w:t>independen</w:t>
      </w:r>
      <w:proofErr w:type="spellEnd"/>
      <w:r>
        <w:t xml:space="preserve">. Uji </w:t>
      </w:r>
      <w:proofErr w:type="spellStart"/>
      <w:r>
        <w:t>multikolinearitas</w:t>
      </w:r>
      <w:proofErr w:type="spellEnd"/>
      <w:r>
        <w:t xml:space="preserve"> </w:t>
      </w:r>
      <w:proofErr w:type="spellStart"/>
      <w:r>
        <w:t>dilakukan</w:t>
      </w:r>
      <w:proofErr w:type="spellEnd"/>
      <w:r>
        <w:t xml:space="preserve"> </w:t>
      </w:r>
      <w:proofErr w:type="spellStart"/>
      <w:r>
        <w:t>dengan</w:t>
      </w:r>
      <w:proofErr w:type="spellEnd"/>
      <w:r>
        <w:t xml:space="preserve"> uji </w:t>
      </w:r>
      <w:proofErr w:type="spellStart"/>
      <w:r>
        <w:t>regresi</w:t>
      </w:r>
      <w:proofErr w:type="spellEnd"/>
      <w:r>
        <w:t xml:space="preserve">, </w:t>
      </w:r>
      <w:proofErr w:type="spellStart"/>
      <w:r>
        <w:t>dengan</w:t>
      </w:r>
      <w:proofErr w:type="spellEnd"/>
      <w:r>
        <w:t xml:space="preserve"> </w:t>
      </w:r>
      <w:proofErr w:type="spellStart"/>
      <w:r>
        <w:t>melihat</w:t>
      </w:r>
      <w:proofErr w:type="spellEnd"/>
      <w:r>
        <w:t xml:space="preserve"> </w:t>
      </w:r>
      <w:proofErr w:type="spellStart"/>
      <w:r>
        <w:t>nilai</w:t>
      </w:r>
      <w:proofErr w:type="spellEnd"/>
      <w:r>
        <w:t xml:space="preserve"> VIF (</w:t>
      </w:r>
      <w:r w:rsidRPr="00C01DC2">
        <w:rPr>
          <w:i/>
          <w:iCs/>
        </w:rPr>
        <w:t>Variance Inflation Factor</w:t>
      </w:r>
      <w:r>
        <w:t xml:space="preserve">) </w:t>
      </w:r>
      <w:proofErr w:type="spellStart"/>
      <w:r>
        <w:t>masing-masing</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jika</w:t>
      </w:r>
      <w:proofErr w:type="spellEnd"/>
      <w:r>
        <w:t xml:space="preserve"> </w:t>
      </w:r>
      <w:proofErr w:type="spellStart"/>
      <w:r>
        <w:t>nilai</w:t>
      </w:r>
      <w:proofErr w:type="spellEnd"/>
      <w:r>
        <w:t xml:space="preserve"> VIF ˂ 10 </w:t>
      </w:r>
      <w:proofErr w:type="spellStart"/>
      <w:r>
        <w:t>maka</w:t>
      </w:r>
      <w:proofErr w:type="spellEnd"/>
      <w:r>
        <w:t xml:space="preserve"> </w:t>
      </w:r>
      <w:proofErr w:type="spellStart"/>
      <w:r>
        <w:t>tidak</w:t>
      </w:r>
      <w:proofErr w:type="spellEnd"/>
      <w:r>
        <w:t xml:space="preserve"> </w:t>
      </w:r>
      <w:proofErr w:type="spellStart"/>
      <w:r>
        <w:t>terjadi</w:t>
      </w:r>
      <w:proofErr w:type="spellEnd"/>
      <w:r>
        <w:t xml:space="preserve"> </w:t>
      </w:r>
      <w:proofErr w:type="spellStart"/>
      <w:r>
        <w:t>multikolineratitas</w:t>
      </w:r>
      <w:proofErr w:type="spellEnd"/>
      <w:r>
        <w:t xml:space="preserve"> </w:t>
      </w:r>
      <w:r>
        <w:fldChar w:fldCharType="begin" w:fldLock="1"/>
      </w:r>
      <w: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fldChar w:fldCharType="separate"/>
      </w:r>
      <w:r w:rsidRPr="00C01DC2">
        <w:rPr>
          <w:noProof/>
        </w:rPr>
        <w:t>(Ghozali, 2016)</w:t>
      </w:r>
      <w:r>
        <w:fldChar w:fldCharType="end"/>
      </w:r>
      <w:r>
        <w:t>.</w:t>
      </w:r>
    </w:p>
    <w:p w14:paraId="1E18E439" w14:textId="77777777" w:rsidR="00D36D50" w:rsidRDefault="00D36D50" w:rsidP="00D36D50">
      <w:pPr>
        <w:spacing w:after="0"/>
        <w:ind w:left="567" w:firstLine="567"/>
      </w:pPr>
      <w:r w:rsidRPr="00C01DC2">
        <w:t xml:space="preserve">Dasar </w:t>
      </w:r>
      <w:proofErr w:type="spellStart"/>
      <w:r w:rsidRPr="00C01DC2">
        <w:t>pengambilan</w:t>
      </w:r>
      <w:proofErr w:type="spellEnd"/>
      <w:r w:rsidRPr="00C01DC2">
        <w:t xml:space="preserve"> </w:t>
      </w:r>
      <w:proofErr w:type="spellStart"/>
      <w:r w:rsidRPr="00C01DC2">
        <w:t>keputusan</w:t>
      </w:r>
      <w:proofErr w:type="spellEnd"/>
      <w:r w:rsidRPr="00C01DC2">
        <w:t xml:space="preserve"> </w:t>
      </w:r>
      <w:proofErr w:type="spellStart"/>
      <w:r w:rsidRPr="00C01DC2">
        <w:t>untuk</w:t>
      </w:r>
      <w:proofErr w:type="spellEnd"/>
      <w:r w:rsidRPr="00C01DC2">
        <w:t xml:space="preserve"> uji </w:t>
      </w:r>
      <w:proofErr w:type="spellStart"/>
      <w:r w:rsidRPr="00C01DC2">
        <w:t>multikolinearitas</w:t>
      </w:r>
      <w:proofErr w:type="spellEnd"/>
      <w:r w:rsidRPr="00C01DC2">
        <w:t xml:space="preserve"> </w:t>
      </w:r>
      <w:proofErr w:type="spellStart"/>
      <w:r w:rsidRPr="00C01DC2">
        <w:t>adalah</w:t>
      </w:r>
      <w:proofErr w:type="spellEnd"/>
      <w:r w:rsidRPr="00C01DC2">
        <w:t xml:space="preserve"> </w:t>
      </w:r>
      <w:proofErr w:type="spellStart"/>
      <w:r w:rsidRPr="00C01DC2">
        <w:t>sebagai</w:t>
      </w:r>
      <w:proofErr w:type="spellEnd"/>
      <w:r w:rsidRPr="00C01DC2">
        <w:t xml:space="preserve"> </w:t>
      </w:r>
      <w:proofErr w:type="spellStart"/>
      <w:r w:rsidRPr="00C01DC2">
        <w:t>berikut</w:t>
      </w:r>
      <w:proofErr w:type="spellEnd"/>
      <w:r w:rsidRPr="00C01DC2">
        <w:t>:</w:t>
      </w:r>
    </w:p>
    <w:p w14:paraId="3BF816E8" w14:textId="77777777" w:rsidR="00D36D50" w:rsidRDefault="00D36D50" w:rsidP="00D36D50">
      <w:pPr>
        <w:pStyle w:val="ListParagraph"/>
        <w:numPr>
          <w:ilvl w:val="6"/>
          <w:numId w:val="31"/>
        </w:numPr>
        <w:spacing w:line="360" w:lineRule="auto"/>
        <w:ind w:left="1418" w:hanging="284"/>
        <w:jc w:val="both"/>
      </w:pPr>
      <w:r w:rsidRPr="00F25924">
        <w:t>Nilai</w:t>
      </w:r>
      <w:r w:rsidRPr="00C01DC2">
        <w:rPr>
          <w:i/>
          <w:iCs/>
        </w:rPr>
        <w:t xml:space="preserve"> tolerance</w:t>
      </w:r>
      <w:r w:rsidRPr="00C01DC2">
        <w:t xml:space="preserve"> &gt; 0,10 </w:t>
      </w:r>
      <w:proofErr w:type="spellStart"/>
      <w:r w:rsidRPr="00C01DC2">
        <w:t>maka</w:t>
      </w:r>
      <w:proofErr w:type="spellEnd"/>
      <w:r w:rsidRPr="00C01DC2">
        <w:t xml:space="preserve"> </w:t>
      </w:r>
      <w:proofErr w:type="spellStart"/>
      <w:r w:rsidRPr="00C01DC2">
        <w:t>tidak</w:t>
      </w:r>
      <w:proofErr w:type="spellEnd"/>
      <w:r w:rsidRPr="00C01DC2">
        <w:t xml:space="preserve"> </w:t>
      </w:r>
      <w:proofErr w:type="spellStart"/>
      <w:r w:rsidRPr="00C01DC2">
        <w:t>terjadi</w:t>
      </w:r>
      <w:proofErr w:type="spellEnd"/>
      <w:r w:rsidRPr="00C01DC2">
        <w:t xml:space="preserve"> </w:t>
      </w:r>
      <w:proofErr w:type="spellStart"/>
      <w:r w:rsidRPr="00C01DC2">
        <w:t>multikolinieritas</w:t>
      </w:r>
      <w:proofErr w:type="spellEnd"/>
    </w:p>
    <w:p w14:paraId="3793959A" w14:textId="77777777" w:rsidR="00D36D50" w:rsidRPr="00C01DC2" w:rsidRDefault="00D36D50" w:rsidP="00D36D50">
      <w:pPr>
        <w:pStyle w:val="ListParagraph"/>
        <w:numPr>
          <w:ilvl w:val="6"/>
          <w:numId w:val="31"/>
        </w:numPr>
        <w:spacing w:after="0" w:line="360" w:lineRule="auto"/>
        <w:ind w:left="1418" w:hanging="284"/>
        <w:jc w:val="both"/>
      </w:pPr>
      <w:r w:rsidRPr="00C01DC2">
        <w:t xml:space="preserve">Nilai VIF &lt; 10 </w:t>
      </w:r>
      <w:proofErr w:type="spellStart"/>
      <w:r w:rsidRPr="00C01DC2">
        <w:t>maka</w:t>
      </w:r>
      <w:proofErr w:type="spellEnd"/>
      <w:r w:rsidRPr="00C01DC2">
        <w:t xml:space="preserve"> </w:t>
      </w:r>
      <w:proofErr w:type="spellStart"/>
      <w:r w:rsidRPr="00C01DC2">
        <w:t>tidak</w:t>
      </w:r>
      <w:proofErr w:type="spellEnd"/>
      <w:r w:rsidRPr="00C01DC2">
        <w:t xml:space="preserve"> </w:t>
      </w:r>
      <w:proofErr w:type="spellStart"/>
      <w:r w:rsidRPr="00C01DC2">
        <w:t>terjadi</w:t>
      </w:r>
      <w:proofErr w:type="spellEnd"/>
      <w:r w:rsidRPr="00C01DC2">
        <w:t xml:space="preserve"> </w:t>
      </w:r>
      <w:proofErr w:type="spellStart"/>
      <w:r w:rsidRPr="00C01DC2">
        <w:t>multikolinieritas</w:t>
      </w:r>
      <w:proofErr w:type="spellEnd"/>
    </w:p>
    <w:p w14:paraId="33DF0E30"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 xml:space="preserve">Uji </w:t>
      </w:r>
      <w:proofErr w:type="spellStart"/>
      <w:r w:rsidRPr="0039050F">
        <w:rPr>
          <w:b/>
          <w:bCs/>
        </w:rPr>
        <w:t>Heteroskedastisitas</w:t>
      </w:r>
      <w:proofErr w:type="spellEnd"/>
    </w:p>
    <w:p w14:paraId="0F3007BB" w14:textId="77777777" w:rsidR="00D36D50" w:rsidRDefault="00D36D50" w:rsidP="00D36D50">
      <w:pPr>
        <w:spacing w:after="0"/>
        <w:ind w:left="567" w:firstLine="567"/>
      </w:pPr>
      <w:r>
        <w:t xml:space="preserve">Uji </w:t>
      </w:r>
      <w:proofErr w:type="spellStart"/>
      <w:r>
        <w:t>heteroskedastisitas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apakah</w:t>
      </w:r>
      <w:proofErr w:type="spellEnd"/>
      <w:r>
        <w:t xml:space="preserve"> </w:t>
      </w:r>
      <w:proofErr w:type="spellStart"/>
      <w:r>
        <w:t>dalam</w:t>
      </w:r>
      <w:proofErr w:type="spellEnd"/>
      <w:r>
        <w:t xml:space="preserve"> model </w:t>
      </w:r>
      <w:proofErr w:type="spellStart"/>
      <w:r>
        <w:t>regeresi</w:t>
      </w:r>
      <w:proofErr w:type="spellEnd"/>
      <w:r>
        <w:t xml:space="preserve"> </w:t>
      </w:r>
      <w:proofErr w:type="spellStart"/>
      <w:r>
        <w:t>terjadi</w:t>
      </w:r>
      <w:proofErr w:type="spellEnd"/>
      <w:r>
        <w:t xml:space="preserve"> </w:t>
      </w:r>
      <w:proofErr w:type="spellStart"/>
      <w:r>
        <w:t>ketidaksamaan</w:t>
      </w:r>
      <w:proofErr w:type="spellEnd"/>
      <w:r>
        <w:t xml:space="preserve"> </w:t>
      </w:r>
      <w:proofErr w:type="spellStart"/>
      <w:r>
        <w:t>varian</w:t>
      </w:r>
      <w:proofErr w:type="spellEnd"/>
      <w:r>
        <w:t xml:space="preserve"> </w:t>
      </w:r>
      <w:proofErr w:type="spellStart"/>
      <w:r>
        <w:t>dari</w:t>
      </w:r>
      <w:proofErr w:type="spellEnd"/>
      <w:r>
        <w:t xml:space="preserve"> residual </w:t>
      </w:r>
      <w:proofErr w:type="spellStart"/>
      <w:r>
        <w:t>atau</w:t>
      </w:r>
      <w:proofErr w:type="spellEnd"/>
      <w:r>
        <w:t xml:space="preserve"> </w:t>
      </w:r>
      <w:proofErr w:type="spellStart"/>
      <w:r>
        <w:t>pengamatan</w:t>
      </w:r>
      <w:proofErr w:type="spellEnd"/>
      <w:r>
        <w:t xml:space="preserve"> </w:t>
      </w:r>
      <w:proofErr w:type="spellStart"/>
      <w:r>
        <w:t>ke</w:t>
      </w:r>
      <w:proofErr w:type="spellEnd"/>
      <w:r>
        <w:t xml:space="preserve"> </w:t>
      </w:r>
      <w:proofErr w:type="spellStart"/>
      <w:r>
        <w:t>pengamatan</w:t>
      </w:r>
      <w:proofErr w:type="spellEnd"/>
      <w:r>
        <w:t xml:space="preserve"> yang lain. </w:t>
      </w:r>
      <w:proofErr w:type="spellStart"/>
      <w:r w:rsidRPr="0039121C">
        <w:t>Suatu</w:t>
      </w:r>
      <w:proofErr w:type="spellEnd"/>
      <w:r w:rsidRPr="0039121C">
        <w:t xml:space="preserve"> data </w:t>
      </w:r>
      <w:proofErr w:type="spellStart"/>
      <w:r w:rsidRPr="0039121C">
        <w:t>dikatakan</w:t>
      </w:r>
      <w:proofErr w:type="spellEnd"/>
      <w:r w:rsidRPr="0039121C">
        <w:t xml:space="preserve"> </w:t>
      </w:r>
      <w:proofErr w:type="spellStart"/>
      <w:r w:rsidRPr="0039121C">
        <w:t>tidak</w:t>
      </w:r>
      <w:proofErr w:type="spellEnd"/>
      <w:r w:rsidRPr="0039121C">
        <w:t xml:space="preserve"> </w:t>
      </w:r>
      <w:proofErr w:type="spellStart"/>
      <w:r w:rsidRPr="0039121C">
        <w:t>mengandung</w:t>
      </w:r>
      <w:proofErr w:type="spellEnd"/>
      <w:r>
        <w:t xml:space="preserve"> </w:t>
      </w:r>
      <w:proofErr w:type="spellStart"/>
      <w:r w:rsidRPr="0039121C">
        <w:t>heterokedastisitas</w:t>
      </w:r>
      <w:proofErr w:type="spellEnd"/>
      <w:r w:rsidRPr="0039121C">
        <w:t xml:space="preserve"> </w:t>
      </w:r>
      <w:proofErr w:type="spellStart"/>
      <w:r w:rsidRPr="0039121C">
        <w:t>jika</w:t>
      </w:r>
      <w:proofErr w:type="spellEnd"/>
      <w:r w:rsidRPr="0039121C">
        <w:t xml:space="preserve"> </w:t>
      </w:r>
      <w:proofErr w:type="spellStart"/>
      <w:r w:rsidRPr="0039121C">
        <w:t>tingkat</w:t>
      </w:r>
      <w:proofErr w:type="spellEnd"/>
      <w:r w:rsidRPr="0039121C">
        <w:t xml:space="preserve"> </w:t>
      </w:r>
      <w:proofErr w:type="spellStart"/>
      <w:r w:rsidRPr="0039121C">
        <w:t>signifikasinya</w:t>
      </w:r>
      <w:proofErr w:type="spellEnd"/>
      <w:r w:rsidRPr="0039121C">
        <w:t xml:space="preserve"> </w:t>
      </w:r>
      <w:proofErr w:type="spellStart"/>
      <w:r w:rsidRPr="0039121C">
        <w:t>lebih</w:t>
      </w:r>
      <w:proofErr w:type="spellEnd"/>
      <w:r w:rsidRPr="0039121C">
        <w:t xml:space="preserve"> </w:t>
      </w:r>
      <w:proofErr w:type="spellStart"/>
      <w:r w:rsidRPr="0039121C">
        <w:t>besar</w:t>
      </w:r>
      <w:proofErr w:type="spellEnd"/>
      <w:r w:rsidRPr="0039121C">
        <w:t xml:space="preserve"> </w:t>
      </w:r>
      <w:proofErr w:type="spellStart"/>
      <w:r w:rsidRPr="0039121C">
        <w:t>dari</w:t>
      </w:r>
      <w:proofErr w:type="spellEnd"/>
      <w:r w:rsidRPr="0039121C">
        <w:t xml:space="preserve"> </w:t>
      </w:r>
      <w:proofErr w:type="spellStart"/>
      <w:r w:rsidRPr="0039121C">
        <w:t>tingkat</w:t>
      </w:r>
      <w:proofErr w:type="spellEnd"/>
      <w:r w:rsidRPr="0039121C">
        <w:t xml:space="preserve"> </w:t>
      </w:r>
      <w:proofErr w:type="spellStart"/>
      <w:r w:rsidRPr="0039121C">
        <w:t>kepercayaannya</w:t>
      </w:r>
      <w:proofErr w:type="spellEnd"/>
      <w:r w:rsidRPr="0039121C">
        <w:t xml:space="preserve"> </w:t>
      </w:r>
      <w:proofErr w:type="spellStart"/>
      <w:r w:rsidRPr="0039121C">
        <w:t>yaitu</w:t>
      </w:r>
      <w:proofErr w:type="spellEnd"/>
      <w:r w:rsidRPr="0039121C">
        <w:t xml:space="preserve"> 5%.</w:t>
      </w:r>
      <w:r>
        <w:t xml:space="preserve"> </w:t>
      </w:r>
      <w:r w:rsidRPr="00304A26">
        <w:t xml:space="preserve">Dasar </w:t>
      </w:r>
      <w:proofErr w:type="spellStart"/>
      <w:r w:rsidRPr="00304A26">
        <w:t>pengambilan</w:t>
      </w:r>
      <w:proofErr w:type="spellEnd"/>
      <w:r w:rsidRPr="00304A26">
        <w:t xml:space="preserve"> </w:t>
      </w:r>
      <w:proofErr w:type="spellStart"/>
      <w:r w:rsidRPr="00304A26">
        <w:t>keputusan</w:t>
      </w:r>
      <w:proofErr w:type="spellEnd"/>
      <w:r w:rsidRPr="00304A26">
        <w:t xml:space="preserve"> </w:t>
      </w:r>
      <w:proofErr w:type="spellStart"/>
      <w:r w:rsidRPr="00304A26">
        <w:t>dalam</w:t>
      </w:r>
      <w:proofErr w:type="spellEnd"/>
      <w:r w:rsidRPr="00304A26">
        <w:t xml:space="preserve"> uji </w:t>
      </w:r>
      <w:proofErr w:type="spellStart"/>
      <w:r w:rsidRPr="00304A26">
        <w:t>heteroskedastisitas</w:t>
      </w:r>
      <w:proofErr w:type="spellEnd"/>
      <w:r>
        <w:t xml:space="preserve"> </w:t>
      </w:r>
      <w:proofErr w:type="spellStart"/>
      <w:r w:rsidRPr="00304A26">
        <w:t>adalah</w:t>
      </w:r>
      <w:proofErr w:type="spellEnd"/>
      <w:r w:rsidRPr="00304A26">
        <w:t xml:space="preserve"> </w:t>
      </w:r>
      <w:proofErr w:type="spellStart"/>
      <w:r w:rsidRPr="00304A26">
        <w:t>sebagai</w:t>
      </w:r>
      <w:proofErr w:type="spellEnd"/>
      <w:r w:rsidRPr="00304A26">
        <w:t xml:space="preserve"> </w:t>
      </w:r>
      <w:proofErr w:type="spellStart"/>
      <w:r w:rsidRPr="00304A26">
        <w:t>berikut</w:t>
      </w:r>
      <w:proofErr w:type="spellEnd"/>
      <w:r w:rsidRPr="00304A26">
        <w:t>:</w:t>
      </w:r>
    </w:p>
    <w:p w14:paraId="40A53E91" w14:textId="77777777" w:rsidR="00D36D50" w:rsidRDefault="00D36D50"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0</m:t>
            </m:r>
          </m:sub>
        </m:sSub>
      </m:oMath>
      <w:r>
        <w:t>: Tidak terjadi heteroskedastisitas</w:t>
      </w:r>
    </w:p>
    <w:p w14:paraId="1E5E0BE8" w14:textId="77777777" w:rsidR="00D36D50" w:rsidRDefault="00D36D50" w:rsidP="00D36D50">
      <w:pPr>
        <w:spacing w:after="0"/>
        <w:ind w:left="567"/>
      </w:pPr>
      <m:oMath>
        <m:sSub>
          <m:sSubPr>
            <m:ctrlPr>
              <w:rPr>
                <w:rFonts w:ascii="Cambria Math" w:hAnsi="Cambria Math"/>
                <w:i/>
              </w:rPr>
            </m:ctrlPr>
          </m:sSubPr>
          <m:e>
            <m:r>
              <w:rPr>
                <w:rFonts w:ascii="Cambria Math" w:hAnsi="Cambria Math"/>
              </w:rPr>
              <m:t>H</m:t>
            </m:r>
          </m:e>
          <m:sub>
            <m:r>
              <w:rPr>
                <w:rFonts w:ascii="Cambria Math" w:hAnsi="Cambria Math"/>
              </w:rPr>
              <m:t>1</m:t>
            </m:r>
          </m:sub>
        </m:sSub>
      </m:oMath>
      <w:r>
        <w:t>: Terjadi heteroskedastisitas</w:t>
      </w:r>
    </w:p>
    <w:p w14:paraId="18FB84D9" w14:textId="77777777" w:rsidR="00D36D50" w:rsidRDefault="00D36D50" w:rsidP="00D36D50">
      <w:pPr>
        <w:spacing w:after="0"/>
        <w:ind w:left="567"/>
      </w:pPr>
      <w:proofErr w:type="spellStart"/>
      <w:r>
        <w:t>Memiliki</w:t>
      </w:r>
      <w:proofErr w:type="spellEnd"/>
      <w:r>
        <w:t xml:space="preserve"> </w:t>
      </w:r>
      <w:proofErr w:type="spellStart"/>
      <w:r>
        <w:t>kriteria</w:t>
      </w:r>
      <w:proofErr w:type="spellEnd"/>
      <w:r>
        <w:t xml:space="preserve"> </w:t>
      </w:r>
      <w:proofErr w:type="spellStart"/>
      <w:r>
        <w:t>sebagai</w:t>
      </w:r>
      <w:proofErr w:type="spellEnd"/>
      <w:r>
        <w:t xml:space="preserve"> </w:t>
      </w:r>
      <w:proofErr w:type="spellStart"/>
      <w:r>
        <w:t>berikut</w:t>
      </w:r>
      <w:proofErr w:type="spellEnd"/>
      <w:r>
        <w:t xml:space="preserve">: </w:t>
      </w:r>
    </w:p>
    <w:p w14:paraId="042429D7" w14:textId="77777777" w:rsidR="00D36D50" w:rsidRDefault="00D36D50" w:rsidP="00D36D50">
      <w:pPr>
        <w:spacing w:after="0"/>
        <w:ind w:left="567"/>
      </w:pPr>
      <w:r>
        <w:t xml:space="preserve">Nilai Sig. </w:t>
      </w:r>
      <w:proofErr w:type="spellStart"/>
      <w:r>
        <w:t>antara</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dengan</w:t>
      </w:r>
      <w:proofErr w:type="spellEnd"/>
      <w:r>
        <w:t xml:space="preserve"> </w:t>
      </w:r>
      <w:r w:rsidRPr="005E4EE7">
        <w:rPr>
          <w:i/>
          <w:iCs/>
        </w:rPr>
        <w:t>absolute residual</w:t>
      </w:r>
      <w:r>
        <w:t xml:space="preserve"> ≥ 0,05; </w:t>
      </w:r>
      <w:proofErr w:type="spellStart"/>
      <w:r>
        <w:t>maka</w:t>
      </w:r>
      <w:proofErr w:type="spellEnd"/>
      <w: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diterima </w:t>
      </w:r>
    </w:p>
    <w:p w14:paraId="7A65C8A3" w14:textId="77777777" w:rsidR="00D36D50" w:rsidRPr="0039121C" w:rsidRDefault="00D36D50" w:rsidP="00D36D50">
      <w:pPr>
        <w:spacing w:after="0"/>
        <w:ind w:left="567"/>
      </w:pPr>
      <w:r>
        <w:lastRenderedPageBreak/>
        <w:t xml:space="preserve">Nilai Sig. </w:t>
      </w:r>
      <w:proofErr w:type="spellStart"/>
      <w:r>
        <w:t>antara</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dengan</w:t>
      </w:r>
      <w:proofErr w:type="spellEnd"/>
      <w:r>
        <w:t xml:space="preserve"> </w:t>
      </w:r>
      <w:r w:rsidRPr="005E4EE7">
        <w:rPr>
          <w:i/>
          <w:iCs/>
        </w:rPr>
        <w:t>absolute residual</w:t>
      </w:r>
      <w:r>
        <w:t xml:space="preserve"> &lt; 0,05; </w:t>
      </w:r>
      <w:proofErr w:type="spellStart"/>
      <w:r>
        <w:t>maka</w:t>
      </w:r>
      <w:proofErr w:type="spellEnd"/>
      <w:r>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ditolak</w:t>
      </w:r>
    </w:p>
    <w:p w14:paraId="2DCF0383" w14:textId="77777777" w:rsidR="00D36D50" w:rsidRDefault="00D36D50" w:rsidP="00D36D50">
      <w:pPr>
        <w:pStyle w:val="Heading2"/>
        <w:numPr>
          <w:ilvl w:val="1"/>
          <w:numId w:val="31"/>
        </w:numPr>
        <w:spacing w:before="0"/>
        <w:ind w:left="567" w:hanging="567"/>
        <w:jc w:val="both"/>
        <w:rPr>
          <w:bCs/>
        </w:rPr>
      </w:pPr>
      <w:proofErr w:type="spellStart"/>
      <w:r w:rsidRPr="0039050F">
        <w:rPr>
          <w:bCs/>
        </w:rPr>
        <w:t>Analisis</w:t>
      </w:r>
      <w:proofErr w:type="spellEnd"/>
      <w:r w:rsidRPr="0039050F">
        <w:rPr>
          <w:bCs/>
        </w:rPr>
        <w:t xml:space="preserve"> </w:t>
      </w:r>
      <w:proofErr w:type="spellStart"/>
      <w:r w:rsidRPr="0039050F">
        <w:rPr>
          <w:bCs/>
        </w:rPr>
        <w:t>Regresi</w:t>
      </w:r>
      <w:proofErr w:type="spellEnd"/>
      <w:r w:rsidRPr="0039050F">
        <w:rPr>
          <w:bCs/>
        </w:rPr>
        <w:t xml:space="preserve"> Linear </w:t>
      </w:r>
      <w:proofErr w:type="spellStart"/>
      <w:r w:rsidRPr="0039050F">
        <w:rPr>
          <w:bCs/>
        </w:rPr>
        <w:t>Berganda</w:t>
      </w:r>
      <w:proofErr w:type="spellEnd"/>
    </w:p>
    <w:p w14:paraId="79C67A73" w14:textId="77777777" w:rsidR="00D36D50" w:rsidRDefault="00D36D50" w:rsidP="00D36D50">
      <w:pPr>
        <w:ind w:firstLine="567"/>
      </w:pPr>
      <w:proofErr w:type="spellStart"/>
      <w:r w:rsidRPr="00A94882">
        <w:t>Untuk</w:t>
      </w:r>
      <w:proofErr w:type="spellEnd"/>
      <w:r w:rsidRPr="00A94882">
        <w:t xml:space="preserve"> </w:t>
      </w:r>
      <w:proofErr w:type="spellStart"/>
      <w:r w:rsidRPr="00A94882">
        <w:t>memahami</w:t>
      </w:r>
      <w:proofErr w:type="spellEnd"/>
      <w:r w:rsidRPr="00A94882">
        <w:t xml:space="preserve"> </w:t>
      </w:r>
      <w:proofErr w:type="spellStart"/>
      <w:r>
        <w:t>pengaruh</w:t>
      </w:r>
      <w:proofErr w:type="spellEnd"/>
      <w:r w:rsidRPr="00A94882">
        <w:t xml:space="preserve"> </w:t>
      </w:r>
      <w:r>
        <w:rPr>
          <w:i/>
          <w:iCs/>
        </w:rPr>
        <w:t>personal innovativeness (PIN)</w:t>
      </w:r>
      <w:r w:rsidRPr="00A94882">
        <w:t xml:space="preserve"> </w:t>
      </w:r>
      <w:proofErr w:type="spellStart"/>
      <w:r w:rsidRPr="00A94882">
        <w:t>sebagai</w:t>
      </w:r>
      <w:proofErr w:type="spellEnd"/>
      <w:r w:rsidRPr="00A9488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A94882">
        <w:t xml:space="preserve">, </w:t>
      </w:r>
      <w:r>
        <w:rPr>
          <w:i/>
          <w:iCs/>
        </w:rPr>
        <w:t>m-banking knowledge (MBK)</w:t>
      </w:r>
      <w:r w:rsidRPr="00A94882">
        <w:t xml:space="preserve"> </w:t>
      </w:r>
      <w:proofErr w:type="spellStart"/>
      <w:r w:rsidRPr="00A94882">
        <w:t>sebagai</w:t>
      </w:r>
      <w:proofErr w:type="spellEnd"/>
      <w:r w:rsidRPr="00A94882">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A94882">
        <w:t xml:space="preserve">, </w:t>
      </w:r>
      <w:proofErr w:type="spellStart"/>
      <w:r>
        <w:t>pengetahuan</w:t>
      </w:r>
      <w:proofErr w:type="spellEnd"/>
      <w:r>
        <w:t xml:space="preserve"> </w:t>
      </w:r>
      <w:proofErr w:type="spellStart"/>
      <w:r>
        <w:t>keuangan</w:t>
      </w:r>
      <w:proofErr w:type="spellEnd"/>
      <w:r>
        <w:t xml:space="preserve"> (FK)</w:t>
      </w:r>
      <w:r w:rsidRPr="00A94882">
        <w:t xml:space="preserve"> </w:t>
      </w:r>
      <w:proofErr w:type="spellStart"/>
      <w:r w:rsidRPr="00A94882">
        <w:t>sebagai</w:t>
      </w:r>
      <w:proofErr w:type="spellEnd"/>
      <w:r w:rsidRPr="00A94882">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p</w:t>
      </w:r>
      <w:proofErr w:type="spellStart"/>
      <w:r>
        <w:t>erilaku</w:t>
      </w:r>
      <w:proofErr w:type="spellEnd"/>
      <w:r>
        <w:t xml:space="preserve"> </w:t>
      </w:r>
      <w:proofErr w:type="spellStart"/>
      <w:r>
        <w:t>keuangan</w:t>
      </w:r>
      <w:proofErr w:type="spellEnd"/>
      <w:r>
        <w:t xml:space="preserve"> (FB) </w:t>
      </w:r>
      <w:proofErr w:type="spellStart"/>
      <w:r>
        <w:t>sebagai</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Pr>
          <w:rFonts w:eastAsiaTheme="minorEastAsia"/>
        </w:rPr>
        <w:t xml:space="preserve">, </w:t>
      </w:r>
      <w:proofErr w:type="spellStart"/>
      <w:r>
        <w:rPr>
          <w:rFonts w:eastAsiaTheme="minorEastAsia"/>
        </w:rPr>
        <w:t>sikap</w:t>
      </w:r>
      <w:proofErr w:type="spellEnd"/>
      <w:r>
        <w:rPr>
          <w:rFonts w:eastAsiaTheme="minorEastAsia"/>
        </w:rPr>
        <w:t xml:space="preserve"> </w:t>
      </w:r>
      <w:proofErr w:type="spellStart"/>
      <w:r>
        <w:rPr>
          <w:rFonts w:eastAsiaTheme="minorEastAsia"/>
        </w:rPr>
        <w:t>keuangan</w:t>
      </w:r>
      <w:proofErr w:type="spellEnd"/>
      <w:r>
        <w:rPr>
          <w:rFonts w:eastAsiaTheme="minorEastAsia"/>
        </w:rPr>
        <w:t xml:space="preserve"> (FA) </w:t>
      </w:r>
      <w:proofErr w:type="spellStart"/>
      <w:r>
        <w:rPr>
          <w:rFonts w:eastAsiaTheme="minorEastAsia"/>
        </w:rPr>
        <w:t>sebagai</w:t>
      </w:r>
      <w:proofErr w:type="spellEnd"/>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Pr>
          <w:rFonts w:eastAsiaTheme="minorEastAsia"/>
        </w:rPr>
        <w:t xml:space="preserve"> </w:t>
      </w:r>
      <w:r w:rsidRPr="00A94882">
        <w:t xml:space="preserve">dan </w:t>
      </w:r>
      <w:proofErr w:type="spellStart"/>
      <w:r>
        <w:t>inklusi</w:t>
      </w:r>
      <w:proofErr w:type="spellEnd"/>
      <w:r>
        <w:t xml:space="preserve"> </w:t>
      </w:r>
      <w:proofErr w:type="spellStart"/>
      <w:r>
        <w:t>keuangan</w:t>
      </w:r>
      <w:proofErr w:type="spellEnd"/>
      <w:r>
        <w:t xml:space="preserve"> (FI)</w:t>
      </w:r>
      <w:r w:rsidRPr="00A94882">
        <w:t xml:space="preserve"> </w:t>
      </w:r>
      <w:proofErr w:type="spellStart"/>
      <w:r w:rsidRPr="00A94882">
        <w:t>sebagai</w:t>
      </w:r>
      <w:proofErr w:type="spellEnd"/>
      <w:r w:rsidRPr="00A94882">
        <w:t xml:space="preserve"> Y </w:t>
      </w:r>
      <w:proofErr w:type="spellStart"/>
      <w:r w:rsidRPr="00A94882">
        <w:t>maka</w:t>
      </w:r>
      <w:proofErr w:type="spellEnd"/>
      <w:r w:rsidRPr="00A94882">
        <w:t xml:space="preserve"> </w:t>
      </w:r>
      <w:proofErr w:type="spellStart"/>
      <w:r w:rsidRPr="00A94882">
        <w:t>dilakukan</w:t>
      </w:r>
      <w:proofErr w:type="spellEnd"/>
      <w:r w:rsidRPr="00A94882">
        <w:t xml:space="preserve"> </w:t>
      </w:r>
      <w:proofErr w:type="spellStart"/>
      <w:r w:rsidRPr="00A94882">
        <w:t>analisa</w:t>
      </w:r>
      <w:proofErr w:type="spellEnd"/>
      <w:r w:rsidRPr="00A94882">
        <w:t xml:space="preserve"> </w:t>
      </w:r>
      <w:proofErr w:type="spellStart"/>
      <w:r w:rsidRPr="00A94882">
        <w:t>regresi</w:t>
      </w:r>
      <w:proofErr w:type="spellEnd"/>
      <w:r w:rsidRPr="00A94882">
        <w:t xml:space="preserve"> linear </w:t>
      </w:r>
      <w:proofErr w:type="spellStart"/>
      <w:r w:rsidRPr="00A94882">
        <w:t>berganda</w:t>
      </w:r>
      <w:proofErr w:type="spellEnd"/>
      <w:r w:rsidRPr="00A94882">
        <w:t>.</w:t>
      </w:r>
      <w:r>
        <w:t xml:space="preserve"> </w:t>
      </w:r>
      <w:proofErr w:type="spellStart"/>
      <w:r w:rsidRPr="00CE61F4">
        <w:t>Analisis</w:t>
      </w:r>
      <w:proofErr w:type="spellEnd"/>
      <w:r w:rsidRPr="00CE61F4">
        <w:t xml:space="preserve"> </w:t>
      </w:r>
      <w:proofErr w:type="spellStart"/>
      <w:r w:rsidRPr="00CE61F4">
        <w:t>regresi</w:t>
      </w:r>
      <w:proofErr w:type="spellEnd"/>
      <w:r w:rsidRPr="00CE61F4">
        <w:t xml:space="preserve"> </w:t>
      </w:r>
      <w:r>
        <w:t xml:space="preserve">linear </w:t>
      </w:r>
      <w:proofErr w:type="spellStart"/>
      <w:r w:rsidRPr="00CE61F4">
        <w:t>berganda</w:t>
      </w:r>
      <w:proofErr w:type="spellEnd"/>
      <w:r>
        <w:t xml:space="preserve"> </w:t>
      </w:r>
      <w:proofErr w:type="spellStart"/>
      <w:r>
        <w:t>merupakan</w:t>
      </w:r>
      <w:proofErr w:type="spellEnd"/>
      <w:r w:rsidRPr="00CE61F4">
        <w:t xml:space="preserve"> </w:t>
      </w:r>
      <w:proofErr w:type="spellStart"/>
      <w:r w:rsidRPr="00CE61F4">
        <w:t>teknik</w:t>
      </w:r>
      <w:proofErr w:type="spellEnd"/>
      <w:r w:rsidRPr="00CE61F4">
        <w:t xml:space="preserve"> </w:t>
      </w:r>
      <w:proofErr w:type="spellStart"/>
      <w:r w:rsidRPr="00CE61F4">
        <w:t>analisis</w:t>
      </w:r>
      <w:proofErr w:type="spellEnd"/>
      <w:r w:rsidRPr="00CE61F4">
        <w:t xml:space="preserve"> yang </w:t>
      </w:r>
      <w:proofErr w:type="spellStart"/>
      <w:r w:rsidRPr="00CE61F4">
        <w:t>digunakan</w:t>
      </w:r>
      <w:proofErr w:type="spellEnd"/>
      <w:r w:rsidRPr="00CE61F4">
        <w:t xml:space="preserve"> </w:t>
      </w:r>
      <w:proofErr w:type="spellStart"/>
      <w:r w:rsidRPr="00CE61F4">
        <w:t>untuk</w:t>
      </w:r>
      <w:proofErr w:type="spellEnd"/>
      <w:r w:rsidRPr="00CE61F4">
        <w:t xml:space="preserve"> </w:t>
      </w:r>
      <w:proofErr w:type="spellStart"/>
      <w:r w:rsidRPr="00CE61F4">
        <w:t>mengetahui</w:t>
      </w:r>
      <w:proofErr w:type="spellEnd"/>
      <w:r w:rsidRPr="00CE61F4">
        <w:t xml:space="preserve"> </w:t>
      </w:r>
      <w:proofErr w:type="spellStart"/>
      <w:r w:rsidRPr="00CE61F4">
        <w:t>ada</w:t>
      </w:r>
      <w:proofErr w:type="spellEnd"/>
      <w:r w:rsidRPr="00CE61F4">
        <w:t xml:space="preserve"> </w:t>
      </w:r>
      <w:proofErr w:type="spellStart"/>
      <w:r w:rsidRPr="00CE61F4">
        <w:t>tidaknya</w:t>
      </w:r>
      <w:proofErr w:type="spellEnd"/>
      <w:r w:rsidRPr="00CE61F4">
        <w:t xml:space="preserve"> </w:t>
      </w:r>
      <w:proofErr w:type="spellStart"/>
      <w:r w:rsidRPr="00CE61F4">
        <w:t>pengaruh</w:t>
      </w:r>
      <w:proofErr w:type="spellEnd"/>
      <w:r w:rsidRPr="00CE61F4">
        <w:t xml:space="preserve"> </w:t>
      </w:r>
      <w:proofErr w:type="spellStart"/>
      <w:r w:rsidRPr="00CE61F4">
        <w:t>keseluruhan</w:t>
      </w:r>
      <w:proofErr w:type="spellEnd"/>
      <w:r w:rsidRPr="00CE61F4">
        <w:t xml:space="preserve"> </w:t>
      </w:r>
      <w:proofErr w:type="spellStart"/>
      <w:r w:rsidRPr="00CE61F4">
        <w:t>variabel</w:t>
      </w:r>
      <w:proofErr w:type="spellEnd"/>
      <w:r w:rsidRPr="00CE61F4">
        <w:t xml:space="preserve"> X </w:t>
      </w:r>
      <w:proofErr w:type="spellStart"/>
      <w:r w:rsidRPr="00CE61F4">
        <w:t>terhadap</w:t>
      </w:r>
      <w:proofErr w:type="spellEnd"/>
      <w:r w:rsidRPr="00CE61F4">
        <w:t xml:space="preserve"> </w:t>
      </w:r>
      <w:proofErr w:type="spellStart"/>
      <w:r w:rsidRPr="00CE61F4">
        <w:t>variabel</w:t>
      </w:r>
      <w:proofErr w:type="spellEnd"/>
      <w:r w:rsidRPr="00CE61F4">
        <w:t xml:space="preserve"> Y</w:t>
      </w:r>
      <w:r>
        <w:t xml:space="preserve"> </w:t>
      </w:r>
      <w:r>
        <w:fldChar w:fldCharType="begin" w:fldLock="1"/>
      </w:r>
      <w:r>
        <w:instrText>ADDIN CSL_CITATION {"citationItems":[{"id":"ITEM-1","itemData":{"author":[{"dropping-particle":"","family":"Ghozali","given":"Imam","non-dropping-particle":"","parse-names":false,"suffix":""}],"id":"ITEM-1","issued":{"date-parts":[["2013"]]},"publisher":"Semarang: Badan Penerbit Universitas Diponegoro","title":"Aplikasi Analisis Multivariate dengan Program IBM SPSS 21 Update PLS Regresi","type":"book"},"uris":["http://www.mendeley.com/documents/?uuid=f56f1478-9148-40e3-97df-c6cee739299a"]}],"mendeley":{"formattedCitation":"(Ghozali, 2013)","plainTextFormattedCitation":"(Ghozali, 2013)","previouslyFormattedCitation":"(Ghozali, 2013)"},"properties":{"noteIndex":0},"schema":"https://github.com/citation-style-language/schema/raw/master/csl-citation.json"}</w:instrText>
      </w:r>
      <w:r>
        <w:fldChar w:fldCharType="separate"/>
      </w:r>
      <w:r w:rsidRPr="00CE61F4">
        <w:rPr>
          <w:noProof/>
        </w:rPr>
        <w:t>(Ghozali, 2013)</w:t>
      </w:r>
      <w:r>
        <w:fldChar w:fldCharType="end"/>
      </w:r>
      <w:r>
        <w:t xml:space="preserve">. </w:t>
      </w:r>
      <w:proofErr w:type="spellStart"/>
      <w:r w:rsidRPr="00CE61F4">
        <w:t>Hubungan</w:t>
      </w:r>
      <w:proofErr w:type="spellEnd"/>
      <w:r w:rsidRPr="00CE61F4">
        <w:t xml:space="preserve"> </w:t>
      </w:r>
      <w:proofErr w:type="spellStart"/>
      <w:r w:rsidRPr="00CE61F4">
        <w:t>fungsional</w:t>
      </w:r>
      <w:proofErr w:type="spellEnd"/>
      <w:r w:rsidRPr="00CE61F4">
        <w:t xml:space="preserve"> </w:t>
      </w:r>
      <w:proofErr w:type="spellStart"/>
      <w:r w:rsidRPr="00CE61F4">
        <w:t>antara</w:t>
      </w:r>
      <w:proofErr w:type="spellEnd"/>
      <w:r w:rsidRPr="00CE61F4">
        <w:t xml:space="preserve"> </w:t>
      </w:r>
      <w:proofErr w:type="spellStart"/>
      <w:r w:rsidRPr="00CE61F4">
        <w:t>inklusi</w:t>
      </w:r>
      <w:proofErr w:type="spellEnd"/>
      <w:r w:rsidRPr="00CE61F4">
        <w:t xml:space="preserve"> </w:t>
      </w:r>
      <w:proofErr w:type="spellStart"/>
      <w:r w:rsidRPr="00CE61F4">
        <w:t>keuangan</w:t>
      </w:r>
      <w:proofErr w:type="spellEnd"/>
      <w:r w:rsidRPr="00CE61F4">
        <w:t xml:space="preserve"> dan </w:t>
      </w:r>
      <w:proofErr w:type="spellStart"/>
      <w:r w:rsidRPr="00CE61F4">
        <w:t>faktor-faktor</w:t>
      </w:r>
      <w:proofErr w:type="spellEnd"/>
      <w:r w:rsidRPr="00CE61F4">
        <w:t xml:space="preserve"> yang </w:t>
      </w:r>
      <w:proofErr w:type="spellStart"/>
      <w:r w:rsidRPr="00CE61F4">
        <w:t>memengaruhi</w:t>
      </w:r>
      <w:proofErr w:type="spellEnd"/>
      <w:r w:rsidRPr="00CE61F4">
        <w:t xml:space="preserve"> </w:t>
      </w:r>
      <w:proofErr w:type="spellStart"/>
      <w:r w:rsidRPr="00CE61F4">
        <w:t>secara</w:t>
      </w:r>
      <w:proofErr w:type="spellEnd"/>
      <w:r w:rsidRPr="00CE61F4">
        <w:t xml:space="preserve"> </w:t>
      </w:r>
      <w:proofErr w:type="spellStart"/>
      <w:r w:rsidRPr="00CE61F4">
        <w:t>sistematis</w:t>
      </w:r>
      <w:proofErr w:type="spellEnd"/>
      <w:r w:rsidRPr="00CE61F4">
        <w:t xml:space="preserve"> </w:t>
      </w:r>
      <w:proofErr w:type="spellStart"/>
      <w:r w:rsidRPr="00CE61F4">
        <w:t>dapat</w:t>
      </w:r>
      <w:proofErr w:type="spellEnd"/>
      <w:r w:rsidRPr="00CE61F4">
        <w:t xml:space="preserve"> </w:t>
      </w:r>
      <w:proofErr w:type="spellStart"/>
      <w:r w:rsidRPr="00CE61F4">
        <w:t>diformulasikan</w:t>
      </w:r>
      <w:proofErr w:type="spellEnd"/>
      <w:r w:rsidRPr="00CE61F4">
        <w:t xml:space="preserve"> </w:t>
      </w:r>
      <w:proofErr w:type="spellStart"/>
      <w:r w:rsidRPr="00CE61F4">
        <w:t>sebagai</w:t>
      </w:r>
      <w:proofErr w:type="spellEnd"/>
      <w:r w:rsidRPr="00CE61F4">
        <w:t xml:space="preserve"> </w:t>
      </w:r>
      <w:proofErr w:type="spellStart"/>
      <w:r w:rsidRPr="00CE61F4">
        <w:t>berikut</w:t>
      </w:r>
      <w:proofErr w:type="spellEnd"/>
      <w:r w:rsidRPr="00CE61F4">
        <w:t>:</w:t>
      </w:r>
    </w:p>
    <w:p w14:paraId="4E548104" w14:textId="77777777" w:rsidR="00D36D50" w:rsidRPr="00CE61F4" w:rsidRDefault="00D36D50" w:rsidP="00D36D50">
      <w:pPr>
        <w:spacing w:after="0"/>
        <w:rPr>
          <w:rFonts w:eastAsiaTheme="minorEastAsia"/>
          <w:iCs/>
        </w:rPr>
      </w:pPr>
      <m:oMathPara>
        <m:oMathParaPr>
          <m:jc m:val="center"/>
        </m:oMathParaPr>
        <m:oMath>
          <m:r>
            <m:rPr>
              <m:sty m:val="p"/>
            </m:rPr>
            <w:rPr>
              <w:rFonts w:ascii="Cambria Math" w:hAnsi="Cambria Math"/>
            </w:rPr>
            <m:t>FI=α+</m:t>
          </m:r>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PIN+</m:t>
          </m:r>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2</m:t>
              </m:r>
            </m:sub>
          </m:sSub>
          <m:r>
            <m:rPr>
              <m:sty m:val="p"/>
            </m:rPr>
            <w:rPr>
              <w:rFonts w:ascii="Cambria Math" w:hAnsi="Cambria Math"/>
            </w:rPr>
            <m:t>MBK+</m:t>
          </m:r>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3</m:t>
              </m:r>
            </m:sub>
          </m:sSub>
          <m:r>
            <m:rPr>
              <m:sty m:val="p"/>
            </m:rPr>
            <w:rPr>
              <w:rFonts w:ascii="Cambria Math" w:hAnsi="Cambria Math"/>
            </w:rPr>
            <m:t>FK+</m:t>
          </m:r>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4</m:t>
              </m:r>
            </m:sub>
          </m:sSub>
          <m:r>
            <m:rPr>
              <m:sty m:val="p"/>
            </m:rPr>
            <w:rPr>
              <w:rFonts w:ascii="Cambria Math" w:hAnsi="Cambria Math"/>
            </w:rPr>
            <m:t>FB+</m:t>
          </m:r>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5</m:t>
              </m:r>
            </m:sub>
          </m:sSub>
          <m:r>
            <m:rPr>
              <m:sty m:val="p"/>
            </m:rPr>
            <w:rPr>
              <w:rFonts w:ascii="Cambria Math" w:hAnsi="Cambria Math"/>
            </w:rPr>
            <m:t>FA+ε</m:t>
          </m:r>
        </m:oMath>
      </m:oMathPara>
    </w:p>
    <w:p w14:paraId="1AE65E62" w14:textId="77777777" w:rsidR="00D36D50" w:rsidRDefault="00D36D50" w:rsidP="00D36D50">
      <w:pPr>
        <w:rPr>
          <w:rFonts w:eastAsiaTheme="minorEastAsia"/>
          <w:iCs/>
        </w:rPr>
      </w:pPr>
      <w:proofErr w:type="spellStart"/>
      <w:r>
        <w:rPr>
          <w:rFonts w:eastAsiaTheme="minorEastAsia"/>
          <w:iCs/>
        </w:rPr>
        <w:t>Keterangan</w:t>
      </w:r>
      <w:proofErr w:type="spellEnd"/>
      <w:r>
        <w:rPr>
          <w:rFonts w:eastAsiaTheme="minorEastAsia"/>
          <w:iCs/>
        </w:rPr>
        <w:t>:</w:t>
      </w:r>
    </w:p>
    <w:p w14:paraId="12BF869C" w14:textId="77777777" w:rsidR="00D36D50" w:rsidRDefault="00D36D50" w:rsidP="00D36D50">
      <w:pPr>
        <w:rPr>
          <w:rFonts w:eastAsiaTheme="minorEastAsia"/>
          <w:iCs/>
        </w:rPr>
      </w:pPr>
      <w:r>
        <w:rPr>
          <w:rFonts w:eastAsiaTheme="minorEastAsia"/>
          <w:iCs/>
        </w:rPr>
        <w:t>FI</w:t>
      </w:r>
      <w:r>
        <w:rPr>
          <w:rFonts w:eastAsiaTheme="minorEastAsia"/>
          <w:iCs/>
        </w:rPr>
        <w:tab/>
        <w:t xml:space="preserve"> = </w:t>
      </w:r>
      <w:proofErr w:type="spellStart"/>
      <w:r>
        <w:rPr>
          <w:rFonts w:eastAsiaTheme="minorEastAsia"/>
          <w:iCs/>
        </w:rPr>
        <w:t>Inklusi</w:t>
      </w:r>
      <w:proofErr w:type="spellEnd"/>
      <w:r>
        <w:rPr>
          <w:rFonts w:eastAsiaTheme="minorEastAsia"/>
          <w:iCs/>
        </w:rPr>
        <w:t xml:space="preserve"> </w:t>
      </w:r>
      <w:proofErr w:type="spellStart"/>
      <w:r>
        <w:rPr>
          <w:rFonts w:eastAsiaTheme="minorEastAsia"/>
          <w:iCs/>
        </w:rPr>
        <w:t>Keuangan</w:t>
      </w:r>
      <w:proofErr w:type="spellEnd"/>
    </w:p>
    <w:p w14:paraId="589BBA34" w14:textId="77777777" w:rsidR="00D36D50" w:rsidRDefault="00D36D50" w:rsidP="00D36D50">
      <w:pPr>
        <w:rPr>
          <w:rFonts w:eastAsiaTheme="minorEastAsia" w:cs="Times New Roman"/>
          <w:iCs/>
        </w:rPr>
      </w:pPr>
      <w:r>
        <w:rPr>
          <w:rFonts w:eastAsiaTheme="minorEastAsia" w:cs="Times New Roman"/>
          <w:iCs/>
        </w:rPr>
        <w:t>α</w:t>
      </w:r>
      <w:r>
        <w:rPr>
          <w:rFonts w:eastAsiaTheme="minorEastAsia" w:cs="Times New Roman"/>
          <w:iCs/>
        </w:rPr>
        <w:tab/>
        <w:t xml:space="preserve"> = </w:t>
      </w:r>
      <w:proofErr w:type="spellStart"/>
      <w:r>
        <w:rPr>
          <w:rFonts w:eastAsiaTheme="minorEastAsia" w:cs="Times New Roman"/>
          <w:iCs/>
        </w:rPr>
        <w:t>Konstanta</w:t>
      </w:r>
      <w:proofErr w:type="spellEnd"/>
    </w:p>
    <w:p w14:paraId="69434B2F" w14:textId="77777777" w:rsidR="00D36D50" w:rsidRPr="000117B3" w:rsidRDefault="00D36D50" w:rsidP="00D36D50">
      <w:pPr>
        <w:rPr>
          <w:rFonts w:eastAsiaTheme="minorEastAsia"/>
          <w:i/>
        </w:rPr>
      </w:pPr>
      <m:oMath>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1</m:t>
            </m:r>
          </m:sub>
        </m:sSub>
        <m:r>
          <m:rPr>
            <m:sty m:val="p"/>
          </m:rPr>
          <w:rPr>
            <w:rFonts w:ascii="Cambria Math" w:hAnsi="Cambria Math"/>
          </w:rPr>
          <m:t>PIN</m:t>
        </m:r>
      </m:oMath>
      <w:r>
        <w:rPr>
          <w:rFonts w:eastAsiaTheme="minorEastAsia"/>
          <w:iCs/>
        </w:rPr>
        <w:tab/>
        <w:t xml:space="preserve"> = </w:t>
      </w:r>
      <w:r>
        <w:rPr>
          <w:rFonts w:eastAsiaTheme="minorEastAsia"/>
          <w:i/>
        </w:rPr>
        <w:t>Personal Innovativeness</w:t>
      </w:r>
    </w:p>
    <w:p w14:paraId="55A8324C" w14:textId="77777777" w:rsidR="00D36D50" w:rsidRPr="000117B3" w:rsidRDefault="00D36D50" w:rsidP="00D36D50">
      <w:pPr>
        <w:rPr>
          <w:rFonts w:eastAsiaTheme="minorEastAsia"/>
          <w:i/>
        </w:rPr>
      </w:pPr>
      <m:oMath>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2</m:t>
            </m:r>
          </m:sub>
        </m:sSub>
        <m:r>
          <m:rPr>
            <m:sty m:val="p"/>
          </m:rPr>
          <w:rPr>
            <w:rFonts w:ascii="Cambria Math" w:hAnsi="Cambria Math"/>
          </w:rPr>
          <m:t>MBK</m:t>
        </m:r>
      </m:oMath>
      <w:r>
        <w:rPr>
          <w:rFonts w:eastAsiaTheme="minorEastAsia"/>
          <w:iCs/>
        </w:rPr>
        <w:t xml:space="preserve"> = </w:t>
      </w:r>
      <w:r>
        <w:rPr>
          <w:rFonts w:eastAsiaTheme="minorEastAsia"/>
          <w:i/>
        </w:rPr>
        <w:t>Mobile Banking Knowledge</w:t>
      </w:r>
    </w:p>
    <w:p w14:paraId="309E80DA" w14:textId="77777777" w:rsidR="00D36D50" w:rsidRPr="000117B3" w:rsidRDefault="00D36D50" w:rsidP="00D36D50">
      <w:pPr>
        <w:rPr>
          <w:rFonts w:eastAsiaTheme="minorEastAsia"/>
          <w:iCs/>
        </w:rPr>
      </w:pPr>
      <m:oMath>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3</m:t>
            </m:r>
          </m:sub>
        </m:sSub>
        <m:r>
          <m:rPr>
            <m:sty m:val="p"/>
          </m:rPr>
          <w:rPr>
            <w:rFonts w:ascii="Cambria Math" w:hAnsi="Cambria Math"/>
          </w:rPr>
          <m:t>FK</m:t>
        </m:r>
      </m:oMath>
      <w:r>
        <w:rPr>
          <w:rFonts w:eastAsiaTheme="minorEastAsia"/>
          <w:iCs/>
        </w:rPr>
        <w:tab/>
        <w:t xml:space="preserve"> = Pengetahuan Keuangan</w:t>
      </w:r>
    </w:p>
    <w:p w14:paraId="4BC1EC9B" w14:textId="77777777" w:rsidR="00D36D50" w:rsidRPr="000117B3" w:rsidRDefault="00D36D50" w:rsidP="00D36D50">
      <w:pPr>
        <w:rPr>
          <w:rFonts w:eastAsiaTheme="minorEastAsia"/>
          <w:iCs/>
        </w:rPr>
      </w:pPr>
      <m:oMath>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4</m:t>
            </m:r>
          </m:sub>
        </m:sSub>
        <m:r>
          <m:rPr>
            <m:sty m:val="p"/>
          </m:rPr>
          <w:rPr>
            <w:rFonts w:ascii="Cambria Math" w:hAnsi="Cambria Math"/>
          </w:rPr>
          <m:t>FB</m:t>
        </m:r>
      </m:oMath>
      <w:r>
        <w:rPr>
          <w:rFonts w:eastAsiaTheme="minorEastAsia"/>
          <w:iCs/>
        </w:rPr>
        <w:tab/>
        <w:t xml:space="preserve"> = Perilaku Keuangan</w:t>
      </w:r>
    </w:p>
    <w:p w14:paraId="699EE619" w14:textId="77777777" w:rsidR="00D36D50" w:rsidRPr="000117B3" w:rsidRDefault="00D36D50" w:rsidP="00D36D50">
      <w:pPr>
        <w:rPr>
          <w:rFonts w:eastAsiaTheme="minorEastAsia"/>
          <w:iCs/>
        </w:rPr>
      </w:pPr>
      <m:oMath>
        <m:sSub>
          <m:sSubPr>
            <m:ctrlPr>
              <w:rPr>
                <w:rFonts w:ascii="Cambria Math" w:hAnsi="Cambria Math"/>
                <w:iCs/>
              </w:rPr>
            </m:ctrlPr>
          </m:sSubPr>
          <m:e>
            <m:r>
              <m:rPr>
                <m:sty m:val="p"/>
              </m:rPr>
              <w:rPr>
                <w:rFonts w:ascii="Cambria Math" w:hAnsi="Cambria Math"/>
              </w:rPr>
              <m:t>β</m:t>
            </m:r>
          </m:e>
          <m:sub>
            <m:r>
              <m:rPr>
                <m:sty m:val="p"/>
              </m:rPr>
              <w:rPr>
                <w:rFonts w:ascii="Cambria Math" w:hAnsi="Cambria Math"/>
              </w:rPr>
              <m:t>5</m:t>
            </m:r>
          </m:sub>
        </m:sSub>
        <m:r>
          <m:rPr>
            <m:sty m:val="p"/>
          </m:rPr>
          <w:rPr>
            <w:rFonts w:ascii="Cambria Math" w:hAnsi="Cambria Math"/>
          </w:rPr>
          <m:t>FA</m:t>
        </m:r>
      </m:oMath>
      <w:r>
        <w:rPr>
          <w:rFonts w:eastAsiaTheme="minorEastAsia"/>
          <w:iCs/>
        </w:rPr>
        <w:tab/>
        <w:t xml:space="preserve"> = Sikap Keuangan</w:t>
      </w:r>
    </w:p>
    <w:p w14:paraId="0FEE4D96" w14:textId="77777777" w:rsidR="00D36D50" w:rsidRPr="000117B3" w:rsidRDefault="00D36D50" w:rsidP="00D36D50">
      <w:pPr>
        <w:rPr>
          <w:i/>
        </w:rPr>
      </w:pPr>
      <w:r>
        <w:rPr>
          <w:rFonts w:cs="Times New Roman"/>
          <w:iCs/>
        </w:rPr>
        <w:t>ε</w:t>
      </w:r>
      <w:r>
        <w:rPr>
          <w:rFonts w:cs="Times New Roman"/>
          <w:iCs/>
        </w:rPr>
        <w:tab/>
        <w:t xml:space="preserve"> = </w:t>
      </w:r>
      <w:r>
        <w:rPr>
          <w:rFonts w:cs="Times New Roman"/>
          <w:i/>
        </w:rPr>
        <w:t>Standard Error</w:t>
      </w:r>
    </w:p>
    <w:p w14:paraId="44233AAD" w14:textId="77777777" w:rsidR="00D36D50" w:rsidRDefault="00D36D50" w:rsidP="00D36D50">
      <w:pPr>
        <w:pStyle w:val="Heading2"/>
        <w:numPr>
          <w:ilvl w:val="1"/>
          <w:numId w:val="31"/>
        </w:numPr>
        <w:spacing w:before="0"/>
        <w:ind w:left="567" w:hanging="567"/>
        <w:jc w:val="both"/>
        <w:rPr>
          <w:bCs/>
        </w:rPr>
      </w:pPr>
      <w:proofErr w:type="spellStart"/>
      <w:r w:rsidRPr="0039050F">
        <w:rPr>
          <w:bCs/>
        </w:rPr>
        <w:t>Pengujian</w:t>
      </w:r>
      <w:proofErr w:type="spellEnd"/>
      <w:r w:rsidRPr="0039050F">
        <w:rPr>
          <w:bCs/>
        </w:rPr>
        <w:t xml:space="preserve"> </w:t>
      </w:r>
      <w:proofErr w:type="spellStart"/>
      <w:r w:rsidRPr="0039050F">
        <w:rPr>
          <w:bCs/>
        </w:rPr>
        <w:t>Hipotesis</w:t>
      </w:r>
      <w:proofErr w:type="spellEnd"/>
    </w:p>
    <w:p w14:paraId="168EC7C1" w14:textId="77777777" w:rsidR="00D36D50" w:rsidRPr="00485CED" w:rsidRDefault="00D36D50" w:rsidP="00D36D50">
      <w:pPr>
        <w:spacing w:after="0"/>
        <w:ind w:firstLine="567"/>
      </w:pPr>
      <w:proofErr w:type="spellStart"/>
      <w:r>
        <w:t>Pengujian</w:t>
      </w:r>
      <w:proofErr w:type="spellEnd"/>
      <w:r w:rsidRPr="00485CED">
        <w:t xml:space="preserve"> </w:t>
      </w:r>
      <w:proofErr w:type="spellStart"/>
      <w:r w:rsidRPr="00485CED">
        <w:t>hipotesis</w:t>
      </w:r>
      <w:proofErr w:type="spellEnd"/>
      <w:r w:rsidRPr="00485CED">
        <w:t xml:space="preserve"> </w:t>
      </w:r>
      <w:proofErr w:type="spellStart"/>
      <w:r w:rsidRPr="00485CED">
        <w:t>dilakukan</w:t>
      </w:r>
      <w:proofErr w:type="spellEnd"/>
      <w:r w:rsidRPr="00485CED">
        <w:t xml:space="preserve"> </w:t>
      </w:r>
      <w:proofErr w:type="spellStart"/>
      <w:r w:rsidRPr="00485CED">
        <w:t>untuk</w:t>
      </w:r>
      <w:proofErr w:type="spellEnd"/>
      <w:r w:rsidRPr="00485CED">
        <w:t xml:space="preserve"> </w:t>
      </w:r>
      <w:proofErr w:type="spellStart"/>
      <w:r w:rsidRPr="00485CED">
        <w:t>memeriksa</w:t>
      </w:r>
      <w:proofErr w:type="spellEnd"/>
      <w:r w:rsidRPr="00485CED">
        <w:t xml:space="preserve"> </w:t>
      </w:r>
      <w:proofErr w:type="spellStart"/>
      <w:r w:rsidRPr="00485CED">
        <w:t>signifikansi</w:t>
      </w:r>
      <w:proofErr w:type="spellEnd"/>
      <w:r w:rsidRPr="00485CED">
        <w:t xml:space="preserve"> </w:t>
      </w:r>
      <w:proofErr w:type="spellStart"/>
      <w:r w:rsidRPr="00485CED">
        <w:t>dari</w:t>
      </w:r>
      <w:proofErr w:type="spellEnd"/>
      <w:r w:rsidRPr="00485CED">
        <w:t xml:space="preserve"> </w:t>
      </w:r>
      <w:proofErr w:type="spellStart"/>
      <w:r w:rsidRPr="00485CED">
        <w:t>koefisien</w:t>
      </w:r>
      <w:proofErr w:type="spellEnd"/>
      <w:r w:rsidRPr="00485CED">
        <w:t xml:space="preserve"> </w:t>
      </w:r>
      <w:proofErr w:type="spellStart"/>
      <w:r w:rsidRPr="00485CED">
        <w:t>regresi</w:t>
      </w:r>
      <w:proofErr w:type="spellEnd"/>
      <w:r w:rsidRPr="00485CED">
        <w:t xml:space="preserve">. Pada </w:t>
      </w:r>
      <w:proofErr w:type="spellStart"/>
      <w:r w:rsidRPr="00485CED">
        <w:t>penelitian</w:t>
      </w:r>
      <w:proofErr w:type="spellEnd"/>
      <w:r w:rsidRPr="00485CED">
        <w:t xml:space="preserve"> ini </w:t>
      </w:r>
      <w:proofErr w:type="spellStart"/>
      <w:r w:rsidRPr="00485CED">
        <w:t>dilakukan</w:t>
      </w:r>
      <w:proofErr w:type="spellEnd"/>
      <w:r w:rsidRPr="00485CED">
        <w:t xml:space="preserve"> uji </w:t>
      </w:r>
      <w:proofErr w:type="spellStart"/>
      <w:r w:rsidRPr="00485CED">
        <w:t>hipotesis</w:t>
      </w:r>
      <w:proofErr w:type="spellEnd"/>
      <w:r w:rsidRPr="00485CED">
        <w:t xml:space="preserve"> </w:t>
      </w:r>
      <w:proofErr w:type="spellStart"/>
      <w:r w:rsidRPr="00485CED">
        <w:t>dengan</w:t>
      </w:r>
      <w:proofErr w:type="spellEnd"/>
      <w:r w:rsidRPr="00485CED">
        <w:t xml:space="preserve"> </w:t>
      </w:r>
      <w:proofErr w:type="spellStart"/>
      <w:r w:rsidRPr="00485CED">
        <w:t>menggunakan</w:t>
      </w:r>
      <w:proofErr w:type="spellEnd"/>
      <w:r w:rsidRPr="00485CED">
        <w:t xml:space="preserve"> uji </w:t>
      </w:r>
      <w:proofErr w:type="spellStart"/>
      <w:r w:rsidRPr="00485CED">
        <w:t>berikut</w:t>
      </w:r>
      <w:proofErr w:type="spellEnd"/>
      <w:r w:rsidRPr="00485CED">
        <w:t xml:space="preserve"> ini:</w:t>
      </w:r>
    </w:p>
    <w:p w14:paraId="7E9206D5" w14:textId="77777777" w:rsidR="00D36D50" w:rsidRDefault="00D36D50" w:rsidP="00D36D50">
      <w:pPr>
        <w:pStyle w:val="Heading3"/>
        <w:numPr>
          <w:ilvl w:val="2"/>
          <w:numId w:val="31"/>
        </w:numPr>
        <w:spacing w:before="0" w:line="360" w:lineRule="auto"/>
        <w:ind w:left="1134" w:hanging="567"/>
        <w:contextualSpacing/>
        <w:jc w:val="both"/>
        <w:rPr>
          <w:b/>
          <w:bCs/>
        </w:rPr>
      </w:pPr>
      <w:proofErr w:type="spellStart"/>
      <w:r w:rsidRPr="0039050F">
        <w:rPr>
          <w:b/>
          <w:bCs/>
        </w:rPr>
        <w:t>K</w:t>
      </w:r>
      <w:r>
        <w:rPr>
          <w:b/>
          <w:bCs/>
        </w:rPr>
        <w:t>oe</w:t>
      </w:r>
      <w:r w:rsidRPr="0039050F">
        <w:rPr>
          <w:b/>
          <w:bCs/>
        </w:rPr>
        <w:t>fisien</w:t>
      </w:r>
      <w:proofErr w:type="spellEnd"/>
      <w:r w:rsidRPr="0039050F">
        <w:rPr>
          <w:b/>
          <w:bCs/>
        </w:rPr>
        <w:t xml:space="preserve"> </w:t>
      </w:r>
      <w:proofErr w:type="spellStart"/>
      <w:r w:rsidRPr="0039050F">
        <w:rPr>
          <w:b/>
          <w:bCs/>
        </w:rPr>
        <w:t>Determinasi</w:t>
      </w:r>
      <w:proofErr w:type="spellEnd"/>
      <w:r w:rsidRPr="0039050F">
        <w:rPr>
          <w:b/>
          <w:bCs/>
        </w:rPr>
        <w:t xml:space="preserve">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p>
    <w:p w14:paraId="431D23C6" w14:textId="77777777" w:rsidR="00D36D50" w:rsidRPr="001F4465" w:rsidRDefault="00D36D50" w:rsidP="00D36D50">
      <w:pPr>
        <w:spacing w:after="0"/>
        <w:ind w:left="567" w:firstLine="567"/>
      </w:pPr>
      <w:proofErr w:type="spellStart"/>
      <w:r>
        <w:t>Menurut</w:t>
      </w:r>
      <w:proofErr w:type="spellEnd"/>
      <w:r>
        <w:t xml:space="preserve"> </w:t>
      </w:r>
      <w:r>
        <w:fldChar w:fldCharType="begin" w:fldLock="1"/>
      </w:r>
      <w: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2016)","manualFormatting":"Ghozali (2016)","plainTextFormattedCitation":"(Ghozali, 2016)","previouslyFormattedCitation":"(Ghozali, 2016)"},"properties":{"noteIndex":0},"schema":"https://github.com/citation-style-language/schema/raw/master/csl-citation.json"}</w:instrText>
      </w:r>
      <w:r>
        <w:fldChar w:fldCharType="separate"/>
      </w:r>
      <w:r w:rsidRPr="001F4465">
        <w:rPr>
          <w:noProof/>
        </w:rPr>
        <w:t>Ghozali</w:t>
      </w:r>
      <w:r>
        <w:rPr>
          <w:noProof/>
        </w:rPr>
        <w:t xml:space="preserve"> (</w:t>
      </w:r>
      <w:r w:rsidRPr="001F4465">
        <w:rPr>
          <w:noProof/>
        </w:rPr>
        <w:t>2016)</w:t>
      </w:r>
      <w:r>
        <w:fldChar w:fldCharType="end"/>
      </w:r>
      <w:r>
        <w:t xml:space="preserve">, </w:t>
      </w:r>
      <w:proofErr w:type="spellStart"/>
      <w:r>
        <w:t>koefisien</w:t>
      </w:r>
      <w:proofErr w:type="spellEnd"/>
      <w:r>
        <w:t xml:space="preserve"> </w:t>
      </w:r>
      <w:proofErr w:type="spellStart"/>
      <w:r>
        <w:t>determinasi</w:t>
      </w:r>
      <w:proofErr w:type="spellEnd"/>
      <w:r>
        <w:t xml:space="preserve"> (</w:t>
      </w:r>
      <m:oMath>
        <m:sSup>
          <m:sSupPr>
            <m:ctrlPr>
              <w:rPr>
                <w:rFonts w:ascii="Cambria Math" w:eastAsiaTheme="majorEastAsia" w:hAnsi="Cambria Math" w:cstheme="majorBidi"/>
                <w:i/>
                <w:szCs w:val="24"/>
              </w:rPr>
            </m:ctrlPr>
          </m:sSupPr>
          <m:e>
            <m:r>
              <w:rPr>
                <w:rFonts w:ascii="Cambria Math" w:hAnsi="Cambria Math"/>
              </w:rPr>
              <m:t>R</m:t>
            </m:r>
          </m:e>
          <m:sup>
            <m:r>
              <w:rPr>
                <w:rFonts w:ascii="Cambria Math" w:hAnsi="Cambria Math"/>
              </w:rPr>
              <m:t>2</m:t>
            </m:r>
          </m:sup>
        </m:sSup>
      </m:oMath>
      <w:r>
        <w:t>) bertujuan untuk mengetahui kemampuan model dalam menerang</w:t>
      </w:r>
      <w:proofErr w:type="spellStart"/>
      <w:r>
        <w:t>kan</w:t>
      </w:r>
      <w:proofErr w:type="spellEnd"/>
      <w:r>
        <w:t xml:space="preserve"> </w:t>
      </w:r>
      <w:proofErr w:type="spellStart"/>
      <w:r>
        <w:t>variasi</w:t>
      </w:r>
      <w:proofErr w:type="spellEnd"/>
      <w:r>
        <w:t xml:space="preserve"> </w:t>
      </w:r>
      <w:proofErr w:type="spellStart"/>
      <w:r>
        <w:t>variabel</w:t>
      </w:r>
      <w:proofErr w:type="spellEnd"/>
      <w:r>
        <w:t xml:space="preserve"> </w:t>
      </w:r>
      <w:proofErr w:type="spellStart"/>
      <w:r>
        <w:t>dependen</w:t>
      </w:r>
      <w:proofErr w:type="spellEnd"/>
      <w:r>
        <w:t xml:space="preserve">. Nilai </w:t>
      </w:r>
      <m:oMath>
        <m:sSup>
          <m:sSupPr>
            <m:ctrlPr>
              <w:rPr>
                <w:rFonts w:ascii="Cambria Math" w:eastAsiaTheme="majorEastAsia" w:hAnsi="Cambria Math" w:cstheme="majorBidi"/>
                <w:i/>
                <w:szCs w:val="24"/>
              </w:rPr>
            </m:ctrlPr>
          </m:sSupPr>
          <m:e>
            <m:r>
              <w:rPr>
                <w:rFonts w:ascii="Cambria Math" w:hAnsi="Cambria Math"/>
              </w:rPr>
              <m:t>R</m:t>
            </m:r>
          </m:e>
          <m:sup>
            <m:r>
              <w:rPr>
                <w:rFonts w:ascii="Cambria Math" w:hAnsi="Cambria Math"/>
              </w:rPr>
              <m:t>2</m:t>
            </m:r>
          </m:sup>
        </m:sSup>
      </m:oMath>
      <w:r>
        <w:rPr>
          <w:rFonts w:eastAsiaTheme="minorEastAsia"/>
          <w:szCs w:val="24"/>
        </w:rPr>
        <w:t xml:space="preserve"> </w:t>
      </w:r>
      <w:proofErr w:type="spellStart"/>
      <w:r>
        <w:t>adalah</w:t>
      </w:r>
      <w:proofErr w:type="spellEnd"/>
      <w:r>
        <w:t xml:space="preserve"> </w:t>
      </w:r>
      <w:proofErr w:type="spellStart"/>
      <w:r>
        <w:t>antara</w:t>
      </w:r>
      <w:proofErr w:type="spellEnd"/>
      <w:r>
        <w:t xml:space="preserve"> </w:t>
      </w:r>
      <w:proofErr w:type="spellStart"/>
      <w:r>
        <w:t>nol</w:t>
      </w:r>
      <w:proofErr w:type="spellEnd"/>
      <w:r>
        <w:t xml:space="preserve"> dan </w:t>
      </w:r>
      <w:proofErr w:type="spellStart"/>
      <w:r>
        <w:t>satu</w:t>
      </w:r>
      <w:proofErr w:type="spellEnd"/>
      <w:r>
        <w:t xml:space="preserve">. Nilai </w:t>
      </w:r>
      <m:oMath>
        <m:sSup>
          <m:sSupPr>
            <m:ctrlPr>
              <w:rPr>
                <w:rFonts w:ascii="Cambria Math" w:eastAsiaTheme="majorEastAsia" w:hAnsi="Cambria Math" w:cstheme="majorBidi"/>
                <w:i/>
                <w:szCs w:val="24"/>
              </w:rPr>
            </m:ctrlPr>
          </m:sSupPr>
          <m:e>
            <m:r>
              <w:rPr>
                <w:rFonts w:ascii="Cambria Math" w:hAnsi="Cambria Math"/>
              </w:rPr>
              <m:t>R</m:t>
            </m:r>
          </m:e>
          <m:sup>
            <m:r>
              <w:rPr>
                <w:rFonts w:ascii="Cambria Math" w:hAnsi="Cambria Math"/>
              </w:rPr>
              <m:t>2</m:t>
            </m:r>
          </m:sup>
        </m:sSup>
      </m:oMath>
      <w:r>
        <w:t xml:space="preserve"> yang kecil berarti kemampuan variabel-variabel independen dalam menjelaskan variasi variabel dependen terba</w:t>
      </w:r>
      <w:proofErr w:type="spellStart"/>
      <w:r>
        <w:t>tas.</w:t>
      </w:r>
      <w:proofErr w:type="spellEnd"/>
      <w:r>
        <w:t xml:space="preserve"> </w:t>
      </w:r>
      <w:proofErr w:type="spellStart"/>
      <w:r>
        <w:t>Semakin</w:t>
      </w:r>
      <w:proofErr w:type="spellEnd"/>
      <w:r>
        <w:t xml:space="preserve"> </w:t>
      </w:r>
      <w:proofErr w:type="spellStart"/>
      <w:r>
        <w:t>tinggi</w:t>
      </w:r>
      <w:proofErr w:type="spellEnd"/>
      <w:r>
        <w:t xml:space="preserve"> </w:t>
      </w:r>
      <m:oMath>
        <m:sSup>
          <m:sSupPr>
            <m:ctrlPr>
              <w:rPr>
                <w:rFonts w:ascii="Cambria Math" w:eastAsiaTheme="majorEastAsia" w:hAnsi="Cambria Math" w:cstheme="majorBidi"/>
                <w:i/>
                <w:szCs w:val="24"/>
              </w:rPr>
            </m:ctrlPr>
          </m:sSupPr>
          <m:e>
            <m:r>
              <w:rPr>
                <w:rFonts w:ascii="Cambria Math" w:hAnsi="Cambria Math"/>
              </w:rPr>
              <m:t>R</m:t>
            </m:r>
          </m:e>
          <m:sup>
            <m:r>
              <w:rPr>
                <w:rFonts w:ascii="Cambria Math" w:hAnsi="Cambria Math"/>
              </w:rPr>
              <m:t>2</m:t>
            </m:r>
          </m:sup>
        </m:sSup>
      </m:oMath>
      <w:r>
        <w:t xml:space="preserve">, </w:t>
      </w:r>
      <w:proofErr w:type="spellStart"/>
      <w:r>
        <w:t>berarti</w:t>
      </w:r>
      <w:proofErr w:type="spellEnd"/>
      <w:r>
        <w:t xml:space="preserve"> </w:t>
      </w:r>
      <w:proofErr w:type="spellStart"/>
      <w:r>
        <w:t>semakin</w:t>
      </w:r>
      <w:proofErr w:type="spellEnd"/>
      <w:r>
        <w:t xml:space="preserve"> </w:t>
      </w:r>
      <w:proofErr w:type="spellStart"/>
      <w:r>
        <w:t>penting</w:t>
      </w:r>
      <w:proofErr w:type="spellEnd"/>
      <w:r>
        <w:t xml:space="preserve"> </w:t>
      </w:r>
      <w:proofErr w:type="spellStart"/>
      <w:r>
        <w:t>suatu</w:t>
      </w:r>
      <w:proofErr w:type="spellEnd"/>
      <w:r>
        <w:t xml:space="preserve"> </w:t>
      </w:r>
      <w:proofErr w:type="spellStart"/>
      <w:r>
        <w:t>variabel</w:t>
      </w:r>
      <w:proofErr w:type="spellEnd"/>
      <w:r>
        <w:t xml:space="preserve"> </w:t>
      </w:r>
      <w:proofErr w:type="spellStart"/>
      <w:r>
        <w:t>karena</w:t>
      </w:r>
      <w:proofErr w:type="spellEnd"/>
      <w:r>
        <w:t xml:space="preserve"> </w:t>
      </w:r>
      <w:proofErr w:type="spellStart"/>
      <w:r>
        <w:t>dalam</w:t>
      </w:r>
      <w:proofErr w:type="spellEnd"/>
      <w:r>
        <w:t xml:space="preserve"> </w:t>
      </w:r>
      <w:proofErr w:type="spellStart"/>
      <w:r>
        <w:t>penelitian</w:t>
      </w:r>
      <w:proofErr w:type="spellEnd"/>
      <w:r>
        <w:t xml:space="preserve"> ini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variabel</w:t>
      </w:r>
      <w:proofErr w:type="spellEnd"/>
      <w:r>
        <w:t xml:space="preserve">, </w:t>
      </w:r>
      <w:proofErr w:type="spellStart"/>
      <w:r>
        <w:t>maka</w:t>
      </w:r>
      <w:proofErr w:type="spellEnd"/>
      <w:r>
        <w:t xml:space="preserve"> </w:t>
      </w:r>
      <w:proofErr w:type="spellStart"/>
      <w:r>
        <w:t>digunakan</w:t>
      </w:r>
      <w:proofErr w:type="spellEnd"/>
      <w:r>
        <w:t xml:space="preserve"> </w:t>
      </w:r>
      <w:proofErr w:type="spellStart"/>
      <w:r>
        <w:t>koefisien</w:t>
      </w:r>
      <w:proofErr w:type="spellEnd"/>
      <w:r>
        <w:t xml:space="preserve"> </w:t>
      </w:r>
      <w:proofErr w:type="spellStart"/>
      <w:r>
        <w:lastRenderedPageBreak/>
        <w:t>determinasi</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besar</w:t>
      </w:r>
      <w:proofErr w:type="spellEnd"/>
      <w:r>
        <w:t xml:space="preserve"> </w:t>
      </w:r>
      <w:proofErr w:type="spellStart"/>
      <w:r>
        <w:t>sumbangan</w:t>
      </w:r>
      <w:proofErr w:type="spellEnd"/>
      <w:r>
        <w:t xml:space="preserve"> </w:t>
      </w:r>
      <w:proofErr w:type="spellStart"/>
      <w:r>
        <w:t>dari</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terhadap</w:t>
      </w:r>
      <w:proofErr w:type="spellEnd"/>
      <w:r>
        <w:t xml:space="preserve"> </w:t>
      </w:r>
      <w:proofErr w:type="spellStart"/>
      <w:r>
        <w:t>variabel</w:t>
      </w:r>
      <w:proofErr w:type="spellEnd"/>
      <w:r>
        <w:t xml:space="preserve"> </w:t>
      </w:r>
      <w:proofErr w:type="spellStart"/>
      <w:r>
        <w:t>dependen</w:t>
      </w:r>
      <w:proofErr w:type="spellEnd"/>
      <w:r>
        <w:t xml:space="preserve">. </w:t>
      </w:r>
    </w:p>
    <w:p w14:paraId="4FF22949"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 xml:space="preserve">Uji </w:t>
      </w:r>
      <w:proofErr w:type="spellStart"/>
      <w:r w:rsidRPr="0039050F">
        <w:rPr>
          <w:b/>
          <w:bCs/>
        </w:rPr>
        <w:t>Hipotesis</w:t>
      </w:r>
      <w:proofErr w:type="spellEnd"/>
      <w:r w:rsidRPr="0039050F">
        <w:rPr>
          <w:b/>
          <w:bCs/>
        </w:rPr>
        <w:t xml:space="preserve"> </w:t>
      </w:r>
      <w:proofErr w:type="spellStart"/>
      <w:r w:rsidRPr="0039050F">
        <w:rPr>
          <w:b/>
          <w:bCs/>
        </w:rPr>
        <w:t>Secara</w:t>
      </w:r>
      <w:proofErr w:type="spellEnd"/>
      <w:r w:rsidRPr="0039050F">
        <w:rPr>
          <w:b/>
          <w:bCs/>
        </w:rPr>
        <w:t xml:space="preserve"> </w:t>
      </w:r>
      <w:proofErr w:type="spellStart"/>
      <w:r w:rsidRPr="0039050F">
        <w:rPr>
          <w:b/>
          <w:bCs/>
        </w:rPr>
        <w:t>Simultan</w:t>
      </w:r>
      <w:proofErr w:type="spellEnd"/>
      <w:r w:rsidRPr="0039050F">
        <w:rPr>
          <w:b/>
          <w:bCs/>
        </w:rPr>
        <w:t xml:space="preserve"> (Uji </w:t>
      </w:r>
      <w:proofErr w:type="spellStart"/>
      <w:r w:rsidRPr="0039050F">
        <w:rPr>
          <w:b/>
          <w:bCs/>
        </w:rPr>
        <w:t>Statistik</w:t>
      </w:r>
      <w:proofErr w:type="spellEnd"/>
      <w:r w:rsidRPr="0039050F">
        <w:rPr>
          <w:b/>
          <w:bCs/>
        </w:rPr>
        <w:t xml:space="preserve"> F)</w:t>
      </w:r>
    </w:p>
    <w:p w14:paraId="1826C4DE" w14:textId="77777777" w:rsidR="00D36D50" w:rsidRDefault="00D36D50" w:rsidP="00D36D50">
      <w:pPr>
        <w:spacing w:after="0"/>
        <w:ind w:left="567" w:firstLine="567"/>
      </w:pPr>
      <w:r>
        <w:t xml:space="preserve">Uji F pada </w:t>
      </w:r>
      <w:proofErr w:type="spellStart"/>
      <w:r>
        <w:t>dasarnya</w:t>
      </w:r>
      <w:proofErr w:type="spellEnd"/>
      <w:r>
        <w:t xml:space="preserve"> </w:t>
      </w:r>
      <w:proofErr w:type="spellStart"/>
      <w:r>
        <w:t>menunjukkan</w:t>
      </w:r>
      <w:proofErr w:type="spellEnd"/>
      <w:r>
        <w:t xml:space="preserve"> </w:t>
      </w:r>
      <w:proofErr w:type="spellStart"/>
      <w:r>
        <w:t>apakah</w:t>
      </w:r>
      <w:proofErr w:type="spellEnd"/>
      <w:r>
        <w:t xml:space="preserve"> </w:t>
      </w:r>
      <w:proofErr w:type="spellStart"/>
      <w:r>
        <w:t>semua</w:t>
      </w:r>
      <w:proofErr w:type="spellEnd"/>
      <w:r>
        <w:t xml:space="preserve"> </w:t>
      </w:r>
      <w:proofErr w:type="spellStart"/>
      <w:r>
        <w:t>variabel</w:t>
      </w:r>
      <w:proofErr w:type="spellEnd"/>
      <w:r>
        <w:t xml:space="preserve"> </w:t>
      </w:r>
      <w:proofErr w:type="spellStart"/>
      <w:r>
        <w:t>independen</w:t>
      </w:r>
      <w:proofErr w:type="spellEnd"/>
      <w:r>
        <w:t xml:space="preserve"> yang </w:t>
      </w:r>
      <w:proofErr w:type="spellStart"/>
      <w:r>
        <w:t>dimasukkan</w:t>
      </w:r>
      <w:proofErr w:type="spellEnd"/>
      <w:r>
        <w:t xml:space="preserve"> </w:t>
      </w:r>
      <w:proofErr w:type="spellStart"/>
      <w:r>
        <w:t>dalam</w:t>
      </w:r>
      <w:proofErr w:type="spellEnd"/>
      <w:r>
        <w:t xml:space="preserve"> model </w:t>
      </w:r>
      <w:proofErr w:type="spellStart"/>
      <w:r>
        <w:t>mempunyai</w:t>
      </w:r>
      <w:proofErr w:type="spellEnd"/>
      <w:r>
        <w:t xml:space="preserve"> </w:t>
      </w:r>
      <w:proofErr w:type="spellStart"/>
      <w:r>
        <w:t>pengaruh</w:t>
      </w:r>
      <w:proofErr w:type="spellEnd"/>
      <w:r>
        <w:t xml:space="preserve"> </w:t>
      </w:r>
      <w:proofErr w:type="spellStart"/>
      <w:r>
        <w:t>secara</w:t>
      </w:r>
      <w:proofErr w:type="spellEnd"/>
      <w:r>
        <w:t xml:space="preserve"> </w:t>
      </w:r>
      <w:proofErr w:type="spellStart"/>
      <w:r>
        <w:t>bersama-sama</w:t>
      </w:r>
      <w:proofErr w:type="spellEnd"/>
      <w:r>
        <w:t xml:space="preserve"> (</w:t>
      </w:r>
      <w:proofErr w:type="spellStart"/>
      <w:r>
        <w:t>simultan</w:t>
      </w:r>
      <w:proofErr w:type="spellEnd"/>
      <w:r>
        <w:t xml:space="preserve">) </w:t>
      </w:r>
      <w:proofErr w:type="spellStart"/>
      <w:r>
        <w:t>terhadap</w:t>
      </w:r>
      <w:proofErr w:type="spellEnd"/>
      <w:r>
        <w:t xml:space="preserve"> </w:t>
      </w:r>
      <w:proofErr w:type="spellStart"/>
      <w:r>
        <w:t>variabel</w:t>
      </w:r>
      <w:proofErr w:type="spellEnd"/>
      <w:r>
        <w:t xml:space="preserve"> </w:t>
      </w:r>
      <w:proofErr w:type="spellStart"/>
      <w:r>
        <w:t>dependen</w:t>
      </w:r>
      <w:proofErr w:type="spellEnd"/>
      <w:r>
        <w:t xml:space="preserve"> </w:t>
      </w:r>
      <w:r>
        <w:fldChar w:fldCharType="begin" w:fldLock="1"/>
      </w:r>
      <w:r>
        <w:instrText>ADDIN CSL_CITATION {"citationItems":[{"id":"ITEM-1","itemData":{"author":[{"dropping-particle":"","family":"Ghozali","given":"Imam","non-dropping-particle":"","parse-names":false,"suffix":""}],"id":"ITEM-1","issued":{"date-parts":[["2013"]]},"publisher":"Semarang: Badan Penerbit Universitas Diponegoro","title":"Aplikasi Analisis Multivariate dengan Program IBM SPSS 21 Update PLS Regresi","type":"book"},"uris":["http://www.mendeley.com/documents/?uuid=f56f1478-9148-40e3-97df-c6cee739299a"]}],"mendeley":{"formattedCitation":"(Ghozali, 2013)","plainTextFormattedCitation":"(Ghozali, 2013)","previouslyFormattedCitation":"(Ghozali, 2013)"},"properties":{"noteIndex":0},"schema":"https://github.com/citation-style-language/schema/raw/master/csl-citation.json"}</w:instrText>
      </w:r>
      <w:r>
        <w:fldChar w:fldCharType="separate"/>
      </w:r>
      <w:r w:rsidRPr="007E4A52">
        <w:rPr>
          <w:noProof/>
        </w:rPr>
        <w:t>(Ghozali, 2013)</w:t>
      </w:r>
      <w:r>
        <w:fldChar w:fldCharType="end"/>
      </w:r>
      <w:r>
        <w:t xml:space="preserve">. </w:t>
      </w:r>
      <w:proofErr w:type="spellStart"/>
      <w:r>
        <w:t>Kriteria</w:t>
      </w:r>
      <w:proofErr w:type="spellEnd"/>
      <w:r>
        <w:t xml:space="preserve"> </w:t>
      </w:r>
      <w:proofErr w:type="spellStart"/>
      <w:r>
        <w:t>pengujian</w:t>
      </w:r>
      <w:proofErr w:type="spellEnd"/>
      <w:r>
        <w:t xml:space="preserve"> </w:t>
      </w:r>
      <w:proofErr w:type="spellStart"/>
      <w:r>
        <w:t>hipotesisnya</w:t>
      </w:r>
      <w:proofErr w:type="spellEnd"/>
      <w:r>
        <w:t xml:space="preserve"> </w:t>
      </w:r>
      <w:proofErr w:type="spellStart"/>
      <w:r>
        <w:t>adalah</w:t>
      </w:r>
      <w:proofErr w:type="spellEnd"/>
      <w:r>
        <w:t>:</w:t>
      </w:r>
    </w:p>
    <w:p w14:paraId="225B28FB" w14:textId="77777777" w:rsidR="00D36D50" w:rsidRDefault="00D36D50" w:rsidP="00D36D50">
      <w:pPr>
        <w:pStyle w:val="ListParagraph"/>
        <w:numPr>
          <w:ilvl w:val="6"/>
          <w:numId w:val="31"/>
        </w:numPr>
        <w:spacing w:after="0" w:line="360" w:lineRule="auto"/>
        <w:ind w:left="1418" w:hanging="284"/>
        <w:jc w:val="both"/>
      </w:pPr>
      <w:proofErr w:type="spellStart"/>
      <w:r>
        <w:t>Pengujian</w:t>
      </w:r>
      <w:proofErr w:type="spellEnd"/>
      <w:r>
        <w:t xml:space="preserve"> </w:t>
      </w:r>
      <w:proofErr w:type="spellStart"/>
      <w:r>
        <w:t>Hipotesis</w:t>
      </w:r>
      <w:proofErr w:type="spellEnd"/>
      <w:r>
        <w:t>:</w:t>
      </w:r>
    </w:p>
    <w:p w14:paraId="1E3FDEBB" w14:textId="77777777" w:rsidR="00D36D50" w:rsidRDefault="00D36D50" w:rsidP="00D36D50">
      <w:pPr>
        <w:pStyle w:val="ListParagraph"/>
        <w:spacing w:after="0"/>
        <w:ind w:left="1418"/>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T</w:t>
      </w:r>
      <w:proofErr w:type="spellStart"/>
      <w:r w:rsidRPr="00ED492A">
        <w:t>erdapat</w:t>
      </w:r>
      <w:proofErr w:type="spellEnd"/>
      <w:r w:rsidRPr="00ED492A">
        <w:t xml:space="preserve"> </w:t>
      </w:r>
      <w:proofErr w:type="spellStart"/>
      <w:r w:rsidRPr="00ED492A">
        <w:t>pengaruh</w:t>
      </w:r>
      <w:proofErr w:type="spellEnd"/>
      <w:r w:rsidRPr="00ED492A">
        <w:t xml:space="preserve"> yang </w:t>
      </w:r>
      <w:proofErr w:type="spellStart"/>
      <w:r w:rsidRPr="00ED492A">
        <w:t>signifikan</w:t>
      </w:r>
      <w:proofErr w:type="spellEnd"/>
      <w:r w:rsidRPr="00ED492A">
        <w:t xml:space="preserve"> </w:t>
      </w:r>
      <w:proofErr w:type="spellStart"/>
      <w:r w:rsidRPr="00ED492A">
        <w:t>antara</w:t>
      </w:r>
      <w:proofErr w:type="spellEnd"/>
      <w:r w:rsidRPr="00ED492A">
        <w:t xml:space="preserve"> </w:t>
      </w:r>
      <w:proofErr w:type="spellStart"/>
      <w:r w:rsidRPr="00ED492A">
        <w:t>variabel</w:t>
      </w:r>
      <w:proofErr w:type="spellEnd"/>
      <w:r w:rsidRPr="00ED492A">
        <w:t xml:space="preserve"> </w:t>
      </w:r>
      <w:proofErr w:type="spellStart"/>
      <w:r w:rsidRPr="00ED492A">
        <w:t>independen</w:t>
      </w:r>
      <w:proofErr w:type="spellEnd"/>
      <w:r w:rsidRPr="00ED492A">
        <w:t xml:space="preserve"> </w:t>
      </w:r>
      <w:proofErr w:type="spellStart"/>
      <w:r w:rsidRPr="00ED492A">
        <w:t>secara</w:t>
      </w:r>
      <w:proofErr w:type="spellEnd"/>
      <w:r w:rsidRPr="00ED492A">
        <w:t xml:space="preserve"> </w:t>
      </w:r>
      <w:proofErr w:type="spellStart"/>
      <w:r w:rsidRPr="00ED492A">
        <w:t>bersama-sama</w:t>
      </w:r>
      <w:proofErr w:type="spellEnd"/>
      <w:r w:rsidRPr="00ED492A">
        <w:t xml:space="preserve"> </w:t>
      </w:r>
      <w:proofErr w:type="spellStart"/>
      <w:r w:rsidRPr="00ED492A">
        <w:t>dengan</w:t>
      </w:r>
      <w:proofErr w:type="spellEnd"/>
      <w:r w:rsidRPr="00ED492A">
        <w:t xml:space="preserve"> </w:t>
      </w:r>
      <w:proofErr w:type="spellStart"/>
      <w:r w:rsidRPr="00ED492A">
        <w:t>variabel</w:t>
      </w:r>
      <w:proofErr w:type="spellEnd"/>
      <w:r w:rsidRPr="00ED492A">
        <w:t xml:space="preserve"> </w:t>
      </w:r>
      <w:proofErr w:type="spellStart"/>
      <w:r w:rsidRPr="00ED492A">
        <w:t>dependen</w:t>
      </w:r>
      <w:proofErr w:type="spellEnd"/>
    </w:p>
    <w:p w14:paraId="13507298" w14:textId="77777777" w:rsidR="00D36D50" w:rsidRDefault="00D36D50" w:rsidP="00D36D50">
      <w:pPr>
        <w:pStyle w:val="ListParagraph"/>
        <w:spacing w:after="0"/>
        <w:ind w:left="1418"/>
      </w:pP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T</w:t>
      </w:r>
      <w:proofErr w:type="spellStart"/>
      <w:r w:rsidRPr="00A33DE6">
        <w:rPr>
          <w:rFonts w:eastAsiaTheme="minorEastAsia"/>
        </w:rPr>
        <w:t>idak</w:t>
      </w:r>
      <w:proofErr w:type="spellEnd"/>
      <w:r w:rsidRPr="00A33DE6">
        <w:rPr>
          <w:rFonts w:eastAsiaTheme="minorEastAsia"/>
        </w:rPr>
        <w:t xml:space="preserve"> </w:t>
      </w:r>
      <w:proofErr w:type="spellStart"/>
      <w:r w:rsidRPr="00A33DE6">
        <w:rPr>
          <w:rFonts w:eastAsiaTheme="minorEastAsia"/>
        </w:rPr>
        <w:t>terdapat</w:t>
      </w:r>
      <w:proofErr w:type="spellEnd"/>
      <w:r w:rsidRPr="00A33DE6">
        <w:rPr>
          <w:rFonts w:eastAsiaTheme="minorEastAsia"/>
        </w:rPr>
        <w:t xml:space="preserve"> </w:t>
      </w:r>
      <w:proofErr w:type="spellStart"/>
      <w:r w:rsidRPr="00A33DE6">
        <w:rPr>
          <w:rFonts w:eastAsiaTheme="minorEastAsia"/>
        </w:rPr>
        <w:t>pengaruh</w:t>
      </w:r>
      <w:proofErr w:type="spellEnd"/>
      <w:r w:rsidRPr="00A33DE6">
        <w:rPr>
          <w:rFonts w:eastAsiaTheme="minorEastAsia"/>
        </w:rPr>
        <w:t xml:space="preserve"> yang </w:t>
      </w:r>
      <w:proofErr w:type="spellStart"/>
      <w:r w:rsidRPr="00A33DE6">
        <w:rPr>
          <w:rFonts w:eastAsiaTheme="minorEastAsia"/>
        </w:rPr>
        <w:t>signifikan</w:t>
      </w:r>
      <w:proofErr w:type="spellEnd"/>
      <w:r w:rsidRPr="00A33DE6">
        <w:rPr>
          <w:rFonts w:eastAsiaTheme="minorEastAsia"/>
        </w:rPr>
        <w:t xml:space="preserve"> </w:t>
      </w:r>
      <w:proofErr w:type="spellStart"/>
      <w:r w:rsidRPr="00A33DE6">
        <w:rPr>
          <w:rFonts w:eastAsiaTheme="minorEastAsia"/>
        </w:rPr>
        <w:t>antara</w:t>
      </w:r>
      <w:proofErr w:type="spellEnd"/>
      <w:r w:rsidRPr="00A33DE6">
        <w:rPr>
          <w:rFonts w:eastAsiaTheme="minorEastAsia"/>
        </w:rPr>
        <w:t xml:space="preserve"> </w:t>
      </w:r>
      <w:proofErr w:type="spellStart"/>
      <w:r w:rsidRPr="00A33DE6">
        <w:rPr>
          <w:rFonts w:eastAsiaTheme="minorEastAsia"/>
        </w:rPr>
        <w:t>variabel</w:t>
      </w:r>
      <w:proofErr w:type="spellEnd"/>
      <w:r w:rsidRPr="00A33DE6">
        <w:rPr>
          <w:rFonts w:eastAsiaTheme="minorEastAsia"/>
        </w:rPr>
        <w:t xml:space="preserve"> </w:t>
      </w:r>
      <w:proofErr w:type="spellStart"/>
      <w:r w:rsidRPr="00A33DE6">
        <w:rPr>
          <w:rFonts w:eastAsiaTheme="minorEastAsia"/>
        </w:rPr>
        <w:t>independen</w:t>
      </w:r>
      <w:proofErr w:type="spellEnd"/>
      <w:r w:rsidRPr="00A33DE6">
        <w:rPr>
          <w:rFonts w:eastAsiaTheme="minorEastAsia"/>
        </w:rPr>
        <w:t xml:space="preserve"> </w:t>
      </w:r>
      <w:proofErr w:type="spellStart"/>
      <w:r w:rsidRPr="00A33DE6">
        <w:rPr>
          <w:rFonts w:eastAsiaTheme="minorEastAsia"/>
        </w:rPr>
        <w:t>secara</w:t>
      </w:r>
      <w:proofErr w:type="spellEnd"/>
      <w:r w:rsidRPr="00A33DE6">
        <w:rPr>
          <w:rFonts w:eastAsiaTheme="minorEastAsia"/>
        </w:rPr>
        <w:t xml:space="preserve"> </w:t>
      </w:r>
      <w:proofErr w:type="spellStart"/>
      <w:r w:rsidRPr="00A33DE6">
        <w:rPr>
          <w:rFonts w:eastAsiaTheme="minorEastAsia"/>
        </w:rPr>
        <w:t>bersama-sama</w:t>
      </w:r>
      <w:proofErr w:type="spellEnd"/>
      <w:r w:rsidRPr="00A33DE6">
        <w:rPr>
          <w:rFonts w:eastAsiaTheme="minorEastAsia"/>
        </w:rPr>
        <w:t xml:space="preserve"> </w:t>
      </w:r>
      <w:proofErr w:type="spellStart"/>
      <w:r w:rsidRPr="00A33DE6">
        <w:rPr>
          <w:rFonts w:eastAsiaTheme="minorEastAsia"/>
        </w:rPr>
        <w:t>dengan</w:t>
      </w:r>
      <w:proofErr w:type="spellEnd"/>
      <w:r w:rsidRPr="00A33DE6">
        <w:rPr>
          <w:rFonts w:eastAsiaTheme="minorEastAsia"/>
        </w:rPr>
        <w:t xml:space="preserve"> </w:t>
      </w:r>
      <w:proofErr w:type="spellStart"/>
      <w:r w:rsidRPr="00A33DE6">
        <w:rPr>
          <w:rFonts w:eastAsiaTheme="minorEastAsia"/>
        </w:rPr>
        <w:t>variabel</w:t>
      </w:r>
      <w:proofErr w:type="spellEnd"/>
      <w:r w:rsidRPr="00A33DE6">
        <w:rPr>
          <w:rFonts w:eastAsiaTheme="minorEastAsia"/>
        </w:rPr>
        <w:t xml:space="preserve"> </w:t>
      </w:r>
      <w:proofErr w:type="spellStart"/>
      <w:r w:rsidRPr="00A33DE6">
        <w:rPr>
          <w:rFonts w:eastAsiaTheme="minorEastAsia"/>
        </w:rPr>
        <w:t>dependen</w:t>
      </w:r>
      <w:proofErr w:type="spellEnd"/>
    </w:p>
    <w:p w14:paraId="1048EFB6" w14:textId="77777777" w:rsidR="00D36D50" w:rsidRDefault="00D36D50" w:rsidP="00D36D50">
      <w:pPr>
        <w:pStyle w:val="ListParagraph"/>
        <w:numPr>
          <w:ilvl w:val="6"/>
          <w:numId w:val="31"/>
        </w:numPr>
        <w:spacing w:after="0" w:line="360" w:lineRule="auto"/>
        <w:ind w:left="1418" w:hanging="284"/>
        <w:jc w:val="both"/>
      </w:pPr>
      <w:proofErr w:type="spellStart"/>
      <w:r>
        <w:t>Kriteria</w:t>
      </w:r>
      <w:proofErr w:type="spellEnd"/>
      <w:r>
        <w:t xml:space="preserve"> </w:t>
      </w:r>
      <w:proofErr w:type="spellStart"/>
      <w:r>
        <w:t>Pengujian</w:t>
      </w:r>
      <w:proofErr w:type="spellEnd"/>
      <w:r>
        <w:t>:</w:t>
      </w:r>
    </w:p>
    <w:p w14:paraId="5920DF53" w14:textId="77777777" w:rsidR="00D36D50" w:rsidRDefault="00D36D50" w:rsidP="00D36D50">
      <w:pPr>
        <w:pStyle w:val="ListParagraph"/>
        <w:spacing w:after="0"/>
        <w:ind w:left="1418"/>
      </w:pPr>
      <w:r w:rsidRPr="003D618F">
        <w:t xml:space="preserve">F </w:t>
      </w:r>
      <w:proofErr w:type="spellStart"/>
      <w:r w:rsidRPr="003D618F">
        <w:t>hitung</w:t>
      </w:r>
      <w:proofErr w:type="spellEnd"/>
      <w:r w:rsidRPr="003D618F">
        <w:t xml:space="preserve"> &gt; F </w:t>
      </w:r>
      <w:proofErr w:type="spellStart"/>
      <w:r w:rsidRPr="003D618F">
        <w:t>tabel</w:t>
      </w:r>
      <w:proofErr w:type="spellEnd"/>
      <w:r w:rsidRPr="003D618F">
        <w:t xml:space="preserve"> </w:t>
      </w:r>
      <w:proofErr w:type="spellStart"/>
      <w:r w:rsidRPr="003D618F">
        <w:t>dengan</w:t>
      </w:r>
      <w:proofErr w:type="spellEnd"/>
      <w:r w:rsidRPr="003D618F">
        <w:t xml:space="preserve"> </w:t>
      </w:r>
      <w:proofErr w:type="spellStart"/>
      <w:r w:rsidRPr="003D618F">
        <w:t>nilai</w:t>
      </w:r>
      <w:proofErr w:type="spellEnd"/>
      <w:r w:rsidRPr="003D618F">
        <w:t xml:space="preserve"> Sig. &lt; 0,05maka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3D618F">
        <w:t xml:space="preserve"> diterima </w:t>
      </w:r>
    </w:p>
    <w:p w14:paraId="5D24548F" w14:textId="77777777" w:rsidR="00D36D50" w:rsidRPr="00B0158D" w:rsidRDefault="00D36D50" w:rsidP="00D36D50">
      <w:pPr>
        <w:pStyle w:val="ListParagraph"/>
        <w:spacing w:after="0"/>
        <w:ind w:left="1418"/>
      </w:pPr>
      <w:r w:rsidRPr="003D618F">
        <w:t xml:space="preserve">F </w:t>
      </w:r>
      <w:proofErr w:type="spellStart"/>
      <w:r w:rsidRPr="003D618F">
        <w:t>hitung</w:t>
      </w:r>
      <w:proofErr w:type="spellEnd"/>
      <w:r w:rsidRPr="003D618F">
        <w:t xml:space="preserve"> &lt; F </w:t>
      </w:r>
      <w:proofErr w:type="spellStart"/>
      <w:r w:rsidRPr="003D618F">
        <w:t>tabel</w:t>
      </w:r>
      <w:proofErr w:type="spellEnd"/>
      <w:r w:rsidRPr="003D618F">
        <w:t xml:space="preserve"> </w:t>
      </w:r>
      <w:proofErr w:type="spellStart"/>
      <w:r w:rsidRPr="003D618F">
        <w:t>dengan</w:t>
      </w:r>
      <w:proofErr w:type="spellEnd"/>
      <w:r w:rsidRPr="003D618F">
        <w:t xml:space="preserve"> </w:t>
      </w:r>
      <w:proofErr w:type="spellStart"/>
      <w:r w:rsidRPr="003D618F">
        <w:t>nilai</w:t>
      </w:r>
      <w:proofErr w:type="spellEnd"/>
      <w:r w:rsidRPr="003D618F">
        <w:t xml:space="preserve"> Sig. &gt; 0,05 </w:t>
      </w:r>
      <w:proofErr w:type="spellStart"/>
      <w:r w:rsidRPr="003D618F">
        <w:t>maka</w:t>
      </w:r>
      <w:proofErr w:type="spellEnd"/>
      <w:r w:rsidRPr="003D618F">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3D618F">
        <w:t xml:space="preserve"> ditolak</w:t>
      </w:r>
    </w:p>
    <w:p w14:paraId="55CCD0E2" w14:textId="77777777" w:rsidR="00D36D50" w:rsidRDefault="00D36D50" w:rsidP="00D36D50">
      <w:pPr>
        <w:pStyle w:val="Heading3"/>
        <w:numPr>
          <w:ilvl w:val="2"/>
          <w:numId w:val="31"/>
        </w:numPr>
        <w:spacing w:before="0" w:line="360" w:lineRule="auto"/>
        <w:ind w:left="1134" w:hanging="567"/>
        <w:contextualSpacing/>
        <w:jc w:val="both"/>
        <w:rPr>
          <w:b/>
          <w:bCs/>
        </w:rPr>
      </w:pPr>
      <w:r w:rsidRPr="0039050F">
        <w:rPr>
          <w:b/>
          <w:bCs/>
        </w:rPr>
        <w:t xml:space="preserve">Uji </w:t>
      </w:r>
      <w:proofErr w:type="spellStart"/>
      <w:r w:rsidRPr="0039050F">
        <w:rPr>
          <w:b/>
          <w:bCs/>
        </w:rPr>
        <w:t>Hipotesis</w:t>
      </w:r>
      <w:proofErr w:type="spellEnd"/>
      <w:r w:rsidRPr="0039050F">
        <w:rPr>
          <w:b/>
          <w:bCs/>
        </w:rPr>
        <w:t xml:space="preserve"> </w:t>
      </w:r>
      <w:proofErr w:type="spellStart"/>
      <w:r w:rsidRPr="0039050F">
        <w:rPr>
          <w:b/>
          <w:bCs/>
        </w:rPr>
        <w:t>Secara</w:t>
      </w:r>
      <w:proofErr w:type="spellEnd"/>
      <w:r w:rsidRPr="0039050F">
        <w:rPr>
          <w:b/>
          <w:bCs/>
        </w:rPr>
        <w:t xml:space="preserve"> </w:t>
      </w:r>
      <w:proofErr w:type="spellStart"/>
      <w:r w:rsidRPr="0039050F">
        <w:rPr>
          <w:b/>
          <w:bCs/>
        </w:rPr>
        <w:t>Parsial</w:t>
      </w:r>
      <w:proofErr w:type="spellEnd"/>
      <w:r w:rsidRPr="0039050F">
        <w:rPr>
          <w:b/>
          <w:bCs/>
        </w:rPr>
        <w:t xml:space="preserve"> (Uji </w:t>
      </w:r>
      <w:proofErr w:type="spellStart"/>
      <w:r w:rsidRPr="0039050F">
        <w:rPr>
          <w:b/>
          <w:bCs/>
        </w:rPr>
        <w:t>Statistik</w:t>
      </w:r>
      <w:proofErr w:type="spellEnd"/>
      <w:r w:rsidRPr="0039050F">
        <w:rPr>
          <w:b/>
          <w:bCs/>
        </w:rPr>
        <w:t xml:space="preserve"> T)</w:t>
      </w:r>
    </w:p>
    <w:p w14:paraId="2D764D43" w14:textId="77777777" w:rsidR="00D36D50" w:rsidRDefault="00D36D50" w:rsidP="00D36D50">
      <w:pPr>
        <w:spacing w:after="0"/>
        <w:ind w:left="567" w:firstLine="567"/>
      </w:pPr>
      <w:r w:rsidRPr="00DC7C26">
        <w:t>U</w:t>
      </w:r>
      <w:r>
        <w:t xml:space="preserve">ji </w:t>
      </w:r>
      <w:proofErr w:type="spellStart"/>
      <w:r>
        <w:t>statistik</w:t>
      </w:r>
      <w:proofErr w:type="spellEnd"/>
      <w:r>
        <w:t xml:space="preserve"> </w:t>
      </w:r>
      <w:r>
        <w:rPr>
          <w:i/>
          <w:iCs/>
        </w:rPr>
        <w:t xml:space="preserve">t </w:t>
      </w:r>
      <w:proofErr w:type="spellStart"/>
      <w:r>
        <w:t>disebut</w:t>
      </w:r>
      <w:proofErr w:type="spellEnd"/>
      <w:r>
        <w:t xml:space="preserve"> </w:t>
      </w:r>
      <w:proofErr w:type="spellStart"/>
      <w:r>
        <w:t>sebagai</w:t>
      </w:r>
      <w:proofErr w:type="spellEnd"/>
      <w:r>
        <w:t xml:space="preserve"> uji </w:t>
      </w:r>
      <w:proofErr w:type="spellStart"/>
      <w:r>
        <w:t>signifikan</w:t>
      </w:r>
      <w:proofErr w:type="spellEnd"/>
      <w:r>
        <w:t xml:space="preserve"> individual </w:t>
      </w:r>
      <w:proofErr w:type="spellStart"/>
      <w:r>
        <w:t>dimana</w:t>
      </w:r>
      <w:proofErr w:type="spellEnd"/>
      <w:r>
        <w:t xml:space="preserve"> uji ini </w:t>
      </w:r>
      <w:proofErr w:type="spellStart"/>
      <w:r>
        <w:t>menunjukkan</w:t>
      </w:r>
      <w:proofErr w:type="spellEnd"/>
      <w:r>
        <w:t xml:space="preserve"> </w:t>
      </w:r>
      <w:proofErr w:type="spellStart"/>
      <w:r>
        <w:t>seberapa</w:t>
      </w:r>
      <w:proofErr w:type="spellEnd"/>
      <w:r>
        <w:t xml:space="preserve"> </w:t>
      </w:r>
      <w:proofErr w:type="spellStart"/>
      <w:r>
        <w:t>jauh</w:t>
      </w:r>
      <w:proofErr w:type="spellEnd"/>
      <w:r>
        <w:t xml:space="preserve"> </w:t>
      </w:r>
      <w:proofErr w:type="spellStart"/>
      <w:r>
        <w:t>pengaruh</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secara</w:t>
      </w:r>
      <w:proofErr w:type="spellEnd"/>
      <w:r>
        <w:t xml:space="preserve"> </w:t>
      </w:r>
      <w:proofErr w:type="spellStart"/>
      <w:r>
        <w:t>parsial</w:t>
      </w:r>
      <w:proofErr w:type="spellEnd"/>
      <w:r>
        <w:t xml:space="preserve"> </w:t>
      </w:r>
      <w:proofErr w:type="spellStart"/>
      <w:r>
        <w:t>terhadap</w:t>
      </w:r>
      <w:proofErr w:type="spellEnd"/>
      <w:r>
        <w:t xml:space="preserve"> </w:t>
      </w:r>
      <w:proofErr w:type="spellStart"/>
      <w:r>
        <w:t>variabel</w:t>
      </w:r>
      <w:proofErr w:type="spellEnd"/>
      <w:r>
        <w:t xml:space="preserve"> </w:t>
      </w:r>
      <w:proofErr w:type="spellStart"/>
      <w:r>
        <w:t>dependen</w:t>
      </w:r>
      <w:proofErr w:type="spellEnd"/>
      <w:r>
        <w:t xml:space="preserve"> </w:t>
      </w:r>
      <w:r>
        <w:fldChar w:fldCharType="begin" w:fldLock="1"/>
      </w:r>
      <w:r>
        <w:instrText>ADDIN CSL_CITATION {"citationItems":[{"id":"ITEM-1","itemData":{"author":[{"dropping-particle":"","family":"Ghozali","given":"Imam","non-dropping-particle":"","parse-names":false,"suffix":""}],"id":"ITEM-1","issued":{"date-parts":[["2016"]]},"publisher":"Semarang: Badan Penerbit Universitas Diponegoro","title":"Aplikasi Analisis Multivariete Dengan Program IBM SPSS 23 (Edisi 8)","type":"book"},"uris":["http://www.mendeley.com/documents/?uuid=44086ba3-e0e3-43e1-b8e2-c1ce0d4de071"]}],"mendeley":{"formattedCitation":"(Ghozali, 2016)","plainTextFormattedCitation":"(Ghozali, 2016)","previouslyFormattedCitation":"(Ghozali, 2016)"},"properties":{"noteIndex":0},"schema":"https://github.com/citation-style-language/schema/raw/master/csl-citation.json"}</w:instrText>
      </w:r>
      <w:r>
        <w:fldChar w:fldCharType="separate"/>
      </w:r>
      <w:r w:rsidRPr="00DC7C26">
        <w:rPr>
          <w:noProof/>
        </w:rPr>
        <w:t>(Ghozali, 2016)</w:t>
      </w:r>
      <w:r>
        <w:fldChar w:fldCharType="end"/>
      </w:r>
      <w:r>
        <w:t xml:space="preserve">. </w:t>
      </w:r>
      <w:proofErr w:type="spellStart"/>
      <w:r>
        <w:t>Kriteria</w:t>
      </w:r>
      <w:proofErr w:type="spellEnd"/>
      <w:r>
        <w:t xml:space="preserve"> </w:t>
      </w:r>
      <w:proofErr w:type="spellStart"/>
      <w:r>
        <w:t>pengujian</w:t>
      </w:r>
      <w:proofErr w:type="spellEnd"/>
      <w:r>
        <w:t xml:space="preserve"> </w:t>
      </w:r>
      <w:proofErr w:type="spellStart"/>
      <w:r>
        <w:t>hipotesisnya</w:t>
      </w:r>
      <w:proofErr w:type="spellEnd"/>
      <w:r>
        <w:t xml:space="preserve"> </w:t>
      </w:r>
      <w:proofErr w:type="spellStart"/>
      <w:r>
        <w:t>adalah</w:t>
      </w:r>
      <w:proofErr w:type="spellEnd"/>
      <w:r>
        <w:t>:</w:t>
      </w:r>
    </w:p>
    <w:p w14:paraId="2E7ED10B" w14:textId="77777777" w:rsidR="00D36D50" w:rsidRDefault="00D36D50" w:rsidP="00D36D50">
      <w:pPr>
        <w:pStyle w:val="ListParagraph"/>
        <w:numPr>
          <w:ilvl w:val="6"/>
          <w:numId w:val="31"/>
        </w:numPr>
        <w:spacing w:after="0" w:line="360" w:lineRule="auto"/>
        <w:ind w:left="1418" w:hanging="284"/>
        <w:jc w:val="both"/>
      </w:pPr>
      <w:proofErr w:type="spellStart"/>
      <w:r>
        <w:t>Pengujian</w:t>
      </w:r>
      <w:proofErr w:type="spellEnd"/>
      <w:r>
        <w:t xml:space="preserve"> </w:t>
      </w:r>
      <w:proofErr w:type="spellStart"/>
      <w:r>
        <w:t>Hipotesis</w:t>
      </w:r>
      <w:proofErr w:type="spellEnd"/>
      <w:r>
        <w:t>:</w:t>
      </w:r>
    </w:p>
    <w:p w14:paraId="52265455" w14:textId="77777777" w:rsidR="00D36D50" w:rsidRDefault="00D36D50" w:rsidP="00D36D50">
      <w:pPr>
        <w:pStyle w:val="ListParagraph"/>
        <w:spacing w:after="0"/>
        <w:ind w:left="1418"/>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proofErr w:type="spellStart"/>
      <w:r w:rsidRPr="00F35BAC">
        <w:t>Variabel</w:t>
      </w:r>
      <w:proofErr w:type="spellEnd"/>
      <w:r w:rsidRPr="00F35BAC">
        <w:t xml:space="preserve"> </w:t>
      </w:r>
      <w:proofErr w:type="spellStart"/>
      <w:r w:rsidRPr="00F35BAC">
        <w:t>independen</w:t>
      </w:r>
      <w:proofErr w:type="spellEnd"/>
      <w:r w:rsidRPr="00F35BAC">
        <w:t xml:space="preserve"> </w:t>
      </w:r>
      <w:proofErr w:type="spellStart"/>
      <w:r w:rsidRPr="00F35BAC">
        <w:t>memiliki</w:t>
      </w:r>
      <w:proofErr w:type="spellEnd"/>
      <w:r w:rsidRPr="00F35BAC">
        <w:t xml:space="preserve"> </w:t>
      </w:r>
      <w:proofErr w:type="spellStart"/>
      <w:r w:rsidRPr="00F35BAC">
        <w:t>pengaruh</w:t>
      </w:r>
      <w:proofErr w:type="spellEnd"/>
      <w:r w:rsidRPr="00F35BAC">
        <w:t xml:space="preserve"> </w:t>
      </w:r>
      <w:proofErr w:type="spellStart"/>
      <w:r w:rsidRPr="00F35BAC">
        <w:t>signifikan</w:t>
      </w:r>
      <w:proofErr w:type="spellEnd"/>
      <w:r>
        <w:t xml:space="preserve"> </w:t>
      </w:r>
      <w:proofErr w:type="spellStart"/>
      <w:r>
        <w:t>secara</w:t>
      </w:r>
      <w:proofErr w:type="spellEnd"/>
      <w:r>
        <w:t xml:space="preserve"> </w:t>
      </w:r>
      <w:proofErr w:type="spellStart"/>
      <w:r>
        <w:t>parsial</w:t>
      </w:r>
      <w:proofErr w:type="spellEnd"/>
      <w:r w:rsidRPr="00F35BAC">
        <w:t xml:space="preserve"> </w:t>
      </w:r>
      <w:proofErr w:type="spellStart"/>
      <w:r w:rsidRPr="00F35BAC">
        <w:t>terhadap</w:t>
      </w:r>
      <w:proofErr w:type="spellEnd"/>
      <w:r w:rsidRPr="00F35BAC">
        <w:t xml:space="preserve"> </w:t>
      </w:r>
      <w:proofErr w:type="spellStart"/>
      <w:r w:rsidRPr="00F35BAC">
        <w:t>variabel</w:t>
      </w:r>
      <w:proofErr w:type="spellEnd"/>
      <w:r w:rsidRPr="00F35BAC">
        <w:t xml:space="preserve"> </w:t>
      </w:r>
      <w:proofErr w:type="spellStart"/>
      <w:r w:rsidRPr="00F35BAC">
        <w:t>dependen</w:t>
      </w:r>
      <w:proofErr w:type="spellEnd"/>
      <w:r w:rsidRPr="00F35BAC">
        <w:t xml:space="preserve"> </w:t>
      </w:r>
    </w:p>
    <w:p w14:paraId="237E29B5" w14:textId="77777777" w:rsidR="00D36D50" w:rsidRDefault="00D36D50" w:rsidP="00D36D50">
      <w:pPr>
        <w:pStyle w:val="ListParagraph"/>
        <w:spacing w:after="0"/>
        <w:ind w:left="1418"/>
      </w:pP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w:t>
      </w:r>
      <w:proofErr w:type="spellStart"/>
      <w:r w:rsidRPr="00F35BAC">
        <w:t>Variabel</w:t>
      </w:r>
      <w:proofErr w:type="spellEnd"/>
      <w:r w:rsidRPr="00F35BAC">
        <w:t xml:space="preserve"> </w:t>
      </w:r>
      <w:proofErr w:type="spellStart"/>
      <w:r w:rsidRPr="00F35BAC">
        <w:t>independen</w:t>
      </w:r>
      <w:proofErr w:type="spellEnd"/>
      <w:r w:rsidRPr="00F35BAC">
        <w:t xml:space="preserve"> </w:t>
      </w:r>
      <w:proofErr w:type="spellStart"/>
      <w:r w:rsidRPr="00F35BAC">
        <w:t>tidak</w:t>
      </w:r>
      <w:proofErr w:type="spellEnd"/>
      <w:r w:rsidRPr="00F35BAC">
        <w:t xml:space="preserve"> </w:t>
      </w:r>
      <w:proofErr w:type="spellStart"/>
      <w:r w:rsidRPr="00F35BAC">
        <w:t>memiliki</w:t>
      </w:r>
      <w:proofErr w:type="spellEnd"/>
      <w:r w:rsidRPr="00F35BAC">
        <w:t xml:space="preserve"> </w:t>
      </w:r>
      <w:proofErr w:type="spellStart"/>
      <w:r w:rsidRPr="00F35BAC">
        <w:t>pengaruh</w:t>
      </w:r>
      <w:proofErr w:type="spellEnd"/>
      <w:r>
        <w:t xml:space="preserve"> </w:t>
      </w:r>
      <w:proofErr w:type="spellStart"/>
      <w:r w:rsidRPr="00F35BAC">
        <w:t>signifikan</w:t>
      </w:r>
      <w:proofErr w:type="spellEnd"/>
      <w:r>
        <w:t xml:space="preserve"> </w:t>
      </w:r>
      <w:proofErr w:type="spellStart"/>
      <w:r>
        <w:t>secara</w:t>
      </w:r>
      <w:proofErr w:type="spellEnd"/>
      <w:r>
        <w:t xml:space="preserve"> </w:t>
      </w:r>
      <w:proofErr w:type="spellStart"/>
      <w:r>
        <w:t>parsial</w:t>
      </w:r>
      <w:proofErr w:type="spellEnd"/>
      <w:r w:rsidRPr="00F35BAC">
        <w:t xml:space="preserve"> </w:t>
      </w:r>
      <w:proofErr w:type="spellStart"/>
      <w:r w:rsidRPr="00F35BAC">
        <w:t>terhadap</w:t>
      </w:r>
      <w:proofErr w:type="spellEnd"/>
      <w:r w:rsidRPr="00F35BAC">
        <w:t xml:space="preserve"> </w:t>
      </w:r>
      <w:proofErr w:type="spellStart"/>
      <w:r w:rsidRPr="00F35BAC">
        <w:t>variabel</w:t>
      </w:r>
      <w:proofErr w:type="spellEnd"/>
      <w:r>
        <w:t xml:space="preserve"> </w:t>
      </w:r>
      <w:proofErr w:type="spellStart"/>
      <w:r>
        <w:t>dependen</w:t>
      </w:r>
      <w:proofErr w:type="spellEnd"/>
    </w:p>
    <w:p w14:paraId="3A12BCA7" w14:textId="77777777" w:rsidR="00D36D50" w:rsidRDefault="00D36D50" w:rsidP="00D36D50">
      <w:pPr>
        <w:pStyle w:val="ListParagraph"/>
        <w:numPr>
          <w:ilvl w:val="6"/>
          <w:numId w:val="31"/>
        </w:numPr>
        <w:spacing w:after="0" w:line="360" w:lineRule="auto"/>
        <w:ind w:left="1418" w:hanging="284"/>
        <w:jc w:val="both"/>
      </w:pPr>
      <w:proofErr w:type="spellStart"/>
      <w:r>
        <w:t>Kriteria</w:t>
      </w:r>
      <w:proofErr w:type="spellEnd"/>
      <w:r>
        <w:t xml:space="preserve"> </w:t>
      </w:r>
      <w:proofErr w:type="spellStart"/>
      <w:r>
        <w:t>Pengujian</w:t>
      </w:r>
      <w:proofErr w:type="spellEnd"/>
      <w:r>
        <w:t>:</w:t>
      </w:r>
    </w:p>
    <w:p w14:paraId="7BDC1979" w14:textId="77777777" w:rsidR="00D36D50" w:rsidRDefault="00D36D50" w:rsidP="00D36D50">
      <w:pPr>
        <w:pStyle w:val="ListParagraph"/>
        <w:spacing w:after="0"/>
        <w:ind w:left="1418"/>
      </w:pPr>
      <w:r w:rsidRPr="006847B2">
        <w:t xml:space="preserve">t </w:t>
      </w:r>
      <w:proofErr w:type="spellStart"/>
      <w:r w:rsidRPr="006847B2">
        <w:t>hitung</w:t>
      </w:r>
      <w:proofErr w:type="spellEnd"/>
      <w:r w:rsidRPr="006847B2">
        <w:t xml:space="preserve"> &gt; t </w:t>
      </w:r>
      <w:proofErr w:type="spellStart"/>
      <w:r w:rsidRPr="006847B2">
        <w:t>tabel</w:t>
      </w:r>
      <w:proofErr w:type="spellEnd"/>
      <w:r w:rsidRPr="006847B2">
        <w:t xml:space="preserve"> </w:t>
      </w:r>
      <w:proofErr w:type="spellStart"/>
      <w:r w:rsidRPr="006847B2">
        <w:t>dengan</w:t>
      </w:r>
      <w:proofErr w:type="spellEnd"/>
      <w:r w:rsidRPr="006847B2">
        <w:t xml:space="preserve"> </w:t>
      </w:r>
      <w:proofErr w:type="spellStart"/>
      <w:r w:rsidRPr="006847B2">
        <w:t>nilai</w:t>
      </w:r>
      <w:proofErr w:type="spellEnd"/>
      <w:r w:rsidRPr="006847B2">
        <w:t xml:space="preserve"> Sig. &lt; 0,05 </w:t>
      </w:r>
      <w:proofErr w:type="spellStart"/>
      <w:r w:rsidRPr="006847B2">
        <w:t>maka</w:t>
      </w:r>
      <w:proofErr w:type="spellEnd"/>
      <w:r w:rsidRPr="006847B2">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6847B2">
        <w:t xml:space="preserve"> diterima </w:t>
      </w:r>
    </w:p>
    <w:p w14:paraId="45CA29BF" w14:textId="77777777" w:rsidR="00D36D50" w:rsidRDefault="00D36D50" w:rsidP="00D36D50">
      <w:pPr>
        <w:pStyle w:val="ListParagraph"/>
        <w:spacing w:after="0"/>
        <w:ind w:left="1418"/>
      </w:pPr>
      <w:r w:rsidRPr="006847B2">
        <w:t xml:space="preserve">t </w:t>
      </w:r>
      <w:proofErr w:type="spellStart"/>
      <w:r w:rsidRPr="006847B2">
        <w:t>hitung</w:t>
      </w:r>
      <w:proofErr w:type="spellEnd"/>
      <w:r w:rsidRPr="006847B2">
        <w:t xml:space="preserve"> &lt; t </w:t>
      </w:r>
      <w:proofErr w:type="spellStart"/>
      <w:r w:rsidRPr="006847B2">
        <w:t>tabel</w:t>
      </w:r>
      <w:proofErr w:type="spellEnd"/>
      <w:r w:rsidRPr="006847B2">
        <w:t xml:space="preserve"> </w:t>
      </w:r>
      <w:proofErr w:type="spellStart"/>
      <w:r w:rsidRPr="006847B2">
        <w:t>dengan</w:t>
      </w:r>
      <w:proofErr w:type="spellEnd"/>
      <w:r w:rsidRPr="006847B2">
        <w:t xml:space="preserve"> </w:t>
      </w:r>
      <w:proofErr w:type="spellStart"/>
      <w:r w:rsidRPr="006847B2">
        <w:t>nilai</w:t>
      </w:r>
      <w:proofErr w:type="spellEnd"/>
      <w:r w:rsidRPr="006847B2">
        <w:t xml:space="preserve"> Sig. &gt; 0,05 </w:t>
      </w:r>
      <w:proofErr w:type="spellStart"/>
      <w:r w:rsidRPr="006847B2">
        <w:t>maka</w:t>
      </w:r>
      <w:proofErr w:type="spellEnd"/>
      <w:r w:rsidRPr="006847B2">
        <w:t xml:space="preserv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6847B2">
        <w:t xml:space="preserve"> ditolak</w:t>
      </w:r>
    </w:p>
    <w:p w14:paraId="77B068B6" w14:textId="77777777" w:rsidR="00D36D50" w:rsidRPr="00B0158D" w:rsidRDefault="00D36D50" w:rsidP="00D36D50">
      <w:pPr>
        <w:pStyle w:val="ListParagraph"/>
        <w:spacing w:after="0"/>
        <w:ind w:left="1418"/>
      </w:pPr>
    </w:p>
    <w:p w14:paraId="45AE16A3" w14:textId="77777777" w:rsidR="00D36D50" w:rsidRDefault="00D36D50" w:rsidP="00D36D50">
      <w:pPr>
        <w:pStyle w:val="Heading2"/>
        <w:numPr>
          <w:ilvl w:val="1"/>
          <w:numId w:val="31"/>
        </w:numPr>
        <w:spacing w:before="0"/>
        <w:ind w:left="567" w:hanging="567"/>
        <w:jc w:val="both"/>
        <w:rPr>
          <w:bCs/>
        </w:rPr>
      </w:pPr>
      <w:proofErr w:type="spellStart"/>
      <w:r w:rsidRPr="0039050F">
        <w:rPr>
          <w:bCs/>
        </w:rPr>
        <w:t>Variabel</w:t>
      </w:r>
      <w:proofErr w:type="spellEnd"/>
      <w:r w:rsidRPr="0039050F">
        <w:rPr>
          <w:bCs/>
        </w:rPr>
        <w:t xml:space="preserve"> </w:t>
      </w:r>
      <w:proofErr w:type="spellStart"/>
      <w:r w:rsidRPr="0039050F">
        <w:rPr>
          <w:bCs/>
        </w:rPr>
        <w:t>Operasional</w:t>
      </w:r>
      <w:proofErr w:type="spellEnd"/>
    </w:p>
    <w:p w14:paraId="42A74341" w14:textId="77777777" w:rsidR="00D36D50" w:rsidRPr="001B7B75" w:rsidRDefault="00D36D50" w:rsidP="00D36D50">
      <w:pPr>
        <w:spacing w:after="0"/>
        <w:ind w:firstLine="567"/>
      </w:pPr>
      <w:proofErr w:type="spellStart"/>
      <w:r>
        <w:t>Variabel</w:t>
      </w:r>
      <w:proofErr w:type="spellEnd"/>
      <w:r>
        <w:t xml:space="preserve"> </w:t>
      </w:r>
      <w:proofErr w:type="spellStart"/>
      <w:r>
        <w:t>merupakan</w:t>
      </w:r>
      <w:proofErr w:type="spellEnd"/>
      <w:r>
        <w:t xml:space="preserve"> </w:t>
      </w:r>
      <w:proofErr w:type="spellStart"/>
      <w:r>
        <w:t>segala</w:t>
      </w:r>
      <w:proofErr w:type="spellEnd"/>
      <w:r>
        <w:t xml:space="preserve"> </w:t>
      </w:r>
      <w:proofErr w:type="spellStart"/>
      <w:r>
        <w:t>sesuatu</w:t>
      </w:r>
      <w:proofErr w:type="spellEnd"/>
      <w:r>
        <w:t xml:space="preserve"> yang </w:t>
      </w:r>
      <w:proofErr w:type="spellStart"/>
      <w:r>
        <w:t>berbentuk</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ditetapkan</w:t>
      </w:r>
      <w:proofErr w:type="spellEnd"/>
      <w:r>
        <w:t xml:space="preserve"> oleh </w:t>
      </w:r>
      <w:proofErr w:type="spellStart"/>
      <w:r>
        <w:t>peneliti</w:t>
      </w:r>
      <w:proofErr w:type="spellEnd"/>
      <w:r>
        <w:t xml:space="preserve"> </w:t>
      </w:r>
      <w:proofErr w:type="spellStart"/>
      <w:r>
        <w:t>untuk</w:t>
      </w:r>
      <w:proofErr w:type="spellEnd"/>
      <w:r>
        <w:t xml:space="preserve"> </w:t>
      </w:r>
      <w:proofErr w:type="spellStart"/>
      <w:r>
        <w:t>dipelajari</w:t>
      </w:r>
      <w:proofErr w:type="spellEnd"/>
      <w:r>
        <w:t xml:space="preserve"> </w:t>
      </w:r>
      <w:proofErr w:type="spellStart"/>
      <w:r>
        <w:t>sehingga</w:t>
      </w:r>
      <w:proofErr w:type="spellEnd"/>
      <w:r>
        <w:t xml:space="preserve"> </w:t>
      </w:r>
      <w:proofErr w:type="spellStart"/>
      <w:r>
        <w:t>diperoleh</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kemudian</w:t>
      </w:r>
      <w:proofErr w:type="spellEnd"/>
      <w:r>
        <w:t xml:space="preserve"> </w:t>
      </w:r>
      <w:proofErr w:type="spellStart"/>
      <w:r>
        <w:t>ditarik</w:t>
      </w:r>
      <w:proofErr w:type="spellEnd"/>
      <w:r>
        <w:t xml:space="preserve"> </w:t>
      </w:r>
      <w:proofErr w:type="spellStart"/>
      <w:r>
        <w:t>kesimpulannya</w:t>
      </w:r>
      <w:proofErr w:type="spellEnd"/>
      <w:r>
        <w:t xml:space="preserve"> </w:t>
      </w:r>
      <w:r>
        <w:fldChar w:fldCharType="begin" w:fldLock="1"/>
      </w:r>
      <w: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fldChar w:fldCharType="separate"/>
      </w:r>
      <w:r w:rsidRPr="004B0518">
        <w:rPr>
          <w:noProof/>
        </w:rPr>
        <w:t>(Sugiyono, 2015)</w:t>
      </w:r>
      <w:r>
        <w:fldChar w:fldCharType="end"/>
      </w:r>
      <w:r>
        <w:t xml:space="preserve">. </w:t>
      </w:r>
      <w:proofErr w:type="spellStart"/>
      <w:r w:rsidRPr="001B7B75">
        <w:t>Penelitian</w:t>
      </w:r>
      <w:proofErr w:type="spellEnd"/>
      <w:r w:rsidRPr="001B7B75">
        <w:t xml:space="preserve"> ini </w:t>
      </w:r>
      <w:proofErr w:type="spellStart"/>
      <w:r w:rsidRPr="001B7B75">
        <w:t>menggunakan</w:t>
      </w:r>
      <w:proofErr w:type="spellEnd"/>
      <w:r w:rsidRPr="001B7B75">
        <w:t xml:space="preserve"> </w:t>
      </w:r>
      <w:proofErr w:type="spellStart"/>
      <w:r>
        <w:t>satu</w:t>
      </w:r>
      <w:proofErr w:type="spellEnd"/>
      <w:r w:rsidRPr="001B7B75">
        <w:t xml:space="preserve"> </w:t>
      </w:r>
      <w:proofErr w:type="spellStart"/>
      <w:r w:rsidRPr="001B7B75">
        <w:t>variabel</w:t>
      </w:r>
      <w:proofErr w:type="spellEnd"/>
      <w:r w:rsidRPr="001B7B75">
        <w:t xml:space="preserve"> </w:t>
      </w:r>
      <w:proofErr w:type="spellStart"/>
      <w:r w:rsidRPr="001B7B75">
        <w:t>dependen</w:t>
      </w:r>
      <w:proofErr w:type="spellEnd"/>
      <w:r w:rsidRPr="001B7B75">
        <w:t xml:space="preserve"> dan </w:t>
      </w:r>
      <w:r>
        <w:t>lima</w:t>
      </w:r>
      <w:r w:rsidRPr="001B7B75">
        <w:t xml:space="preserve"> </w:t>
      </w:r>
      <w:proofErr w:type="spellStart"/>
      <w:r w:rsidRPr="001B7B75">
        <w:t>variabel</w:t>
      </w:r>
      <w:proofErr w:type="spellEnd"/>
      <w:r w:rsidRPr="001B7B75">
        <w:t xml:space="preserve"> </w:t>
      </w:r>
      <w:proofErr w:type="spellStart"/>
      <w:r w:rsidRPr="001B7B75">
        <w:t>independen</w:t>
      </w:r>
      <w:proofErr w:type="spellEnd"/>
      <w:r w:rsidRPr="001B7B75">
        <w:t>.</w:t>
      </w:r>
    </w:p>
    <w:p w14:paraId="25CBFEDD" w14:textId="77777777" w:rsidR="00D36D50" w:rsidRDefault="00D36D50" w:rsidP="00D36D50">
      <w:pPr>
        <w:pStyle w:val="Heading3"/>
        <w:numPr>
          <w:ilvl w:val="2"/>
          <w:numId w:val="31"/>
        </w:numPr>
        <w:spacing w:before="0" w:line="360" w:lineRule="auto"/>
        <w:ind w:left="1134" w:hanging="567"/>
        <w:contextualSpacing/>
        <w:jc w:val="both"/>
        <w:rPr>
          <w:b/>
          <w:bCs/>
        </w:rPr>
      </w:pPr>
      <w:proofErr w:type="spellStart"/>
      <w:r w:rsidRPr="0039050F">
        <w:rPr>
          <w:b/>
          <w:bCs/>
        </w:rPr>
        <w:t>Variabel</w:t>
      </w:r>
      <w:proofErr w:type="spellEnd"/>
      <w:r w:rsidRPr="0039050F">
        <w:rPr>
          <w:b/>
          <w:bCs/>
        </w:rPr>
        <w:t xml:space="preserve"> </w:t>
      </w:r>
      <w:proofErr w:type="spellStart"/>
      <w:r w:rsidRPr="0039050F">
        <w:rPr>
          <w:b/>
          <w:bCs/>
        </w:rPr>
        <w:t>Dependen</w:t>
      </w:r>
      <w:proofErr w:type="spellEnd"/>
      <w:r>
        <w:rPr>
          <w:b/>
          <w:bCs/>
        </w:rPr>
        <w:t xml:space="preserve"> (Y)</w:t>
      </w:r>
    </w:p>
    <w:p w14:paraId="1DFD2D7E" w14:textId="77777777" w:rsidR="00D36D50" w:rsidRPr="0011536F" w:rsidRDefault="00D36D50" w:rsidP="00D36D50">
      <w:pPr>
        <w:spacing w:after="0"/>
        <w:ind w:left="567" w:firstLine="567"/>
      </w:pPr>
      <w:proofErr w:type="spellStart"/>
      <w:r>
        <w:t>Variabel</w:t>
      </w:r>
      <w:proofErr w:type="spellEnd"/>
      <w:r>
        <w:t xml:space="preserve"> yang </w:t>
      </w:r>
      <w:proofErr w:type="spellStart"/>
      <w:r>
        <w:t>dipengaruhi</w:t>
      </w:r>
      <w:proofErr w:type="spellEnd"/>
      <w:r>
        <w:t xml:space="preserve"> </w:t>
      </w:r>
      <w:proofErr w:type="spellStart"/>
      <w:r>
        <w:t>atau</w:t>
      </w:r>
      <w:proofErr w:type="spellEnd"/>
      <w:r>
        <w:t xml:space="preserve"> </w:t>
      </w:r>
      <w:proofErr w:type="spellStart"/>
      <w:r>
        <w:t>diterangkan</w:t>
      </w:r>
      <w:proofErr w:type="spellEnd"/>
      <w:r>
        <w:t xml:space="preserve"> oleh </w:t>
      </w:r>
      <w:proofErr w:type="spellStart"/>
      <w:r>
        <w:t>variabel</w:t>
      </w:r>
      <w:proofErr w:type="spellEnd"/>
      <w:r>
        <w:t xml:space="preserve"> lain </w:t>
      </w:r>
      <w:proofErr w:type="spellStart"/>
      <w:r>
        <w:t>tetapi</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mempengaruhi</w:t>
      </w:r>
      <w:proofErr w:type="spellEnd"/>
      <w:r>
        <w:t xml:space="preserve"> </w:t>
      </w:r>
      <w:proofErr w:type="spellStart"/>
      <w:r>
        <w:t>variabel</w:t>
      </w:r>
      <w:proofErr w:type="spellEnd"/>
      <w:r>
        <w:t xml:space="preserve"> yang lain </w:t>
      </w:r>
      <w:proofErr w:type="spellStart"/>
      <w:r>
        <w:t>disebut</w:t>
      </w:r>
      <w:proofErr w:type="spellEnd"/>
      <w:r>
        <w:t xml:space="preserve"> </w:t>
      </w:r>
      <w:proofErr w:type="spellStart"/>
      <w:r>
        <w:t>variabel</w:t>
      </w:r>
      <w:proofErr w:type="spellEnd"/>
      <w:r>
        <w:t xml:space="preserve"> </w:t>
      </w:r>
      <w:proofErr w:type="spellStart"/>
      <w:r>
        <w:t>dependen</w:t>
      </w:r>
      <w:proofErr w:type="spellEnd"/>
      <w:r>
        <w:t xml:space="preserve"> </w:t>
      </w:r>
      <w:r>
        <w:fldChar w:fldCharType="begin" w:fldLock="1"/>
      </w:r>
      <w: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fldChar w:fldCharType="separate"/>
      </w:r>
      <w:r w:rsidRPr="004B0518">
        <w:rPr>
          <w:noProof/>
        </w:rPr>
        <w:t xml:space="preserve">(Sugiyono, </w:t>
      </w:r>
      <w:r w:rsidRPr="004B0518">
        <w:rPr>
          <w:noProof/>
        </w:rPr>
        <w:lastRenderedPageBreak/>
        <w:t>2015)</w:t>
      </w:r>
      <w:r>
        <w:fldChar w:fldCharType="end"/>
      </w:r>
      <w:r>
        <w:t xml:space="preserve">. </w:t>
      </w:r>
      <w:proofErr w:type="spellStart"/>
      <w:r w:rsidRPr="0011536F">
        <w:t>Variabel</w:t>
      </w:r>
      <w:proofErr w:type="spellEnd"/>
      <w:r w:rsidRPr="0011536F">
        <w:t xml:space="preserve"> </w:t>
      </w:r>
      <w:proofErr w:type="spellStart"/>
      <w:r w:rsidRPr="0011536F">
        <w:t>dependen</w:t>
      </w:r>
      <w:proofErr w:type="spellEnd"/>
      <w:r w:rsidRPr="0011536F">
        <w:t xml:space="preserve"> </w:t>
      </w:r>
      <w:proofErr w:type="spellStart"/>
      <w:r w:rsidRPr="0011536F">
        <w:t>dalam</w:t>
      </w:r>
      <w:proofErr w:type="spellEnd"/>
      <w:r w:rsidRPr="0011536F">
        <w:t xml:space="preserve"> </w:t>
      </w:r>
      <w:proofErr w:type="spellStart"/>
      <w:r w:rsidRPr="0011536F">
        <w:t>penelitian</w:t>
      </w:r>
      <w:proofErr w:type="spellEnd"/>
      <w:r w:rsidRPr="0011536F">
        <w:t xml:space="preserve"> ini </w:t>
      </w:r>
      <w:proofErr w:type="spellStart"/>
      <w:r w:rsidRPr="0011536F">
        <w:t>adalah</w:t>
      </w:r>
      <w:proofErr w:type="spellEnd"/>
      <w:r w:rsidRPr="0011536F">
        <w:t xml:space="preserve"> </w:t>
      </w:r>
      <w:proofErr w:type="spellStart"/>
      <w:r w:rsidRPr="0011536F">
        <w:t>Inklusi</w:t>
      </w:r>
      <w:proofErr w:type="spellEnd"/>
      <w:r w:rsidRPr="0011536F">
        <w:t xml:space="preserve"> </w:t>
      </w:r>
      <w:proofErr w:type="spellStart"/>
      <w:r w:rsidRPr="0011536F">
        <w:t>Keuangan</w:t>
      </w:r>
      <w:proofErr w:type="spellEnd"/>
      <w:r w:rsidRPr="0011536F">
        <w:t xml:space="preserve">. </w:t>
      </w:r>
      <w:proofErr w:type="spellStart"/>
      <w:r w:rsidRPr="0011536F">
        <w:t>Kuesioner</w:t>
      </w:r>
      <w:proofErr w:type="spellEnd"/>
      <w:r w:rsidRPr="0011536F">
        <w:t xml:space="preserve"> </w:t>
      </w:r>
      <w:proofErr w:type="spellStart"/>
      <w:r>
        <w:t>i</w:t>
      </w:r>
      <w:r w:rsidRPr="0011536F">
        <w:t>nklusi</w:t>
      </w:r>
      <w:proofErr w:type="spellEnd"/>
      <w:r w:rsidRPr="0011536F">
        <w:t xml:space="preserve"> </w:t>
      </w:r>
      <w:proofErr w:type="spellStart"/>
      <w:r>
        <w:t>k</w:t>
      </w:r>
      <w:r w:rsidRPr="0011536F">
        <w:t>euangan</w:t>
      </w:r>
      <w:proofErr w:type="spellEnd"/>
      <w:r w:rsidRPr="0011536F">
        <w:t xml:space="preserve"> </w:t>
      </w:r>
      <w:proofErr w:type="spellStart"/>
      <w:r w:rsidRPr="0011536F">
        <w:t>terdiri</w:t>
      </w:r>
      <w:proofErr w:type="spellEnd"/>
      <w:r w:rsidRPr="0011536F">
        <w:t xml:space="preserve"> </w:t>
      </w:r>
      <w:proofErr w:type="spellStart"/>
      <w:r w:rsidRPr="0011536F">
        <w:t>dari</w:t>
      </w:r>
      <w:proofErr w:type="spellEnd"/>
      <w:r w:rsidRPr="0011536F">
        <w:t xml:space="preserve"> </w:t>
      </w:r>
      <w:proofErr w:type="spellStart"/>
      <w:r w:rsidRPr="0011536F">
        <w:t>pertanyaan</w:t>
      </w:r>
      <w:proofErr w:type="spellEnd"/>
      <w:r w:rsidRPr="0011536F">
        <w:t xml:space="preserve"> </w:t>
      </w:r>
      <w:proofErr w:type="spellStart"/>
      <w:r w:rsidRPr="0011536F">
        <w:t>tentang</w:t>
      </w:r>
      <w:proofErr w:type="spellEnd"/>
      <w:r w:rsidRPr="0011536F">
        <w:t xml:space="preserve"> </w:t>
      </w:r>
      <w:proofErr w:type="spellStart"/>
      <w:r w:rsidRPr="0011536F">
        <w:t>akses</w:t>
      </w:r>
      <w:proofErr w:type="spellEnd"/>
      <w:r>
        <w:t xml:space="preserve"> </w:t>
      </w:r>
      <w:r w:rsidRPr="0011536F">
        <w:t>(</w:t>
      </w:r>
      <w:r w:rsidRPr="004F7BF7">
        <w:rPr>
          <w:i/>
          <w:iCs/>
        </w:rPr>
        <w:t>access</w:t>
      </w:r>
      <w:r w:rsidRPr="0011536F">
        <w:t xml:space="preserve">), </w:t>
      </w:r>
      <w:proofErr w:type="spellStart"/>
      <w:r w:rsidRPr="0011536F">
        <w:t>penggunaan</w:t>
      </w:r>
      <w:proofErr w:type="spellEnd"/>
      <w:r w:rsidRPr="0011536F">
        <w:t xml:space="preserve"> (</w:t>
      </w:r>
      <w:r w:rsidRPr="004F7BF7">
        <w:rPr>
          <w:i/>
          <w:iCs/>
        </w:rPr>
        <w:t>usage</w:t>
      </w:r>
      <w:r w:rsidRPr="0011536F">
        <w:t xml:space="preserve">), </w:t>
      </w:r>
      <w:proofErr w:type="spellStart"/>
      <w:r w:rsidRPr="0011536F">
        <w:t>kualitas</w:t>
      </w:r>
      <w:proofErr w:type="spellEnd"/>
      <w:r w:rsidRPr="0011536F">
        <w:t xml:space="preserve"> (</w:t>
      </w:r>
      <w:r w:rsidRPr="004F7BF7">
        <w:rPr>
          <w:i/>
          <w:iCs/>
        </w:rPr>
        <w:t>quality</w:t>
      </w:r>
      <w:r w:rsidRPr="0011536F">
        <w:t xml:space="preserve">), dan </w:t>
      </w:r>
      <w:proofErr w:type="spellStart"/>
      <w:r w:rsidRPr="0011536F">
        <w:t>kesejahteraan</w:t>
      </w:r>
      <w:proofErr w:type="spellEnd"/>
      <w:r w:rsidRPr="0011536F">
        <w:t xml:space="preserve"> yang </w:t>
      </w:r>
      <w:proofErr w:type="spellStart"/>
      <w:r w:rsidRPr="0011536F">
        <w:t>dirasakan</w:t>
      </w:r>
      <w:proofErr w:type="spellEnd"/>
      <w:r w:rsidRPr="0011536F">
        <w:t xml:space="preserve"> (</w:t>
      </w:r>
      <w:r w:rsidRPr="004F7BF7">
        <w:rPr>
          <w:i/>
          <w:iCs/>
        </w:rPr>
        <w:t>perceived welfare</w:t>
      </w:r>
      <w:r w:rsidRPr="0011536F">
        <w:t xml:space="preserve">). </w:t>
      </w:r>
    </w:p>
    <w:p w14:paraId="14C70003" w14:textId="77777777" w:rsidR="00D36D50" w:rsidRDefault="00D36D50" w:rsidP="00D36D50">
      <w:pPr>
        <w:pStyle w:val="Heading3"/>
        <w:numPr>
          <w:ilvl w:val="2"/>
          <w:numId w:val="31"/>
        </w:numPr>
        <w:spacing w:before="0" w:line="360" w:lineRule="auto"/>
        <w:ind w:left="1134" w:hanging="567"/>
        <w:contextualSpacing/>
        <w:jc w:val="both"/>
        <w:rPr>
          <w:b/>
          <w:bCs/>
        </w:rPr>
      </w:pPr>
      <w:proofErr w:type="spellStart"/>
      <w:r w:rsidRPr="0039050F">
        <w:rPr>
          <w:b/>
          <w:bCs/>
        </w:rPr>
        <w:t>Variabel</w:t>
      </w:r>
      <w:proofErr w:type="spellEnd"/>
      <w:r w:rsidRPr="0039050F">
        <w:rPr>
          <w:b/>
          <w:bCs/>
        </w:rPr>
        <w:t xml:space="preserve"> </w:t>
      </w:r>
      <w:proofErr w:type="spellStart"/>
      <w:r w:rsidRPr="0039050F">
        <w:rPr>
          <w:b/>
          <w:bCs/>
        </w:rPr>
        <w:t>Independen</w:t>
      </w:r>
      <w:proofErr w:type="spellEnd"/>
      <w:r>
        <w:rPr>
          <w:b/>
          <w:bCs/>
        </w:rPr>
        <w:t xml:space="preserve"> (X)</w:t>
      </w:r>
    </w:p>
    <w:p w14:paraId="31582046" w14:textId="77777777" w:rsidR="00D36D50" w:rsidRDefault="00D36D50" w:rsidP="00D36D50">
      <w:pPr>
        <w:ind w:left="567" w:firstLine="567"/>
      </w:pPr>
      <w:proofErr w:type="spellStart"/>
      <w:r>
        <w:t>V</w:t>
      </w:r>
      <w:r w:rsidRPr="004B0518">
        <w:t>ariabel</w:t>
      </w:r>
      <w:proofErr w:type="spellEnd"/>
      <w:r w:rsidRPr="004B0518">
        <w:t xml:space="preserve"> yang </w:t>
      </w:r>
      <w:proofErr w:type="spellStart"/>
      <w:r w:rsidRPr="004B0518">
        <w:t>mempengaruhi</w:t>
      </w:r>
      <w:proofErr w:type="spellEnd"/>
      <w:r w:rsidRPr="004B0518">
        <w:t xml:space="preserve"> </w:t>
      </w:r>
      <w:proofErr w:type="spellStart"/>
      <w:r w:rsidRPr="004B0518">
        <w:t>atau</w:t>
      </w:r>
      <w:proofErr w:type="spellEnd"/>
      <w:r w:rsidRPr="004B0518">
        <w:t xml:space="preserve"> </w:t>
      </w:r>
      <w:proofErr w:type="spellStart"/>
      <w:r w:rsidRPr="004B0518">
        <w:t>menjadi</w:t>
      </w:r>
      <w:proofErr w:type="spellEnd"/>
      <w:r w:rsidRPr="004B0518">
        <w:t xml:space="preserve"> </w:t>
      </w:r>
      <w:proofErr w:type="spellStart"/>
      <w:r w:rsidRPr="004B0518">
        <w:t>sebab</w:t>
      </w:r>
      <w:proofErr w:type="spellEnd"/>
      <w:r w:rsidRPr="004B0518">
        <w:t xml:space="preserve"> </w:t>
      </w:r>
      <w:proofErr w:type="spellStart"/>
      <w:r w:rsidRPr="004B0518">
        <w:t>perubahannya</w:t>
      </w:r>
      <w:proofErr w:type="spellEnd"/>
      <w:r w:rsidRPr="004B0518">
        <w:t xml:space="preserve"> </w:t>
      </w:r>
      <w:proofErr w:type="spellStart"/>
      <w:r w:rsidRPr="004B0518">
        <w:t>atau</w:t>
      </w:r>
      <w:proofErr w:type="spellEnd"/>
      <w:r w:rsidRPr="004B0518">
        <w:t xml:space="preserve"> </w:t>
      </w:r>
      <w:proofErr w:type="spellStart"/>
      <w:r w:rsidRPr="004B0518">
        <w:t>timbulnya</w:t>
      </w:r>
      <w:proofErr w:type="spellEnd"/>
      <w:r>
        <w:t xml:space="preserve"> </w:t>
      </w:r>
      <w:proofErr w:type="spellStart"/>
      <w:r w:rsidRPr="004B0518">
        <w:t>variabel</w:t>
      </w:r>
      <w:proofErr w:type="spellEnd"/>
      <w:r w:rsidRPr="004B0518">
        <w:t xml:space="preserve"> </w:t>
      </w:r>
      <w:proofErr w:type="spellStart"/>
      <w:r w:rsidRPr="004B0518">
        <w:t>dependen</w:t>
      </w:r>
      <w:proofErr w:type="spellEnd"/>
      <w:r>
        <w:t xml:space="preserve"> </w:t>
      </w:r>
      <w:proofErr w:type="spellStart"/>
      <w:r>
        <w:t>disebut</w:t>
      </w:r>
      <w:proofErr w:type="spellEnd"/>
      <w:r>
        <w:t xml:space="preserve"> </w:t>
      </w:r>
      <w:proofErr w:type="spellStart"/>
      <w:r>
        <w:t>variabel</w:t>
      </w:r>
      <w:proofErr w:type="spellEnd"/>
      <w:r>
        <w:t xml:space="preserve"> </w:t>
      </w:r>
      <w:proofErr w:type="spellStart"/>
      <w:r>
        <w:t>independen</w:t>
      </w:r>
      <w:proofErr w:type="spellEnd"/>
      <w:r>
        <w:t xml:space="preserve"> </w:t>
      </w:r>
      <w:r>
        <w:fldChar w:fldCharType="begin" w:fldLock="1"/>
      </w:r>
      <w:r>
        <w:instrText>ADDIN CSL_CITATION {"citationItems":[{"id":"ITEM-1","itemData":{"author":[{"dropping-particle":"","family":"Sugiyono","given":"","non-dropping-particle":"","parse-names":false,"suffix":""}],"id":"ITEM-1","issued":{"date-parts":[["2015"]]},"publisher":"Bandung: Aflabeta","title":"Metode Penelitian Pendidikan: Pendekatan Kuantitatif, Kualitatif dan R&amp;D","type":"book"},"uris":["http://www.mendeley.com/documents/?uuid=11d5b68f-229f-47c8-9e84-b3f8d1f5d206"]}],"mendeley":{"formattedCitation":"(Sugiyono, 2015)","plainTextFormattedCitation":"(Sugiyono, 2015)","previouslyFormattedCitation":"(Sugiyono, 2015)"},"properties":{"noteIndex":0},"schema":"https://github.com/citation-style-language/schema/raw/master/csl-citation.json"}</w:instrText>
      </w:r>
      <w:r>
        <w:fldChar w:fldCharType="separate"/>
      </w:r>
      <w:r w:rsidRPr="004B0518">
        <w:rPr>
          <w:noProof/>
        </w:rPr>
        <w:t>(Sugiyono, 2015)</w:t>
      </w:r>
      <w:r>
        <w:fldChar w:fldCharType="end"/>
      </w:r>
      <w:r>
        <w:t xml:space="preserve">. </w:t>
      </w:r>
      <w:r w:rsidRPr="0011536F">
        <w:t xml:space="preserve">Pada </w:t>
      </w:r>
      <w:proofErr w:type="spellStart"/>
      <w:r w:rsidRPr="0011536F">
        <w:t>penelitian</w:t>
      </w:r>
      <w:proofErr w:type="spellEnd"/>
      <w:r w:rsidRPr="0011536F">
        <w:t xml:space="preserve"> ini </w:t>
      </w:r>
      <w:proofErr w:type="spellStart"/>
      <w:r w:rsidRPr="0011536F">
        <w:t>variabel</w:t>
      </w:r>
      <w:proofErr w:type="spellEnd"/>
      <w:r w:rsidRPr="0011536F">
        <w:t xml:space="preserve"> </w:t>
      </w:r>
      <w:proofErr w:type="spellStart"/>
      <w:r w:rsidRPr="0011536F">
        <w:t>independen</w:t>
      </w:r>
      <w:proofErr w:type="spellEnd"/>
      <w:r w:rsidRPr="0011536F">
        <w:t xml:space="preserve"> yang </w:t>
      </w:r>
      <w:proofErr w:type="spellStart"/>
      <w:r w:rsidRPr="0011536F">
        <w:t>digunakan</w:t>
      </w:r>
      <w:proofErr w:type="spellEnd"/>
      <w:r w:rsidRPr="0011536F">
        <w:t xml:space="preserve"> </w:t>
      </w:r>
      <w:proofErr w:type="spellStart"/>
      <w:r w:rsidRPr="0011536F">
        <w:t>adalah</w:t>
      </w:r>
      <w:proofErr w:type="spellEnd"/>
      <w:r w:rsidRPr="0011536F">
        <w:t xml:space="preserve"> </w:t>
      </w:r>
      <w:r>
        <w:rPr>
          <w:i/>
          <w:iCs/>
        </w:rPr>
        <w:t xml:space="preserve">individual differences, m-banking knowledge, </w:t>
      </w:r>
      <w:proofErr w:type="spellStart"/>
      <w:r w:rsidRPr="0011536F">
        <w:t>pengetahuan</w:t>
      </w:r>
      <w:proofErr w:type="spellEnd"/>
      <w:r w:rsidRPr="0011536F">
        <w:t xml:space="preserve"> </w:t>
      </w:r>
      <w:proofErr w:type="spellStart"/>
      <w:r w:rsidRPr="0011536F">
        <w:t>keuangan</w:t>
      </w:r>
      <w:proofErr w:type="spellEnd"/>
      <w:r w:rsidRPr="0011536F">
        <w:t xml:space="preserve">, </w:t>
      </w:r>
      <w:proofErr w:type="spellStart"/>
      <w:r w:rsidRPr="0011536F">
        <w:t>perilaku</w:t>
      </w:r>
      <w:proofErr w:type="spellEnd"/>
      <w:r w:rsidRPr="0011536F">
        <w:t xml:space="preserve"> </w:t>
      </w:r>
      <w:proofErr w:type="spellStart"/>
      <w:r w:rsidRPr="0011536F">
        <w:t>keuangan</w:t>
      </w:r>
      <w:proofErr w:type="spellEnd"/>
      <w:r w:rsidRPr="0011536F">
        <w:t xml:space="preserve">, </w:t>
      </w:r>
      <w:r>
        <w:t xml:space="preserve">dan </w:t>
      </w:r>
      <w:proofErr w:type="spellStart"/>
      <w:r w:rsidRPr="0011536F">
        <w:t>sikap</w:t>
      </w:r>
      <w:proofErr w:type="spellEnd"/>
      <w:r w:rsidRPr="0011536F">
        <w:t xml:space="preserve"> </w:t>
      </w:r>
      <w:proofErr w:type="spellStart"/>
      <w:r w:rsidRPr="0011536F">
        <w:t>keuangan</w:t>
      </w:r>
      <w:proofErr w:type="spellEnd"/>
      <w:r>
        <w:t>.</w:t>
      </w:r>
      <w:r w:rsidRPr="0011536F">
        <w:t xml:space="preserve"> </w:t>
      </w:r>
      <w:proofErr w:type="spellStart"/>
      <w:r w:rsidRPr="0011536F">
        <w:t>Variabel</w:t>
      </w:r>
      <w:proofErr w:type="spellEnd"/>
      <w:r w:rsidRPr="0011536F">
        <w:t xml:space="preserve"> – </w:t>
      </w:r>
      <w:proofErr w:type="spellStart"/>
      <w:r w:rsidRPr="0011536F">
        <w:t>variabel</w:t>
      </w:r>
      <w:proofErr w:type="spellEnd"/>
      <w:r w:rsidRPr="0011536F">
        <w:t xml:space="preserve"> </w:t>
      </w:r>
      <w:proofErr w:type="spellStart"/>
      <w:r w:rsidRPr="0011536F">
        <w:t>tersebut</w:t>
      </w:r>
      <w:proofErr w:type="spellEnd"/>
      <w:r w:rsidRPr="0011536F">
        <w:t xml:space="preserve"> </w:t>
      </w:r>
      <w:proofErr w:type="spellStart"/>
      <w:r w:rsidRPr="0011536F">
        <w:t>diukur</w:t>
      </w:r>
      <w:proofErr w:type="spellEnd"/>
      <w:r w:rsidRPr="0011536F">
        <w:t xml:space="preserve"> </w:t>
      </w:r>
      <w:proofErr w:type="spellStart"/>
      <w:r w:rsidRPr="0011536F">
        <w:t>berdasarkan</w:t>
      </w:r>
      <w:proofErr w:type="spellEnd"/>
      <w:r w:rsidRPr="0011536F">
        <w:t xml:space="preserve"> total </w:t>
      </w:r>
      <w:proofErr w:type="spellStart"/>
      <w:r w:rsidRPr="0011536F">
        <w:t>skoring</w:t>
      </w:r>
      <w:proofErr w:type="spellEnd"/>
      <w:r w:rsidRPr="0011536F">
        <w:t xml:space="preserve"> </w:t>
      </w:r>
      <w:proofErr w:type="spellStart"/>
      <w:r w:rsidRPr="0011536F">
        <w:t>dari</w:t>
      </w:r>
      <w:proofErr w:type="spellEnd"/>
      <w:r w:rsidRPr="0011536F">
        <w:t xml:space="preserve"> </w:t>
      </w:r>
      <w:proofErr w:type="spellStart"/>
      <w:r w:rsidRPr="0011536F">
        <w:t>jawaban</w:t>
      </w:r>
      <w:proofErr w:type="spellEnd"/>
      <w:r w:rsidRPr="0011536F">
        <w:t xml:space="preserve"> </w:t>
      </w:r>
      <w:proofErr w:type="spellStart"/>
      <w:r w:rsidRPr="0011536F">
        <w:t>responden</w:t>
      </w:r>
      <w:proofErr w:type="spellEnd"/>
      <w:r w:rsidRPr="0011536F">
        <w:t xml:space="preserve"> pada </w:t>
      </w:r>
      <w:proofErr w:type="spellStart"/>
      <w:r w:rsidRPr="0011536F">
        <w:t>kuesioner</w:t>
      </w:r>
      <w:proofErr w:type="spellEnd"/>
      <w:r w:rsidRPr="0011536F">
        <w:t xml:space="preserve">. </w:t>
      </w:r>
    </w:p>
    <w:p w14:paraId="1CDAE537" w14:textId="77777777" w:rsidR="00D36D50" w:rsidRPr="00BA7AC0" w:rsidRDefault="00D36D50" w:rsidP="00D36D50">
      <w:pPr>
        <w:pStyle w:val="Caption"/>
        <w:spacing w:after="0" w:line="360" w:lineRule="auto"/>
        <w:jc w:val="center"/>
        <w:rPr>
          <w:i w:val="0"/>
          <w:iCs w:val="0"/>
          <w:color w:val="auto"/>
          <w:sz w:val="24"/>
          <w:szCs w:val="24"/>
        </w:rPr>
      </w:pPr>
      <w:proofErr w:type="spellStart"/>
      <w:r w:rsidRPr="00BA7AC0">
        <w:rPr>
          <w:i w:val="0"/>
          <w:iCs w:val="0"/>
          <w:color w:val="auto"/>
          <w:sz w:val="24"/>
          <w:szCs w:val="24"/>
        </w:rPr>
        <w:t>Tabel</w:t>
      </w:r>
      <w:proofErr w:type="spellEnd"/>
      <w:r w:rsidRPr="00BA7AC0">
        <w:rPr>
          <w:i w:val="0"/>
          <w:iCs w:val="0"/>
          <w:color w:val="auto"/>
          <w:sz w:val="24"/>
          <w:szCs w:val="24"/>
        </w:rPr>
        <w:t xml:space="preserve"> </w:t>
      </w:r>
      <w:r w:rsidRPr="00BA7AC0">
        <w:rPr>
          <w:i w:val="0"/>
          <w:iCs w:val="0"/>
          <w:color w:val="auto"/>
          <w:sz w:val="24"/>
          <w:szCs w:val="24"/>
        </w:rPr>
        <w:fldChar w:fldCharType="begin"/>
      </w:r>
      <w:r w:rsidRPr="00BA7AC0">
        <w:rPr>
          <w:i w:val="0"/>
          <w:iCs w:val="0"/>
          <w:color w:val="auto"/>
          <w:sz w:val="24"/>
          <w:szCs w:val="24"/>
        </w:rPr>
        <w:instrText xml:space="preserve"> STYLEREF 1 \s </w:instrText>
      </w:r>
      <w:r w:rsidRPr="00BA7AC0">
        <w:rPr>
          <w:i w:val="0"/>
          <w:iCs w:val="0"/>
          <w:color w:val="auto"/>
          <w:sz w:val="24"/>
          <w:szCs w:val="24"/>
        </w:rPr>
        <w:fldChar w:fldCharType="separate"/>
      </w:r>
      <w:r w:rsidRPr="00BA7AC0">
        <w:rPr>
          <w:i w:val="0"/>
          <w:iCs w:val="0"/>
          <w:noProof/>
          <w:color w:val="auto"/>
          <w:sz w:val="24"/>
          <w:szCs w:val="24"/>
        </w:rPr>
        <w:t>3</w:t>
      </w:r>
      <w:r w:rsidRPr="00BA7AC0">
        <w:rPr>
          <w:i w:val="0"/>
          <w:iCs w:val="0"/>
          <w:color w:val="auto"/>
          <w:sz w:val="24"/>
          <w:szCs w:val="24"/>
        </w:rPr>
        <w:fldChar w:fldCharType="end"/>
      </w:r>
      <w:r w:rsidRPr="00BA7AC0">
        <w:rPr>
          <w:i w:val="0"/>
          <w:iCs w:val="0"/>
          <w:color w:val="auto"/>
          <w:sz w:val="24"/>
          <w:szCs w:val="24"/>
        </w:rPr>
        <w:t>.</w:t>
      </w:r>
      <w:r w:rsidRPr="00BA7AC0">
        <w:rPr>
          <w:i w:val="0"/>
          <w:iCs w:val="0"/>
          <w:color w:val="auto"/>
          <w:sz w:val="24"/>
          <w:szCs w:val="24"/>
        </w:rPr>
        <w:fldChar w:fldCharType="begin"/>
      </w:r>
      <w:r w:rsidRPr="00BA7AC0">
        <w:rPr>
          <w:i w:val="0"/>
          <w:iCs w:val="0"/>
          <w:color w:val="auto"/>
          <w:sz w:val="24"/>
          <w:szCs w:val="24"/>
        </w:rPr>
        <w:instrText xml:space="preserve"> SEQ Tabel \* ARABIC \s 1 </w:instrText>
      </w:r>
      <w:r w:rsidRPr="00BA7AC0">
        <w:rPr>
          <w:i w:val="0"/>
          <w:iCs w:val="0"/>
          <w:color w:val="auto"/>
          <w:sz w:val="24"/>
          <w:szCs w:val="24"/>
        </w:rPr>
        <w:fldChar w:fldCharType="separate"/>
      </w:r>
      <w:r w:rsidRPr="00BA7AC0">
        <w:rPr>
          <w:i w:val="0"/>
          <w:iCs w:val="0"/>
          <w:noProof/>
          <w:color w:val="auto"/>
          <w:sz w:val="24"/>
          <w:szCs w:val="24"/>
        </w:rPr>
        <w:t>3</w:t>
      </w:r>
      <w:r w:rsidRPr="00BA7AC0">
        <w:rPr>
          <w:i w:val="0"/>
          <w:iCs w:val="0"/>
          <w:color w:val="auto"/>
          <w:sz w:val="24"/>
          <w:szCs w:val="24"/>
        </w:rPr>
        <w:fldChar w:fldCharType="end"/>
      </w:r>
      <w:r w:rsidRPr="00BA7AC0">
        <w:rPr>
          <w:i w:val="0"/>
          <w:iCs w:val="0"/>
          <w:color w:val="auto"/>
          <w:sz w:val="24"/>
          <w:szCs w:val="24"/>
        </w:rPr>
        <w:t xml:space="preserve"> </w:t>
      </w:r>
      <w:proofErr w:type="spellStart"/>
      <w:r w:rsidRPr="00BA7AC0">
        <w:rPr>
          <w:i w:val="0"/>
          <w:iCs w:val="0"/>
          <w:color w:val="auto"/>
          <w:sz w:val="24"/>
          <w:szCs w:val="24"/>
        </w:rPr>
        <w:t>Operasionalisasi</w:t>
      </w:r>
      <w:proofErr w:type="spellEnd"/>
      <w:r w:rsidRPr="00BA7AC0">
        <w:rPr>
          <w:i w:val="0"/>
          <w:iCs w:val="0"/>
          <w:color w:val="auto"/>
          <w:sz w:val="24"/>
          <w:szCs w:val="24"/>
        </w:rPr>
        <w:t xml:space="preserve"> </w:t>
      </w:r>
      <w:proofErr w:type="spellStart"/>
      <w:r w:rsidRPr="00BA7AC0">
        <w:rPr>
          <w:i w:val="0"/>
          <w:iCs w:val="0"/>
          <w:color w:val="auto"/>
          <w:sz w:val="24"/>
          <w:szCs w:val="24"/>
        </w:rPr>
        <w:t>Variabel</w:t>
      </w:r>
      <w:proofErr w:type="spellEnd"/>
    </w:p>
    <w:tbl>
      <w:tblPr>
        <w:tblStyle w:val="TableGrid"/>
        <w:tblW w:w="0" w:type="auto"/>
        <w:jc w:val="center"/>
        <w:tblLook w:val="04A0" w:firstRow="1" w:lastRow="0" w:firstColumn="1" w:lastColumn="0" w:noHBand="0" w:noVBand="1"/>
      </w:tblPr>
      <w:tblGrid>
        <w:gridCol w:w="2108"/>
        <w:gridCol w:w="1336"/>
        <w:gridCol w:w="4766"/>
      </w:tblGrid>
      <w:tr w:rsidR="00D36D50" w14:paraId="0E4A311B" w14:textId="77777777" w:rsidTr="00D36D50">
        <w:trPr>
          <w:jc w:val="center"/>
        </w:trPr>
        <w:tc>
          <w:tcPr>
            <w:tcW w:w="2122" w:type="dxa"/>
            <w:vAlign w:val="center"/>
          </w:tcPr>
          <w:p w14:paraId="149822E9" w14:textId="77777777" w:rsidR="00D36D50" w:rsidRDefault="00D36D50" w:rsidP="00D36D50">
            <w:pPr>
              <w:jc w:val="center"/>
            </w:pPr>
            <w:proofErr w:type="spellStart"/>
            <w:r>
              <w:t>Variabel</w:t>
            </w:r>
            <w:proofErr w:type="spellEnd"/>
          </w:p>
        </w:tc>
        <w:tc>
          <w:tcPr>
            <w:tcW w:w="1134" w:type="dxa"/>
            <w:vAlign w:val="center"/>
          </w:tcPr>
          <w:p w14:paraId="2B7FF367" w14:textId="77777777" w:rsidR="00D36D50" w:rsidRDefault="00D36D50" w:rsidP="00D36D50">
            <w:pPr>
              <w:jc w:val="center"/>
            </w:pPr>
            <w:proofErr w:type="spellStart"/>
            <w:r>
              <w:t>Fungsi</w:t>
            </w:r>
            <w:proofErr w:type="spellEnd"/>
          </w:p>
        </w:tc>
        <w:tc>
          <w:tcPr>
            <w:tcW w:w="4839" w:type="dxa"/>
            <w:vAlign w:val="center"/>
          </w:tcPr>
          <w:p w14:paraId="66A97714" w14:textId="77777777" w:rsidR="00D36D50" w:rsidRDefault="00D36D50" w:rsidP="00D36D50">
            <w:pPr>
              <w:jc w:val="center"/>
            </w:pPr>
            <w:proofErr w:type="spellStart"/>
            <w:r>
              <w:t>Indikator</w:t>
            </w:r>
            <w:proofErr w:type="spellEnd"/>
          </w:p>
        </w:tc>
      </w:tr>
      <w:tr w:rsidR="00D36D50" w14:paraId="47846D7F" w14:textId="77777777" w:rsidTr="00D36D50">
        <w:trPr>
          <w:jc w:val="center"/>
        </w:trPr>
        <w:tc>
          <w:tcPr>
            <w:tcW w:w="2122" w:type="dxa"/>
          </w:tcPr>
          <w:p w14:paraId="4F4A8F6E" w14:textId="77777777" w:rsidR="00D36D50" w:rsidRDefault="00D36D50" w:rsidP="00D36D50">
            <w:pPr>
              <w:jc w:val="left"/>
            </w:pPr>
            <w:proofErr w:type="spellStart"/>
            <w:r>
              <w:t>Inklusi</w:t>
            </w:r>
            <w:proofErr w:type="spellEnd"/>
            <w:r>
              <w:t xml:space="preserve"> </w:t>
            </w:r>
            <w:proofErr w:type="spellStart"/>
            <w:r>
              <w:t>Keuangan</w:t>
            </w:r>
            <w:proofErr w:type="spellEnd"/>
            <w:r>
              <w:t xml:space="preserve"> (FI)</w:t>
            </w:r>
          </w:p>
        </w:tc>
        <w:tc>
          <w:tcPr>
            <w:tcW w:w="1134" w:type="dxa"/>
          </w:tcPr>
          <w:p w14:paraId="7A6D58C2" w14:textId="77777777" w:rsidR="00D36D50" w:rsidRDefault="00D36D50" w:rsidP="00D36D50">
            <w:pPr>
              <w:jc w:val="center"/>
            </w:pPr>
            <w:proofErr w:type="spellStart"/>
            <w:r>
              <w:t>Dependen</w:t>
            </w:r>
            <w:proofErr w:type="spellEnd"/>
            <w:r>
              <w:t xml:space="preserve"> (Y)</w:t>
            </w:r>
          </w:p>
        </w:tc>
        <w:tc>
          <w:tcPr>
            <w:tcW w:w="4839" w:type="dxa"/>
          </w:tcPr>
          <w:p w14:paraId="4FF2F699" w14:textId="77777777" w:rsidR="00D36D50" w:rsidRDefault="00D36D50" w:rsidP="00D36D50">
            <w:pPr>
              <w:jc w:val="left"/>
              <w:rPr>
                <w:b/>
                <w:bCs/>
              </w:rPr>
            </w:pPr>
            <w:proofErr w:type="spellStart"/>
            <w:r>
              <w:rPr>
                <w:b/>
                <w:bCs/>
              </w:rPr>
              <w:t>Akses</w:t>
            </w:r>
            <w:proofErr w:type="spellEnd"/>
          </w:p>
          <w:p w14:paraId="36EB299E" w14:textId="77777777" w:rsidR="00D36D50" w:rsidRDefault="00D36D50" w:rsidP="00D36D50">
            <w:pPr>
              <w:pStyle w:val="ListParagraph"/>
              <w:numPr>
                <w:ilvl w:val="6"/>
                <w:numId w:val="31"/>
              </w:numPr>
              <w:spacing w:line="360" w:lineRule="auto"/>
              <w:ind w:left="274" w:hanging="218"/>
            </w:pPr>
            <w:r w:rsidRPr="0049321F">
              <w:t xml:space="preserve">Saya </w:t>
            </w:r>
            <w:proofErr w:type="spellStart"/>
            <w:r w:rsidRPr="0049321F">
              <w:t>menyadari</w:t>
            </w:r>
            <w:proofErr w:type="spellEnd"/>
            <w:r w:rsidRPr="0049321F">
              <w:t xml:space="preserve"> </w:t>
            </w:r>
            <w:proofErr w:type="spellStart"/>
            <w:r w:rsidRPr="0049321F">
              <w:t>banyak</w:t>
            </w:r>
            <w:proofErr w:type="spellEnd"/>
            <w:r w:rsidRPr="0049321F">
              <w:t xml:space="preserve"> </w:t>
            </w:r>
            <w:proofErr w:type="spellStart"/>
            <w:r w:rsidRPr="0049321F">
              <w:t>masyarakat</w:t>
            </w:r>
            <w:proofErr w:type="spellEnd"/>
            <w:r w:rsidRPr="0049321F">
              <w:t xml:space="preserve"> </w:t>
            </w:r>
            <w:r>
              <w:t xml:space="preserve">yang </w:t>
            </w:r>
            <w:proofErr w:type="spellStart"/>
            <w:r w:rsidRPr="0049321F">
              <w:t>menggunakan</w:t>
            </w:r>
            <w:proofErr w:type="spellEnd"/>
            <w:r w:rsidRPr="0049321F">
              <w:t xml:space="preserve"> </w:t>
            </w:r>
            <w:r w:rsidRPr="0049321F">
              <w:rPr>
                <w:i/>
                <w:iCs/>
              </w:rPr>
              <w:t>m</w:t>
            </w:r>
            <w:r>
              <w:rPr>
                <w:i/>
                <w:iCs/>
              </w:rPr>
              <w:t xml:space="preserve">obile </w:t>
            </w:r>
            <w:r w:rsidRPr="0049321F">
              <w:rPr>
                <w:i/>
                <w:iCs/>
              </w:rPr>
              <w:t>banking</w:t>
            </w:r>
          </w:p>
          <w:p w14:paraId="76A86AA9" w14:textId="77777777" w:rsidR="00D36D50" w:rsidRDefault="00D36D50" w:rsidP="00D36D50">
            <w:pPr>
              <w:pStyle w:val="ListParagraph"/>
              <w:numPr>
                <w:ilvl w:val="6"/>
                <w:numId w:val="31"/>
              </w:numPr>
              <w:spacing w:line="360" w:lineRule="auto"/>
              <w:ind w:left="274" w:hanging="218"/>
            </w:pPr>
            <w:r>
              <w:rPr>
                <w:i/>
                <w:iCs/>
              </w:rPr>
              <w:t>Mobile banking</w:t>
            </w:r>
            <w:r w:rsidRPr="0049321F">
              <w:t xml:space="preserve"> </w:t>
            </w:r>
            <w:proofErr w:type="spellStart"/>
            <w:r w:rsidRPr="0049321F">
              <w:t>dapat</w:t>
            </w:r>
            <w:proofErr w:type="spellEnd"/>
            <w:r w:rsidRPr="0049321F">
              <w:t xml:space="preserve"> </w:t>
            </w:r>
            <w:proofErr w:type="spellStart"/>
            <w:r w:rsidRPr="0049321F">
              <w:t>digunakan</w:t>
            </w:r>
            <w:proofErr w:type="spellEnd"/>
            <w:r w:rsidRPr="0049321F">
              <w:t xml:space="preserve"> </w:t>
            </w:r>
            <w:proofErr w:type="spellStart"/>
            <w:r w:rsidRPr="0049321F">
              <w:t>dimana</w:t>
            </w:r>
            <w:proofErr w:type="spellEnd"/>
            <w:r w:rsidRPr="0049321F">
              <w:t xml:space="preserve"> </w:t>
            </w:r>
            <w:proofErr w:type="spellStart"/>
            <w:r w:rsidRPr="0049321F">
              <w:t>saja</w:t>
            </w:r>
            <w:proofErr w:type="spellEnd"/>
          </w:p>
          <w:p w14:paraId="3610D48C" w14:textId="77777777" w:rsidR="00D36D50" w:rsidRDefault="00D36D50" w:rsidP="00D36D50">
            <w:pPr>
              <w:pStyle w:val="ListParagraph"/>
              <w:numPr>
                <w:ilvl w:val="6"/>
                <w:numId w:val="31"/>
              </w:numPr>
              <w:spacing w:line="360" w:lineRule="auto"/>
              <w:ind w:left="274" w:hanging="218"/>
            </w:pPr>
            <w:proofErr w:type="spellStart"/>
            <w:r w:rsidRPr="0049321F">
              <w:t>Persyaratan</w:t>
            </w:r>
            <w:proofErr w:type="spellEnd"/>
            <w:r w:rsidRPr="0049321F">
              <w:t xml:space="preserve"> data </w:t>
            </w:r>
            <w:proofErr w:type="spellStart"/>
            <w:r w:rsidRPr="0049321F">
              <w:t>untuk</w:t>
            </w:r>
            <w:proofErr w:type="spellEnd"/>
            <w:r w:rsidRPr="0049321F">
              <w:t xml:space="preserve"> </w:t>
            </w:r>
            <w:proofErr w:type="spellStart"/>
            <w:r w:rsidRPr="0049321F">
              <w:t>membuka</w:t>
            </w:r>
            <w:proofErr w:type="spellEnd"/>
            <w:r w:rsidRPr="0049321F">
              <w:t xml:space="preserve"> </w:t>
            </w:r>
            <w:proofErr w:type="spellStart"/>
            <w:r w:rsidRPr="0049321F">
              <w:t>akun</w:t>
            </w:r>
            <w:proofErr w:type="spellEnd"/>
            <w:r w:rsidRPr="0049321F">
              <w:t xml:space="preserve"> </w:t>
            </w:r>
            <w:r>
              <w:rPr>
                <w:i/>
                <w:iCs/>
              </w:rPr>
              <w:t>mobile banking</w:t>
            </w:r>
            <w:r w:rsidRPr="0049321F">
              <w:t xml:space="preserve"> </w:t>
            </w:r>
            <w:proofErr w:type="spellStart"/>
            <w:r w:rsidRPr="0049321F">
              <w:t>sangat</w:t>
            </w:r>
            <w:proofErr w:type="spellEnd"/>
            <w:r w:rsidRPr="0049321F">
              <w:t xml:space="preserve"> </w:t>
            </w:r>
            <w:proofErr w:type="spellStart"/>
            <w:r w:rsidRPr="0049321F">
              <w:t>mudah</w:t>
            </w:r>
            <w:proofErr w:type="spellEnd"/>
          </w:p>
          <w:p w14:paraId="3EB6E224" w14:textId="77777777" w:rsidR="00D36D50" w:rsidRDefault="00D36D50" w:rsidP="00D36D50">
            <w:pPr>
              <w:pStyle w:val="ListParagraph"/>
              <w:numPr>
                <w:ilvl w:val="6"/>
                <w:numId w:val="31"/>
              </w:numPr>
              <w:spacing w:line="360" w:lineRule="auto"/>
              <w:ind w:left="274" w:hanging="218"/>
            </w:pPr>
            <w:r>
              <w:rPr>
                <w:i/>
                <w:iCs/>
              </w:rPr>
              <w:t>Mobile banking</w:t>
            </w:r>
            <w:r w:rsidRPr="0049321F">
              <w:t xml:space="preserve"> </w:t>
            </w:r>
            <w:proofErr w:type="spellStart"/>
            <w:r w:rsidRPr="0049321F">
              <w:t>menawarkan</w:t>
            </w:r>
            <w:proofErr w:type="spellEnd"/>
            <w:r w:rsidRPr="0049321F">
              <w:t xml:space="preserve"> </w:t>
            </w:r>
            <w:proofErr w:type="spellStart"/>
            <w:r w:rsidRPr="0049321F">
              <w:t>saya</w:t>
            </w:r>
            <w:proofErr w:type="spellEnd"/>
            <w:r w:rsidRPr="0049321F">
              <w:t xml:space="preserve"> </w:t>
            </w:r>
            <w:proofErr w:type="spellStart"/>
            <w:r w:rsidRPr="0049321F">
              <w:t>produk</w:t>
            </w:r>
            <w:proofErr w:type="spellEnd"/>
            <w:r w:rsidRPr="0049321F">
              <w:t xml:space="preserve"> dan </w:t>
            </w:r>
            <w:proofErr w:type="spellStart"/>
            <w:r w:rsidRPr="0049321F">
              <w:t>jasa</w:t>
            </w:r>
            <w:proofErr w:type="spellEnd"/>
            <w:r w:rsidRPr="0049321F">
              <w:t xml:space="preserve"> </w:t>
            </w:r>
            <w:proofErr w:type="spellStart"/>
            <w:r w:rsidRPr="0049321F">
              <w:t>keuangan</w:t>
            </w:r>
            <w:proofErr w:type="spellEnd"/>
            <w:r w:rsidRPr="0049321F">
              <w:t xml:space="preserve"> </w:t>
            </w:r>
            <w:proofErr w:type="spellStart"/>
            <w:r w:rsidRPr="0049321F">
              <w:t>lainnya</w:t>
            </w:r>
            <w:proofErr w:type="spellEnd"/>
          </w:p>
          <w:p w14:paraId="090E4C68" w14:textId="77777777" w:rsidR="00D36D50" w:rsidRPr="00FD0339" w:rsidRDefault="00D36D50" w:rsidP="00D36D50">
            <w:pPr>
              <w:pStyle w:val="ListParagraph"/>
              <w:numPr>
                <w:ilvl w:val="6"/>
                <w:numId w:val="31"/>
              </w:numPr>
              <w:spacing w:line="360" w:lineRule="auto"/>
              <w:ind w:left="274" w:hanging="218"/>
            </w:pPr>
            <w:r>
              <w:rPr>
                <w:i/>
                <w:iCs/>
              </w:rPr>
              <w:t>Mobile banking</w:t>
            </w:r>
            <w:r w:rsidRPr="0049321F">
              <w:t xml:space="preserve"> </w:t>
            </w:r>
            <w:proofErr w:type="spellStart"/>
            <w:r w:rsidRPr="0049321F">
              <w:t>mudah</w:t>
            </w:r>
            <w:proofErr w:type="spellEnd"/>
            <w:r w:rsidRPr="0049321F">
              <w:t xml:space="preserve"> </w:t>
            </w:r>
            <w:proofErr w:type="spellStart"/>
            <w:r w:rsidRPr="0049321F">
              <w:t>diunduh</w:t>
            </w:r>
            <w:proofErr w:type="spellEnd"/>
            <w:r w:rsidRPr="0049321F">
              <w:t xml:space="preserve"> </w:t>
            </w:r>
            <w:proofErr w:type="spellStart"/>
            <w:r w:rsidRPr="0049321F">
              <w:t>untuk</w:t>
            </w:r>
            <w:proofErr w:type="spellEnd"/>
            <w:r w:rsidRPr="0049321F">
              <w:t xml:space="preserve"> </w:t>
            </w:r>
            <w:proofErr w:type="spellStart"/>
            <w:r w:rsidRPr="0049321F">
              <w:t>menjadi</w:t>
            </w:r>
            <w:proofErr w:type="spellEnd"/>
            <w:r w:rsidRPr="0049321F">
              <w:t xml:space="preserve"> </w:t>
            </w:r>
            <w:proofErr w:type="spellStart"/>
            <w:r w:rsidRPr="0049321F">
              <w:t>suatu</w:t>
            </w:r>
            <w:proofErr w:type="spellEnd"/>
            <w:r w:rsidRPr="0049321F">
              <w:t xml:space="preserve"> </w:t>
            </w:r>
            <w:proofErr w:type="spellStart"/>
            <w:r w:rsidRPr="0049321F">
              <w:t>fitur</w:t>
            </w:r>
            <w:proofErr w:type="spellEnd"/>
            <w:r w:rsidRPr="0049321F">
              <w:t xml:space="preserve"> di </w:t>
            </w:r>
            <w:r w:rsidRPr="0049321F">
              <w:rPr>
                <w:i/>
                <w:iCs/>
              </w:rPr>
              <w:t>mobile devices</w:t>
            </w:r>
          </w:p>
          <w:p w14:paraId="0495F6A5" w14:textId="77777777" w:rsidR="00D36D50" w:rsidRDefault="00D36D50" w:rsidP="00D36D50">
            <w:pPr>
              <w:ind w:left="56"/>
              <w:jc w:val="left"/>
              <w:rPr>
                <w:b/>
                <w:bCs/>
              </w:rPr>
            </w:pPr>
            <w:proofErr w:type="spellStart"/>
            <w:r>
              <w:rPr>
                <w:b/>
                <w:bCs/>
              </w:rPr>
              <w:t>Penggunaan</w:t>
            </w:r>
            <w:proofErr w:type="spellEnd"/>
          </w:p>
          <w:p w14:paraId="0823C8A6" w14:textId="77777777" w:rsidR="00D36D50" w:rsidRDefault="00D36D50" w:rsidP="00D36D50">
            <w:pPr>
              <w:pStyle w:val="ListParagraph"/>
              <w:numPr>
                <w:ilvl w:val="0"/>
                <w:numId w:val="33"/>
              </w:numPr>
              <w:spacing w:line="360" w:lineRule="auto"/>
              <w:ind w:left="274" w:hanging="219"/>
            </w:pPr>
            <w:proofErr w:type="spellStart"/>
            <w:r w:rsidRPr="00FD0339">
              <w:t>Saat</w:t>
            </w:r>
            <w:proofErr w:type="spellEnd"/>
            <w:r w:rsidRPr="00FD0339">
              <w:t xml:space="preserve"> ini </w:t>
            </w:r>
            <w:proofErr w:type="spellStart"/>
            <w:r w:rsidRPr="00FD0339">
              <w:t>saya</w:t>
            </w:r>
            <w:proofErr w:type="spellEnd"/>
            <w:r w:rsidRPr="00FD0339">
              <w:t xml:space="preserve"> </w:t>
            </w:r>
            <w:proofErr w:type="spellStart"/>
            <w:r w:rsidRPr="00FD0339">
              <w:t>memiliki</w:t>
            </w:r>
            <w:proofErr w:type="spellEnd"/>
            <w:r w:rsidRPr="00FD0339">
              <w:t xml:space="preserve"> </w:t>
            </w:r>
            <w:proofErr w:type="spellStart"/>
            <w:r w:rsidRPr="00FD0339">
              <w:t>akun</w:t>
            </w:r>
            <w:proofErr w:type="spellEnd"/>
            <w:r w:rsidRPr="00FD0339">
              <w:t xml:space="preserve"> </w:t>
            </w:r>
            <w:r>
              <w:rPr>
                <w:i/>
                <w:iCs/>
              </w:rPr>
              <w:t>mobile banking</w:t>
            </w:r>
          </w:p>
          <w:p w14:paraId="5FD53E54" w14:textId="77777777" w:rsidR="00D36D50" w:rsidRDefault="00D36D50" w:rsidP="00D36D50">
            <w:pPr>
              <w:pStyle w:val="ListParagraph"/>
              <w:numPr>
                <w:ilvl w:val="0"/>
                <w:numId w:val="33"/>
              </w:numPr>
              <w:spacing w:line="360" w:lineRule="auto"/>
              <w:ind w:left="274" w:hanging="219"/>
            </w:pPr>
            <w:r w:rsidRPr="00FD0339">
              <w:t xml:space="preserve">Saya </w:t>
            </w:r>
            <w:proofErr w:type="spellStart"/>
            <w:r w:rsidRPr="00FD0339">
              <w:t>pernah</w:t>
            </w:r>
            <w:proofErr w:type="spellEnd"/>
            <w:r w:rsidRPr="00FD0339">
              <w:t xml:space="preserve"> </w:t>
            </w:r>
            <w:proofErr w:type="spellStart"/>
            <w:r w:rsidRPr="00FD0339">
              <w:t>melakukan</w:t>
            </w:r>
            <w:proofErr w:type="spellEnd"/>
            <w:r w:rsidRPr="00FD0339">
              <w:t xml:space="preserve"> </w:t>
            </w:r>
            <w:proofErr w:type="spellStart"/>
            <w:r w:rsidRPr="00FD0339">
              <w:t>transaksi</w:t>
            </w:r>
            <w:proofErr w:type="spellEnd"/>
            <w:r w:rsidRPr="00FD0339">
              <w:t xml:space="preserve"> </w:t>
            </w:r>
            <w:proofErr w:type="spellStart"/>
            <w:r w:rsidRPr="00FD0339">
              <w:t>menggunakan</w:t>
            </w:r>
            <w:proofErr w:type="spellEnd"/>
            <w:r w:rsidRPr="00FD0339">
              <w:t xml:space="preserve"> </w:t>
            </w:r>
            <w:r>
              <w:rPr>
                <w:i/>
                <w:iCs/>
              </w:rPr>
              <w:t>mobile banking</w:t>
            </w:r>
          </w:p>
          <w:p w14:paraId="12C4F4EF" w14:textId="77777777" w:rsidR="00D36D50" w:rsidRDefault="00D36D50" w:rsidP="00D36D50">
            <w:pPr>
              <w:pStyle w:val="ListParagraph"/>
              <w:numPr>
                <w:ilvl w:val="0"/>
                <w:numId w:val="33"/>
              </w:numPr>
              <w:spacing w:line="360" w:lineRule="auto"/>
              <w:ind w:left="274" w:hanging="219"/>
            </w:pPr>
            <w:proofErr w:type="spellStart"/>
            <w:r w:rsidRPr="00FD0339">
              <w:t>Bertransaksi</w:t>
            </w:r>
            <w:proofErr w:type="spellEnd"/>
            <w:r w:rsidRPr="00FD0339">
              <w:t xml:space="preserve"> </w:t>
            </w:r>
            <w:proofErr w:type="spellStart"/>
            <w:r w:rsidRPr="00FD0339">
              <w:t>melalui</w:t>
            </w:r>
            <w:proofErr w:type="spellEnd"/>
            <w:r w:rsidRPr="00FD0339">
              <w:t xml:space="preserve"> </w:t>
            </w:r>
            <w:r w:rsidRPr="00FD0339">
              <w:rPr>
                <w:i/>
                <w:iCs/>
              </w:rPr>
              <w:t xml:space="preserve">mobile </w:t>
            </w:r>
            <w:r>
              <w:rPr>
                <w:i/>
                <w:iCs/>
              </w:rPr>
              <w:t>banking</w:t>
            </w:r>
            <w:r w:rsidRPr="00FD0339">
              <w:t xml:space="preserve"> </w:t>
            </w:r>
            <w:proofErr w:type="spellStart"/>
            <w:r w:rsidRPr="00FD0339">
              <w:t>lebih</w:t>
            </w:r>
            <w:proofErr w:type="spellEnd"/>
            <w:r w:rsidRPr="00FD0339">
              <w:t xml:space="preserve"> </w:t>
            </w:r>
            <w:proofErr w:type="spellStart"/>
            <w:r w:rsidRPr="00FD0339">
              <w:t>nyaman</w:t>
            </w:r>
            <w:proofErr w:type="spellEnd"/>
            <w:r w:rsidRPr="00FD0339">
              <w:t xml:space="preserve"> dan </w:t>
            </w:r>
            <w:proofErr w:type="spellStart"/>
            <w:r w:rsidRPr="00FD0339">
              <w:t>lebih</w:t>
            </w:r>
            <w:proofErr w:type="spellEnd"/>
            <w:r w:rsidRPr="00FD0339">
              <w:t xml:space="preserve"> </w:t>
            </w:r>
            <w:proofErr w:type="spellStart"/>
            <w:r w:rsidRPr="00FD0339">
              <w:t>mudah</w:t>
            </w:r>
            <w:proofErr w:type="spellEnd"/>
          </w:p>
          <w:p w14:paraId="28F53530" w14:textId="77777777" w:rsidR="00D36D50" w:rsidRDefault="00D36D50" w:rsidP="00D36D50">
            <w:pPr>
              <w:ind w:left="55"/>
              <w:jc w:val="left"/>
              <w:rPr>
                <w:b/>
                <w:bCs/>
              </w:rPr>
            </w:pPr>
            <w:proofErr w:type="spellStart"/>
            <w:r>
              <w:rPr>
                <w:b/>
                <w:bCs/>
              </w:rPr>
              <w:t>Kualitas</w:t>
            </w:r>
            <w:proofErr w:type="spellEnd"/>
          </w:p>
          <w:p w14:paraId="62064D66" w14:textId="77777777" w:rsidR="00D36D50" w:rsidRDefault="00D36D50" w:rsidP="00D36D50">
            <w:pPr>
              <w:pStyle w:val="ListParagraph"/>
              <w:numPr>
                <w:ilvl w:val="0"/>
                <w:numId w:val="34"/>
              </w:numPr>
              <w:spacing w:line="360" w:lineRule="auto"/>
              <w:ind w:left="274" w:hanging="219"/>
            </w:pPr>
            <w:r w:rsidRPr="00A40256">
              <w:t xml:space="preserve">Saya </w:t>
            </w:r>
            <w:proofErr w:type="spellStart"/>
            <w:r w:rsidRPr="00A40256">
              <w:t>puas</w:t>
            </w:r>
            <w:proofErr w:type="spellEnd"/>
            <w:r w:rsidRPr="00A40256">
              <w:t xml:space="preserve"> </w:t>
            </w:r>
            <w:proofErr w:type="spellStart"/>
            <w:r w:rsidRPr="00A40256">
              <w:t>dengan</w:t>
            </w:r>
            <w:proofErr w:type="spellEnd"/>
            <w:r w:rsidRPr="00A40256">
              <w:t xml:space="preserve"> </w:t>
            </w:r>
            <w:proofErr w:type="spellStart"/>
            <w:r w:rsidRPr="00A40256">
              <w:t>kegiatan</w:t>
            </w:r>
            <w:proofErr w:type="spellEnd"/>
            <w:r w:rsidRPr="00A40256">
              <w:t xml:space="preserve"> </w:t>
            </w:r>
            <w:proofErr w:type="spellStart"/>
            <w:r w:rsidRPr="00A40256">
              <w:t>transaksi</w:t>
            </w:r>
            <w:proofErr w:type="spellEnd"/>
            <w:r w:rsidRPr="00A40256">
              <w:t xml:space="preserve"> di </w:t>
            </w:r>
            <w:r w:rsidRPr="00A40256">
              <w:rPr>
                <w:i/>
                <w:iCs/>
              </w:rPr>
              <w:t xml:space="preserve">mobile </w:t>
            </w:r>
            <w:r>
              <w:rPr>
                <w:i/>
                <w:iCs/>
              </w:rPr>
              <w:t>banking</w:t>
            </w:r>
          </w:p>
          <w:p w14:paraId="26D42F87" w14:textId="77777777" w:rsidR="00D36D50" w:rsidRDefault="00D36D50" w:rsidP="00D36D50">
            <w:pPr>
              <w:pStyle w:val="ListParagraph"/>
              <w:numPr>
                <w:ilvl w:val="0"/>
                <w:numId w:val="34"/>
              </w:numPr>
              <w:spacing w:line="360" w:lineRule="auto"/>
              <w:ind w:left="274" w:hanging="219"/>
            </w:pPr>
            <w:r w:rsidRPr="00A40256">
              <w:lastRenderedPageBreak/>
              <w:t xml:space="preserve">Tarif dan </w:t>
            </w:r>
            <w:proofErr w:type="spellStart"/>
            <w:r w:rsidRPr="00A40256">
              <w:t>biaya</w:t>
            </w:r>
            <w:proofErr w:type="spellEnd"/>
            <w:r w:rsidRPr="00A40256">
              <w:t xml:space="preserve"> </w:t>
            </w:r>
            <w:proofErr w:type="spellStart"/>
            <w:r w:rsidRPr="00A40256">
              <w:t>transaksi</w:t>
            </w:r>
            <w:proofErr w:type="spellEnd"/>
            <w:r w:rsidRPr="00A40256">
              <w:t xml:space="preserve"> </w:t>
            </w:r>
            <w:proofErr w:type="spellStart"/>
            <w:r w:rsidRPr="00A40256">
              <w:t>melalui</w:t>
            </w:r>
            <w:proofErr w:type="spellEnd"/>
            <w:r w:rsidRPr="00A40256">
              <w:t xml:space="preserve"> </w:t>
            </w:r>
            <w:r w:rsidRPr="00A40256">
              <w:rPr>
                <w:i/>
                <w:iCs/>
              </w:rPr>
              <w:t xml:space="preserve">mobile </w:t>
            </w:r>
            <w:r>
              <w:rPr>
                <w:i/>
                <w:iCs/>
              </w:rPr>
              <w:t>banking</w:t>
            </w:r>
            <w:r w:rsidRPr="00A40256">
              <w:rPr>
                <w:i/>
                <w:iCs/>
              </w:rPr>
              <w:t xml:space="preserve"> </w:t>
            </w:r>
            <w:proofErr w:type="spellStart"/>
            <w:r w:rsidRPr="00A40256">
              <w:t>adalah</w:t>
            </w:r>
            <w:proofErr w:type="spellEnd"/>
            <w:r w:rsidRPr="00A40256">
              <w:t xml:space="preserve"> </w:t>
            </w:r>
            <w:proofErr w:type="spellStart"/>
            <w:r w:rsidRPr="00A40256">
              <w:t>transparan</w:t>
            </w:r>
            <w:proofErr w:type="spellEnd"/>
          </w:p>
          <w:p w14:paraId="35300FFB" w14:textId="77777777" w:rsidR="00D36D50" w:rsidRDefault="00D36D50" w:rsidP="00D36D50">
            <w:pPr>
              <w:ind w:left="55"/>
              <w:jc w:val="left"/>
              <w:rPr>
                <w:b/>
                <w:bCs/>
              </w:rPr>
            </w:pPr>
            <w:proofErr w:type="spellStart"/>
            <w:r>
              <w:rPr>
                <w:b/>
                <w:bCs/>
              </w:rPr>
              <w:t>Kesejahteraan</w:t>
            </w:r>
            <w:proofErr w:type="spellEnd"/>
            <w:r>
              <w:rPr>
                <w:b/>
                <w:bCs/>
              </w:rPr>
              <w:t xml:space="preserve"> yang </w:t>
            </w:r>
            <w:proofErr w:type="spellStart"/>
            <w:r>
              <w:rPr>
                <w:b/>
                <w:bCs/>
              </w:rPr>
              <w:t>Dirasakan</w:t>
            </w:r>
            <w:proofErr w:type="spellEnd"/>
          </w:p>
          <w:p w14:paraId="0FE1E408" w14:textId="77777777" w:rsidR="00D36D50" w:rsidRDefault="00D36D50" w:rsidP="00D36D50">
            <w:pPr>
              <w:pStyle w:val="ListParagraph"/>
              <w:numPr>
                <w:ilvl w:val="0"/>
                <w:numId w:val="35"/>
              </w:numPr>
              <w:spacing w:line="360" w:lineRule="auto"/>
              <w:ind w:left="274" w:hanging="219"/>
            </w:pPr>
            <w:proofErr w:type="spellStart"/>
            <w:r w:rsidRPr="003D19CF">
              <w:t>Memiliki</w:t>
            </w:r>
            <w:proofErr w:type="spellEnd"/>
            <w:r w:rsidRPr="003D19CF">
              <w:t xml:space="preserve"> </w:t>
            </w:r>
            <w:proofErr w:type="spellStart"/>
            <w:r w:rsidRPr="003D19CF">
              <w:t>akses</w:t>
            </w:r>
            <w:proofErr w:type="spellEnd"/>
            <w:r w:rsidRPr="003D19CF">
              <w:t xml:space="preserve"> </w:t>
            </w:r>
            <w:proofErr w:type="spellStart"/>
            <w:r w:rsidRPr="003D19CF">
              <w:t>ke</w:t>
            </w:r>
            <w:proofErr w:type="spellEnd"/>
            <w:r w:rsidRPr="003D19CF">
              <w:t xml:space="preserve"> </w:t>
            </w:r>
            <w:proofErr w:type="spellStart"/>
            <w:r w:rsidRPr="003D19CF">
              <w:t>layanan</w:t>
            </w:r>
            <w:proofErr w:type="spellEnd"/>
            <w:r w:rsidRPr="003D19CF">
              <w:t xml:space="preserve"> </w:t>
            </w:r>
            <w:proofErr w:type="spellStart"/>
            <w:r w:rsidRPr="003D19CF">
              <w:t>keuangan</w:t>
            </w:r>
            <w:proofErr w:type="spellEnd"/>
            <w:r w:rsidRPr="003D19CF">
              <w:t xml:space="preserve"> </w:t>
            </w:r>
            <w:proofErr w:type="spellStart"/>
            <w:r w:rsidRPr="003D19CF">
              <w:t>adalah</w:t>
            </w:r>
            <w:proofErr w:type="spellEnd"/>
            <w:r w:rsidRPr="003D19CF">
              <w:t xml:space="preserve"> </w:t>
            </w:r>
            <w:proofErr w:type="spellStart"/>
            <w:r w:rsidRPr="003D19CF">
              <w:t>penting</w:t>
            </w:r>
            <w:proofErr w:type="spellEnd"/>
            <w:r w:rsidRPr="003D19CF">
              <w:t xml:space="preserve"> </w:t>
            </w:r>
            <w:proofErr w:type="spellStart"/>
            <w:r w:rsidRPr="003D19CF">
              <w:t>bagi</w:t>
            </w:r>
            <w:proofErr w:type="spellEnd"/>
            <w:r w:rsidRPr="003D19CF">
              <w:t xml:space="preserve"> </w:t>
            </w:r>
            <w:proofErr w:type="spellStart"/>
            <w:r w:rsidRPr="003D19CF">
              <w:t>saya</w:t>
            </w:r>
            <w:proofErr w:type="spellEnd"/>
          </w:p>
          <w:p w14:paraId="67F5C432" w14:textId="77777777" w:rsidR="00D36D50" w:rsidRDefault="00D36D50" w:rsidP="00D36D50">
            <w:pPr>
              <w:pStyle w:val="ListParagraph"/>
              <w:numPr>
                <w:ilvl w:val="0"/>
                <w:numId w:val="35"/>
              </w:numPr>
              <w:spacing w:line="360" w:lineRule="auto"/>
              <w:ind w:left="274" w:hanging="219"/>
            </w:pPr>
            <w:proofErr w:type="spellStart"/>
            <w:r w:rsidRPr="003D19CF">
              <w:t>Memiliki</w:t>
            </w:r>
            <w:proofErr w:type="spellEnd"/>
            <w:r w:rsidRPr="003D19CF">
              <w:t xml:space="preserve"> </w:t>
            </w:r>
            <w:proofErr w:type="spellStart"/>
            <w:r w:rsidRPr="003D19CF">
              <w:t>akses</w:t>
            </w:r>
            <w:proofErr w:type="spellEnd"/>
            <w:r w:rsidRPr="003D19CF">
              <w:t xml:space="preserve"> </w:t>
            </w:r>
            <w:proofErr w:type="spellStart"/>
            <w:r w:rsidRPr="003D19CF">
              <w:t>ke</w:t>
            </w:r>
            <w:proofErr w:type="spellEnd"/>
            <w:r w:rsidRPr="003D19CF">
              <w:t xml:space="preserve"> </w:t>
            </w:r>
            <w:proofErr w:type="spellStart"/>
            <w:r w:rsidRPr="003D19CF">
              <w:t>layanan</w:t>
            </w:r>
            <w:proofErr w:type="spellEnd"/>
            <w:r w:rsidRPr="003D19CF">
              <w:t xml:space="preserve"> </w:t>
            </w:r>
            <w:proofErr w:type="spellStart"/>
            <w:r w:rsidRPr="003D19CF">
              <w:t>keuangan</w:t>
            </w:r>
            <w:proofErr w:type="spellEnd"/>
            <w:r w:rsidRPr="003D19CF">
              <w:t xml:space="preserve"> </w:t>
            </w:r>
            <w:proofErr w:type="spellStart"/>
            <w:r w:rsidRPr="003D19CF">
              <w:t>bermanfaat</w:t>
            </w:r>
            <w:proofErr w:type="spellEnd"/>
            <w:r w:rsidRPr="003D19CF">
              <w:t xml:space="preserve"> </w:t>
            </w:r>
            <w:proofErr w:type="spellStart"/>
            <w:r w:rsidRPr="003D19CF">
              <w:t>bagi</w:t>
            </w:r>
            <w:proofErr w:type="spellEnd"/>
            <w:r w:rsidRPr="003D19CF">
              <w:t xml:space="preserve"> </w:t>
            </w:r>
            <w:proofErr w:type="spellStart"/>
            <w:r w:rsidRPr="003D19CF">
              <w:t>keluarga</w:t>
            </w:r>
            <w:proofErr w:type="spellEnd"/>
            <w:r w:rsidRPr="003D19CF">
              <w:t xml:space="preserve"> </w:t>
            </w:r>
            <w:proofErr w:type="spellStart"/>
            <w:r w:rsidRPr="003D19CF">
              <w:t>saya</w:t>
            </w:r>
            <w:proofErr w:type="spellEnd"/>
          </w:p>
          <w:p w14:paraId="5A74A255" w14:textId="77777777" w:rsidR="00D36D50" w:rsidRPr="003D19CF" w:rsidRDefault="00D36D50" w:rsidP="00D36D50">
            <w:pPr>
              <w:pStyle w:val="ListParagraph"/>
              <w:numPr>
                <w:ilvl w:val="0"/>
                <w:numId w:val="35"/>
              </w:numPr>
              <w:spacing w:line="360" w:lineRule="auto"/>
              <w:ind w:left="274" w:hanging="219"/>
            </w:pPr>
            <w:r w:rsidRPr="003D19CF">
              <w:t xml:space="preserve">Saya </w:t>
            </w:r>
            <w:proofErr w:type="spellStart"/>
            <w:r w:rsidRPr="003D19CF">
              <w:t>ingin</w:t>
            </w:r>
            <w:proofErr w:type="spellEnd"/>
            <w:r w:rsidRPr="003D19CF">
              <w:t xml:space="preserve"> </w:t>
            </w:r>
            <w:proofErr w:type="spellStart"/>
            <w:r w:rsidRPr="003D19CF">
              <w:t>dapat</w:t>
            </w:r>
            <w:proofErr w:type="spellEnd"/>
            <w:r w:rsidRPr="003D19CF">
              <w:t xml:space="preserve"> </w:t>
            </w:r>
            <w:proofErr w:type="spellStart"/>
            <w:r w:rsidRPr="003D19CF">
              <w:t>mengakses</w:t>
            </w:r>
            <w:proofErr w:type="spellEnd"/>
            <w:r w:rsidRPr="003D19CF">
              <w:t xml:space="preserve"> </w:t>
            </w:r>
            <w:proofErr w:type="spellStart"/>
            <w:r w:rsidRPr="003D19CF">
              <w:t>produk</w:t>
            </w:r>
            <w:proofErr w:type="spellEnd"/>
            <w:r w:rsidRPr="003D19CF">
              <w:t xml:space="preserve"> dan </w:t>
            </w:r>
            <w:proofErr w:type="spellStart"/>
            <w:r w:rsidRPr="003D19CF">
              <w:t>layanan</w:t>
            </w:r>
            <w:proofErr w:type="spellEnd"/>
            <w:r w:rsidRPr="003D19CF">
              <w:t xml:space="preserve"> </w:t>
            </w:r>
            <w:proofErr w:type="spellStart"/>
            <w:r w:rsidRPr="003D19CF">
              <w:t>keuangan</w:t>
            </w:r>
            <w:proofErr w:type="spellEnd"/>
          </w:p>
        </w:tc>
      </w:tr>
      <w:tr w:rsidR="00D36D50" w14:paraId="34B9AD77" w14:textId="77777777" w:rsidTr="00D36D50">
        <w:trPr>
          <w:jc w:val="center"/>
        </w:trPr>
        <w:tc>
          <w:tcPr>
            <w:tcW w:w="2122" w:type="dxa"/>
          </w:tcPr>
          <w:p w14:paraId="3E697A14" w14:textId="77777777" w:rsidR="00D36D50" w:rsidRPr="006F3919" w:rsidRDefault="00D36D50" w:rsidP="00D36D50">
            <w:pPr>
              <w:jc w:val="left"/>
              <w:rPr>
                <w:i/>
                <w:iCs/>
              </w:rPr>
            </w:pPr>
            <w:r>
              <w:rPr>
                <w:i/>
                <w:iCs/>
              </w:rPr>
              <w:lastRenderedPageBreak/>
              <w:t>Personal Innovativeness (PIN)</w:t>
            </w:r>
          </w:p>
        </w:tc>
        <w:tc>
          <w:tcPr>
            <w:tcW w:w="1134" w:type="dxa"/>
          </w:tcPr>
          <w:p w14:paraId="6F7D1C0B" w14:textId="77777777" w:rsidR="00D36D50" w:rsidRDefault="00D36D50" w:rsidP="00D36D50">
            <w:pPr>
              <w:jc w:val="center"/>
            </w:pPr>
            <w:proofErr w:type="spellStart"/>
            <w:r>
              <w:t>Independen</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w:p>
        </w:tc>
        <w:tc>
          <w:tcPr>
            <w:tcW w:w="4839" w:type="dxa"/>
          </w:tcPr>
          <w:p w14:paraId="2DA9B67A" w14:textId="77777777" w:rsidR="00D36D50" w:rsidRDefault="00D36D50" w:rsidP="00D36D50">
            <w:pPr>
              <w:pStyle w:val="ListParagraph"/>
              <w:numPr>
                <w:ilvl w:val="0"/>
                <w:numId w:val="39"/>
              </w:numPr>
              <w:spacing w:line="360" w:lineRule="auto"/>
              <w:ind w:left="274" w:hanging="219"/>
            </w:pPr>
            <w:r w:rsidRPr="009B6566">
              <w:t xml:space="preserve">Saya </w:t>
            </w:r>
            <w:proofErr w:type="spellStart"/>
            <w:r w:rsidRPr="009B6566">
              <w:t>tahu</w:t>
            </w:r>
            <w:proofErr w:type="spellEnd"/>
            <w:r w:rsidRPr="009B6566">
              <w:t xml:space="preserve"> </w:t>
            </w:r>
            <w:proofErr w:type="spellStart"/>
            <w:r w:rsidRPr="009B6566">
              <w:t>lebih</w:t>
            </w:r>
            <w:proofErr w:type="spellEnd"/>
            <w:r w:rsidRPr="009B6566">
              <w:t xml:space="preserve"> </w:t>
            </w:r>
            <w:proofErr w:type="spellStart"/>
            <w:r w:rsidRPr="009B6566">
              <w:t>banyak</w:t>
            </w:r>
            <w:proofErr w:type="spellEnd"/>
            <w:r w:rsidRPr="009B6566">
              <w:t xml:space="preserve"> </w:t>
            </w:r>
            <w:proofErr w:type="spellStart"/>
            <w:r w:rsidRPr="009B6566">
              <w:t>tentang</w:t>
            </w:r>
            <w:proofErr w:type="spellEnd"/>
            <w:r w:rsidRPr="009B6566">
              <w:t xml:space="preserve"> </w:t>
            </w:r>
            <w:proofErr w:type="spellStart"/>
            <w:r w:rsidRPr="009B6566">
              <w:t>produk</w:t>
            </w:r>
            <w:proofErr w:type="spellEnd"/>
            <w:r w:rsidRPr="009B6566">
              <w:t xml:space="preserve"> </w:t>
            </w:r>
            <w:proofErr w:type="spellStart"/>
            <w:r w:rsidRPr="009B6566">
              <w:t>baru</w:t>
            </w:r>
            <w:proofErr w:type="spellEnd"/>
            <w:r w:rsidRPr="009B6566">
              <w:t xml:space="preserve"> </w:t>
            </w:r>
            <w:proofErr w:type="spellStart"/>
            <w:r w:rsidRPr="009B6566">
              <w:t>sebelum</w:t>
            </w:r>
            <w:proofErr w:type="spellEnd"/>
            <w:r w:rsidRPr="009B6566">
              <w:t xml:space="preserve"> orang lain </w:t>
            </w:r>
            <w:proofErr w:type="spellStart"/>
            <w:r w:rsidRPr="009B6566">
              <w:t>m</w:t>
            </w:r>
            <w:r>
              <w:t>engetahuinya</w:t>
            </w:r>
            <w:proofErr w:type="spellEnd"/>
          </w:p>
          <w:p w14:paraId="62CA301F" w14:textId="77777777" w:rsidR="00D36D50" w:rsidRDefault="00D36D50" w:rsidP="00D36D50">
            <w:pPr>
              <w:pStyle w:val="ListParagraph"/>
              <w:numPr>
                <w:ilvl w:val="0"/>
                <w:numId w:val="39"/>
              </w:numPr>
              <w:spacing w:line="360" w:lineRule="auto"/>
              <w:ind w:left="274" w:hanging="219"/>
            </w:pPr>
            <w:r w:rsidRPr="00E93205">
              <w:t xml:space="preserve">Saya </w:t>
            </w:r>
            <w:proofErr w:type="spellStart"/>
            <w:r w:rsidRPr="00E93205">
              <w:t>biasanya</w:t>
            </w:r>
            <w:proofErr w:type="spellEnd"/>
            <w:r w:rsidRPr="00E93205">
              <w:t xml:space="preserve"> </w:t>
            </w:r>
            <w:proofErr w:type="spellStart"/>
            <w:r>
              <w:t>menjadi</w:t>
            </w:r>
            <w:proofErr w:type="spellEnd"/>
            <w:r>
              <w:t xml:space="preserve"> </w:t>
            </w:r>
            <w:r w:rsidRPr="00E93205">
              <w:t xml:space="preserve">yang </w:t>
            </w:r>
            <w:proofErr w:type="spellStart"/>
            <w:r w:rsidRPr="00E93205">
              <w:t>pertama</w:t>
            </w:r>
            <w:proofErr w:type="spellEnd"/>
            <w:r w:rsidRPr="00E93205">
              <w:t xml:space="preserve"> </w:t>
            </w:r>
            <w:proofErr w:type="spellStart"/>
            <w:r w:rsidRPr="00E93205">
              <w:t>mencoba</w:t>
            </w:r>
            <w:proofErr w:type="spellEnd"/>
            <w:r>
              <w:t xml:space="preserve"> </w:t>
            </w:r>
            <w:proofErr w:type="spellStart"/>
            <w:r w:rsidRPr="00E93205">
              <w:t>produk</w:t>
            </w:r>
            <w:proofErr w:type="spellEnd"/>
            <w:r w:rsidRPr="00E93205">
              <w:t xml:space="preserve"> </w:t>
            </w:r>
            <w:proofErr w:type="spellStart"/>
            <w:r w:rsidRPr="00E93205">
              <w:t>baru</w:t>
            </w:r>
            <w:proofErr w:type="spellEnd"/>
          </w:p>
          <w:p w14:paraId="01A5123F" w14:textId="77777777" w:rsidR="00D36D50" w:rsidRDefault="00D36D50" w:rsidP="00D36D50">
            <w:pPr>
              <w:pStyle w:val="ListParagraph"/>
              <w:numPr>
                <w:ilvl w:val="0"/>
                <w:numId w:val="39"/>
              </w:numPr>
              <w:spacing w:line="360" w:lineRule="auto"/>
              <w:ind w:left="274" w:hanging="219"/>
            </w:pPr>
            <w:proofErr w:type="spellStart"/>
            <w:r>
              <w:t>Adanya</w:t>
            </w:r>
            <w:proofErr w:type="spellEnd"/>
            <w:r>
              <w:t xml:space="preserve"> </w:t>
            </w:r>
            <w:proofErr w:type="spellStart"/>
            <w:r>
              <w:t>p</w:t>
            </w:r>
            <w:r w:rsidRPr="00E93205">
              <w:t>roduk</w:t>
            </w:r>
            <w:proofErr w:type="spellEnd"/>
            <w:r w:rsidRPr="00E93205">
              <w:t xml:space="preserve"> </w:t>
            </w:r>
            <w:proofErr w:type="spellStart"/>
            <w:r w:rsidRPr="00E93205">
              <w:t>baru</w:t>
            </w:r>
            <w:proofErr w:type="spellEnd"/>
            <w:r w:rsidRPr="00E93205">
              <w:t xml:space="preserve"> </w:t>
            </w:r>
            <w:proofErr w:type="spellStart"/>
            <w:r w:rsidRPr="00E93205">
              <w:t>membuat</w:t>
            </w:r>
            <w:proofErr w:type="spellEnd"/>
            <w:r w:rsidRPr="00E93205">
              <w:t xml:space="preserve"> </w:t>
            </w:r>
            <w:proofErr w:type="spellStart"/>
            <w:r w:rsidRPr="00E93205">
              <w:t>saya</w:t>
            </w:r>
            <w:proofErr w:type="spellEnd"/>
            <w:r w:rsidRPr="00E93205">
              <w:t xml:space="preserve"> </w:t>
            </w:r>
            <w:proofErr w:type="spellStart"/>
            <w:r w:rsidRPr="00E93205">
              <w:t>bersemangat</w:t>
            </w:r>
            <w:proofErr w:type="spellEnd"/>
          </w:p>
        </w:tc>
      </w:tr>
      <w:tr w:rsidR="00D36D50" w14:paraId="755F9CC7" w14:textId="77777777" w:rsidTr="00D36D50">
        <w:trPr>
          <w:jc w:val="center"/>
        </w:trPr>
        <w:tc>
          <w:tcPr>
            <w:tcW w:w="2122" w:type="dxa"/>
          </w:tcPr>
          <w:p w14:paraId="52407902" w14:textId="77777777" w:rsidR="00D36D50" w:rsidRPr="006F3919" w:rsidRDefault="00D36D50" w:rsidP="00D36D50">
            <w:pPr>
              <w:jc w:val="left"/>
              <w:rPr>
                <w:i/>
                <w:iCs/>
              </w:rPr>
            </w:pPr>
            <w:r>
              <w:rPr>
                <w:i/>
                <w:iCs/>
              </w:rPr>
              <w:t>M-banking Knowledge (MBK)</w:t>
            </w:r>
          </w:p>
        </w:tc>
        <w:tc>
          <w:tcPr>
            <w:tcW w:w="1134" w:type="dxa"/>
          </w:tcPr>
          <w:p w14:paraId="0E6F31B6" w14:textId="77777777" w:rsidR="00D36D50" w:rsidRDefault="00D36D50" w:rsidP="00D36D50">
            <w:pPr>
              <w:jc w:val="center"/>
            </w:pPr>
            <w:proofErr w:type="spellStart"/>
            <w:r>
              <w:t>Independen</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w:t>
            </w:r>
          </w:p>
        </w:tc>
        <w:tc>
          <w:tcPr>
            <w:tcW w:w="4839" w:type="dxa"/>
          </w:tcPr>
          <w:p w14:paraId="5AD2C52B" w14:textId="77777777" w:rsidR="00D36D50" w:rsidRDefault="00D36D50" w:rsidP="00D36D50">
            <w:pPr>
              <w:pStyle w:val="ListParagraph"/>
              <w:numPr>
                <w:ilvl w:val="0"/>
                <w:numId w:val="40"/>
              </w:numPr>
              <w:spacing w:line="360" w:lineRule="auto"/>
              <w:ind w:left="274" w:hanging="219"/>
            </w:pPr>
            <w:r w:rsidRPr="00870D22">
              <w:t xml:space="preserve">Saya </w:t>
            </w:r>
            <w:proofErr w:type="spellStart"/>
            <w:r w:rsidRPr="00870D22">
              <w:t>menikmati</w:t>
            </w:r>
            <w:proofErr w:type="spellEnd"/>
            <w:r w:rsidRPr="00870D22">
              <w:t xml:space="preserve"> </w:t>
            </w:r>
            <w:proofErr w:type="spellStart"/>
            <w:r w:rsidRPr="00870D22">
              <w:t>pembelian</w:t>
            </w:r>
            <w:proofErr w:type="spellEnd"/>
            <w:r w:rsidRPr="00870D22">
              <w:t xml:space="preserve"> </w:t>
            </w:r>
            <w:proofErr w:type="spellStart"/>
            <w:r w:rsidRPr="00870D22">
              <w:t>produk</w:t>
            </w:r>
            <w:proofErr w:type="spellEnd"/>
            <w:r w:rsidRPr="00870D22">
              <w:t xml:space="preserve"> </w:t>
            </w:r>
            <w:proofErr w:type="spellStart"/>
            <w:r w:rsidRPr="00870D22">
              <w:t>melalui</w:t>
            </w:r>
            <w:proofErr w:type="spellEnd"/>
            <w:r w:rsidRPr="00870D22">
              <w:t xml:space="preserve"> </w:t>
            </w:r>
            <w:proofErr w:type="spellStart"/>
            <w:r w:rsidRPr="00870D22">
              <w:t>perangkat</w:t>
            </w:r>
            <w:proofErr w:type="spellEnd"/>
            <w:r w:rsidRPr="00870D22">
              <w:t xml:space="preserve"> </w:t>
            </w:r>
            <w:proofErr w:type="spellStart"/>
            <w:r w:rsidRPr="00870D22">
              <w:t>seluler</w:t>
            </w:r>
            <w:proofErr w:type="spellEnd"/>
          </w:p>
          <w:p w14:paraId="62E2E959" w14:textId="77777777" w:rsidR="00D36D50" w:rsidRDefault="00D36D50" w:rsidP="00D36D50">
            <w:pPr>
              <w:pStyle w:val="ListParagraph"/>
              <w:numPr>
                <w:ilvl w:val="0"/>
                <w:numId w:val="40"/>
              </w:numPr>
              <w:spacing w:line="360" w:lineRule="auto"/>
              <w:ind w:left="274" w:hanging="219"/>
            </w:pPr>
            <w:r w:rsidRPr="00870D22">
              <w:t xml:space="preserve">Saya </w:t>
            </w:r>
            <w:proofErr w:type="spellStart"/>
            <w:r w:rsidRPr="00870D22">
              <w:t>menggunakan</w:t>
            </w:r>
            <w:proofErr w:type="spellEnd"/>
            <w:r w:rsidRPr="00870D22">
              <w:t xml:space="preserve"> </w:t>
            </w:r>
            <w:r>
              <w:rPr>
                <w:i/>
                <w:iCs/>
              </w:rPr>
              <w:t>internet banking</w:t>
            </w:r>
            <w:r w:rsidRPr="00870D22">
              <w:t xml:space="preserve">, </w:t>
            </w:r>
            <w:proofErr w:type="spellStart"/>
            <w:r w:rsidRPr="00870D22">
              <w:t>kartu</w:t>
            </w:r>
            <w:proofErr w:type="spellEnd"/>
            <w:r w:rsidRPr="00870D22">
              <w:t xml:space="preserve"> </w:t>
            </w:r>
            <w:proofErr w:type="spellStart"/>
            <w:r w:rsidRPr="00870D22">
              <w:t>kredit</w:t>
            </w:r>
            <w:proofErr w:type="spellEnd"/>
            <w:r w:rsidRPr="00870D22">
              <w:t xml:space="preserve">, </w:t>
            </w:r>
            <w:proofErr w:type="spellStart"/>
            <w:r w:rsidRPr="00870D22">
              <w:t>atau</w:t>
            </w:r>
            <w:proofErr w:type="spellEnd"/>
            <w:r w:rsidRPr="00870D22">
              <w:t xml:space="preserve"> </w:t>
            </w:r>
            <w:r>
              <w:rPr>
                <w:i/>
                <w:iCs/>
              </w:rPr>
              <w:t>mobile banking</w:t>
            </w:r>
            <w:r w:rsidRPr="00870D22">
              <w:t xml:space="preserve"> </w:t>
            </w:r>
            <w:proofErr w:type="spellStart"/>
            <w:r w:rsidRPr="00870D22">
              <w:t>untuk</w:t>
            </w:r>
            <w:proofErr w:type="spellEnd"/>
            <w:r w:rsidRPr="00870D22">
              <w:t xml:space="preserve"> </w:t>
            </w:r>
            <w:proofErr w:type="spellStart"/>
            <w:r w:rsidRPr="00870D22">
              <w:t>melakukan</w:t>
            </w:r>
            <w:proofErr w:type="spellEnd"/>
            <w:r w:rsidRPr="00870D22">
              <w:t xml:space="preserve"> </w:t>
            </w:r>
            <w:proofErr w:type="spellStart"/>
            <w:r w:rsidRPr="00870D22">
              <w:t>pembelian</w:t>
            </w:r>
            <w:proofErr w:type="spellEnd"/>
          </w:p>
          <w:p w14:paraId="361ED64C" w14:textId="77777777" w:rsidR="00D36D50" w:rsidRDefault="00D36D50" w:rsidP="00D36D50">
            <w:pPr>
              <w:pStyle w:val="ListParagraph"/>
              <w:numPr>
                <w:ilvl w:val="0"/>
                <w:numId w:val="40"/>
              </w:numPr>
              <w:spacing w:line="360" w:lineRule="auto"/>
              <w:ind w:left="274" w:hanging="219"/>
            </w:pPr>
            <w:r w:rsidRPr="00870D22">
              <w:t xml:space="preserve">Saya </w:t>
            </w:r>
            <w:proofErr w:type="spellStart"/>
            <w:r w:rsidRPr="00870D22">
              <w:t>kebanyakan</w:t>
            </w:r>
            <w:proofErr w:type="spellEnd"/>
            <w:r w:rsidRPr="00870D22">
              <w:t xml:space="preserve"> </w:t>
            </w:r>
            <w:proofErr w:type="spellStart"/>
            <w:r w:rsidRPr="00870D22">
              <w:t>menggunakan</w:t>
            </w:r>
            <w:proofErr w:type="spellEnd"/>
            <w:r w:rsidRPr="00870D22">
              <w:t xml:space="preserve"> </w:t>
            </w:r>
            <w:r>
              <w:rPr>
                <w:i/>
                <w:iCs/>
              </w:rPr>
              <w:t>mobile banking</w:t>
            </w:r>
            <w:r w:rsidRPr="00870D22">
              <w:t xml:space="preserve"> </w:t>
            </w:r>
            <w:proofErr w:type="spellStart"/>
            <w:r w:rsidRPr="00870D22">
              <w:t>ketika</w:t>
            </w:r>
            <w:proofErr w:type="spellEnd"/>
            <w:r w:rsidRPr="00870D22">
              <w:t xml:space="preserve"> </w:t>
            </w:r>
            <w:proofErr w:type="spellStart"/>
            <w:r w:rsidRPr="00870D22">
              <w:t>membeli</w:t>
            </w:r>
            <w:proofErr w:type="spellEnd"/>
            <w:r w:rsidRPr="00870D22">
              <w:t xml:space="preserve"> </w:t>
            </w:r>
            <w:proofErr w:type="spellStart"/>
            <w:r w:rsidRPr="00870D22">
              <w:t>barang</w:t>
            </w:r>
            <w:proofErr w:type="spellEnd"/>
            <w:r w:rsidRPr="00870D22">
              <w:t xml:space="preserve"> </w:t>
            </w:r>
            <w:proofErr w:type="spellStart"/>
            <w:r w:rsidRPr="00870D22">
              <w:t>atau</w:t>
            </w:r>
            <w:proofErr w:type="spellEnd"/>
            <w:r w:rsidRPr="00870D22">
              <w:t xml:space="preserve"> </w:t>
            </w:r>
            <w:proofErr w:type="spellStart"/>
            <w:r w:rsidRPr="00870D22">
              <w:t>jasa</w:t>
            </w:r>
            <w:proofErr w:type="spellEnd"/>
            <w:r w:rsidRPr="00870D22">
              <w:t xml:space="preserve"> </w:t>
            </w:r>
            <w:proofErr w:type="spellStart"/>
            <w:r w:rsidRPr="00870D22">
              <w:t>melalui</w:t>
            </w:r>
            <w:proofErr w:type="spellEnd"/>
            <w:r w:rsidRPr="00870D22">
              <w:t xml:space="preserve"> </w:t>
            </w:r>
            <w:proofErr w:type="spellStart"/>
            <w:r w:rsidRPr="00870D22">
              <w:t>ponsel</w:t>
            </w:r>
            <w:proofErr w:type="spellEnd"/>
          </w:p>
          <w:p w14:paraId="580FE8B7" w14:textId="77777777" w:rsidR="00D36D50" w:rsidRDefault="00D36D50" w:rsidP="00D36D50">
            <w:pPr>
              <w:pStyle w:val="ListParagraph"/>
              <w:numPr>
                <w:ilvl w:val="0"/>
                <w:numId w:val="40"/>
              </w:numPr>
              <w:spacing w:line="360" w:lineRule="auto"/>
              <w:ind w:left="274" w:hanging="219"/>
            </w:pPr>
            <w:r w:rsidRPr="00870D22">
              <w:t xml:space="preserve">Saya </w:t>
            </w:r>
            <w:proofErr w:type="spellStart"/>
            <w:r w:rsidRPr="00870D22">
              <w:t>akan</w:t>
            </w:r>
            <w:proofErr w:type="spellEnd"/>
            <w:r w:rsidRPr="00870D22">
              <w:t xml:space="preserve"> </w:t>
            </w:r>
            <w:proofErr w:type="spellStart"/>
            <w:r w:rsidRPr="00870D22">
              <w:t>percaya</w:t>
            </w:r>
            <w:proofErr w:type="spellEnd"/>
            <w:r w:rsidRPr="00870D22">
              <w:t xml:space="preserve"> </w:t>
            </w:r>
            <w:proofErr w:type="spellStart"/>
            <w:r w:rsidRPr="00870D22">
              <w:t>diri</w:t>
            </w:r>
            <w:proofErr w:type="spellEnd"/>
            <w:r w:rsidRPr="00870D22">
              <w:t xml:space="preserve"> </w:t>
            </w:r>
            <w:proofErr w:type="spellStart"/>
            <w:r w:rsidRPr="00870D22">
              <w:t>untuk</w:t>
            </w:r>
            <w:proofErr w:type="spellEnd"/>
            <w:r w:rsidRPr="00870D22">
              <w:t xml:space="preserve"> </w:t>
            </w:r>
            <w:proofErr w:type="spellStart"/>
            <w:r w:rsidRPr="00870D22">
              <w:t>menggunakan</w:t>
            </w:r>
            <w:proofErr w:type="spellEnd"/>
            <w:r w:rsidRPr="00870D22">
              <w:t xml:space="preserve"> </w:t>
            </w:r>
            <w:r w:rsidRPr="00870D22">
              <w:rPr>
                <w:i/>
                <w:iCs/>
              </w:rPr>
              <w:t>m</w:t>
            </w:r>
            <w:r>
              <w:rPr>
                <w:i/>
                <w:iCs/>
              </w:rPr>
              <w:t xml:space="preserve">obile </w:t>
            </w:r>
            <w:r w:rsidRPr="00870D22">
              <w:rPr>
                <w:i/>
                <w:iCs/>
              </w:rPr>
              <w:t>banking</w:t>
            </w:r>
            <w:r w:rsidRPr="00870D22">
              <w:t xml:space="preserve"> </w:t>
            </w:r>
            <w:proofErr w:type="spellStart"/>
            <w:r w:rsidRPr="00870D22">
              <w:t>untuk</w:t>
            </w:r>
            <w:proofErr w:type="spellEnd"/>
            <w:r w:rsidRPr="00870D22">
              <w:t xml:space="preserve"> </w:t>
            </w:r>
            <w:proofErr w:type="spellStart"/>
            <w:r w:rsidRPr="00870D22">
              <w:t>transaksi</w:t>
            </w:r>
            <w:proofErr w:type="spellEnd"/>
            <w:r w:rsidRPr="00870D22">
              <w:t xml:space="preserve"> </w:t>
            </w:r>
            <w:proofErr w:type="spellStart"/>
            <w:r w:rsidRPr="00870D22">
              <w:t>keuangan</w:t>
            </w:r>
            <w:proofErr w:type="spellEnd"/>
          </w:p>
        </w:tc>
      </w:tr>
      <w:tr w:rsidR="00D36D50" w14:paraId="4C6C6330" w14:textId="77777777" w:rsidTr="00D36D50">
        <w:trPr>
          <w:jc w:val="center"/>
        </w:trPr>
        <w:tc>
          <w:tcPr>
            <w:tcW w:w="2122" w:type="dxa"/>
          </w:tcPr>
          <w:p w14:paraId="700E7880" w14:textId="77777777" w:rsidR="00D36D50" w:rsidRDefault="00D36D50" w:rsidP="00D36D50">
            <w:pPr>
              <w:jc w:val="left"/>
            </w:pPr>
            <w:proofErr w:type="spellStart"/>
            <w:r>
              <w:t>Pengetahuan</w:t>
            </w:r>
            <w:proofErr w:type="spellEnd"/>
            <w:r>
              <w:t xml:space="preserve"> </w:t>
            </w:r>
            <w:proofErr w:type="spellStart"/>
            <w:r>
              <w:t>Keuangan</w:t>
            </w:r>
            <w:proofErr w:type="spellEnd"/>
            <w:r>
              <w:t xml:space="preserve"> (FK)</w:t>
            </w:r>
          </w:p>
        </w:tc>
        <w:tc>
          <w:tcPr>
            <w:tcW w:w="1134" w:type="dxa"/>
          </w:tcPr>
          <w:p w14:paraId="7631AA3A" w14:textId="77777777" w:rsidR="00D36D50" w:rsidRDefault="00D36D50" w:rsidP="00D36D50">
            <w:pPr>
              <w:jc w:val="center"/>
            </w:pPr>
            <w:proofErr w:type="spellStart"/>
            <w:r>
              <w:t>Independen</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w:t>
            </w:r>
          </w:p>
        </w:tc>
        <w:tc>
          <w:tcPr>
            <w:tcW w:w="4839" w:type="dxa"/>
          </w:tcPr>
          <w:p w14:paraId="6A5C6A47" w14:textId="77777777" w:rsidR="00D36D50" w:rsidRDefault="00D36D50" w:rsidP="00D36D50">
            <w:pPr>
              <w:pStyle w:val="ListParagraph"/>
              <w:numPr>
                <w:ilvl w:val="0"/>
                <w:numId w:val="36"/>
              </w:numPr>
              <w:spacing w:line="360" w:lineRule="auto"/>
              <w:ind w:left="274" w:hanging="219"/>
            </w:pPr>
            <w:r w:rsidRPr="00CE2740">
              <w:t xml:space="preserve">Saya </w:t>
            </w:r>
            <w:proofErr w:type="spellStart"/>
            <w:r w:rsidRPr="00CE2740">
              <w:t>paham</w:t>
            </w:r>
            <w:proofErr w:type="spellEnd"/>
            <w:r w:rsidRPr="00CE2740">
              <w:t xml:space="preserve"> </w:t>
            </w:r>
            <w:proofErr w:type="spellStart"/>
            <w:r w:rsidRPr="00CE2740">
              <w:t>bagaimana</w:t>
            </w:r>
            <w:proofErr w:type="spellEnd"/>
            <w:r w:rsidRPr="00CE2740">
              <w:t xml:space="preserve"> </w:t>
            </w:r>
            <w:proofErr w:type="spellStart"/>
            <w:r w:rsidRPr="00CE2740">
              <w:t>menginvestasikan</w:t>
            </w:r>
            <w:proofErr w:type="spellEnd"/>
            <w:r w:rsidRPr="00CE2740">
              <w:t xml:space="preserve"> </w:t>
            </w:r>
            <w:proofErr w:type="spellStart"/>
            <w:r w:rsidRPr="00CE2740">
              <w:t>uang</w:t>
            </w:r>
            <w:proofErr w:type="spellEnd"/>
          </w:p>
          <w:p w14:paraId="766625B1" w14:textId="77777777" w:rsidR="00D36D50" w:rsidRDefault="00D36D50" w:rsidP="00D36D50">
            <w:pPr>
              <w:pStyle w:val="ListParagraph"/>
              <w:numPr>
                <w:ilvl w:val="0"/>
                <w:numId w:val="36"/>
              </w:numPr>
              <w:spacing w:line="360" w:lineRule="auto"/>
              <w:ind w:left="274" w:hanging="219"/>
            </w:pPr>
            <w:r w:rsidRPr="00CE2740">
              <w:t xml:space="preserve">Saya </w:t>
            </w:r>
            <w:proofErr w:type="spellStart"/>
            <w:r w:rsidRPr="00CE2740">
              <w:t>paham</w:t>
            </w:r>
            <w:proofErr w:type="spellEnd"/>
            <w:r w:rsidRPr="00CE2740">
              <w:t xml:space="preserve"> </w:t>
            </w:r>
            <w:proofErr w:type="spellStart"/>
            <w:r w:rsidRPr="00CE2740">
              <w:t>bagaimana</w:t>
            </w:r>
            <w:proofErr w:type="spellEnd"/>
            <w:r w:rsidRPr="00CE2740">
              <w:t xml:space="preserve"> </w:t>
            </w:r>
            <w:proofErr w:type="spellStart"/>
            <w:r w:rsidRPr="00CE2740">
              <w:t>menyiapkan</w:t>
            </w:r>
            <w:proofErr w:type="spellEnd"/>
            <w:r w:rsidRPr="00CE2740">
              <w:t xml:space="preserve"> </w:t>
            </w:r>
            <w:proofErr w:type="spellStart"/>
            <w:r w:rsidRPr="00CE2740">
              <w:t>rencana</w:t>
            </w:r>
            <w:proofErr w:type="spellEnd"/>
            <w:r w:rsidRPr="00CE2740">
              <w:t xml:space="preserve"> </w:t>
            </w:r>
            <w:proofErr w:type="spellStart"/>
            <w:r w:rsidRPr="00CE2740">
              <w:t>anggaran</w:t>
            </w:r>
            <w:proofErr w:type="spellEnd"/>
            <w:r w:rsidRPr="00CE2740">
              <w:t xml:space="preserve"> </w:t>
            </w:r>
            <w:proofErr w:type="spellStart"/>
            <w:r w:rsidRPr="00CE2740">
              <w:t>belanja</w:t>
            </w:r>
            <w:proofErr w:type="spellEnd"/>
          </w:p>
          <w:p w14:paraId="47C0F9D3" w14:textId="77777777" w:rsidR="00D36D50" w:rsidRDefault="00D36D50" w:rsidP="00D36D50">
            <w:pPr>
              <w:pStyle w:val="ListParagraph"/>
              <w:numPr>
                <w:ilvl w:val="0"/>
                <w:numId w:val="36"/>
              </w:numPr>
              <w:spacing w:line="360" w:lineRule="auto"/>
              <w:ind w:left="274" w:hanging="219"/>
            </w:pPr>
            <w:r w:rsidRPr="00CE2740">
              <w:t xml:space="preserve">Saya </w:t>
            </w:r>
            <w:proofErr w:type="spellStart"/>
            <w:r w:rsidRPr="00CE2740">
              <w:t>paham</w:t>
            </w:r>
            <w:proofErr w:type="spellEnd"/>
            <w:r w:rsidRPr="00CE2740">
              <w:t xml:space="preserve"> </w:t>
            </w:r>
            <w:proofErr w:type="spellStart"/>
            <w:r w:rsidRPr="00CE2740">
              <w:t>bagaimana</w:t>
            </w:r>
            <w:proofErr w:type="spellEnd"/>
            <w:r w:rsidRPr="00CE2740">
              <w:t xml:space="preserve"> </w:t>
            </w:r>
            <w:proofErr w:type="spellStart"/>
            <w:r w:rsidRPr="00CE2740">
              <w:t>mengatur</w:t>
            </w:r>
            <w:proofErr w:type="spellEnd"/>
            <w:r w:rsidRPr="00CE2740">
              <w:t xml:space="preserve"> </w:t>
            </w:r>
            <w:proofErr w:type="spellStart"/>
            <w:r w:rsidRPr="00CE2740">
              <w:t>keuangan</w:t>
            </w:r>
            <w:proofErr w:type="spellEnd"/>
            <w:r w:rsidRPr="00CE2740">
              <w:t xml:space="preserve"> </w:t>
            </w:r>
            <w:proofErr w:type="spellStart"/>
            <w:r w:rsidRPr="00CE2740">
              <w:t>pribadi</w:t>
            </w:r>
            <w:proofErr w:type="spellEnd"/>
          </w:p>
          <w:p w14:paraId="513CFDAD" w14:textId="77777777" w:rsidR="00D36D50" w:rsidRDefault="00D36D50" w:rsidP="00D36D50">
            <w:pPr>
              <w:pStyle w:val="ListParagraph"/>
              <w:numPr>
                <w:ilvl w:val="0"/>
                <w:numId w:val="36"/>
              </w:numPr>
              <w:spacing w:line="360" w:lineRule="auto"/>
              <w:ind w:left="274" w:hanging="219"/>
            </w:pPr>
            <w:r w:rsidRPr="00CE2740">
              <w:t xml:space="preserve">Saya </w:t>
            </w:r>
            <w:proofErr w:type="spellStart"/>
            <w:r w:rsidRPr="00CE2740">
              <w:t>sangat</w:t>
            </w:r>
            <w:proofErr w:type="spellEnd"/>
            <w:r w:rsidRPr="00CE2740">
              <w:t xml:space="preserve"> </w:t>
            </w:r>
            <w:proofErr w:type="spellStart"/>
            <w:r w:rsidRPr="00CE2740">
              <w:t>paham</w:t>
            </w:r>
            <w:proofErr w:type="spellEnd"/>
            <w:r w:rsidRPr="00CE2740">
              <w:t xml:space="preserve"> </w:t>
            </w:r>
            <w:proofErr w:type="spellStart"/>
            <w:r w:rsidRPr="00CE2740">
              <w:t>saldo</w:t>
            </w:r>
            <w:proofErr w:type="spellEnd"/>
            <w:r w:rsidRPr="00CE2740">
              <w:t xml:space="preserve"> </w:t>
            </w:r>
            <w:proofErr w:type="spellStart"/>
            <w:r w:rsidRPr="00CE2740">
              <w:t>laporan</w:t>
            </w:r>
            <w:proofErr w:type="spellEnd"/>
            <w:r w:rsidRPr="00CE2740">
              <w:t xml:space="preserve"> </w:t>
            </w:r>
            <w:proofErr w:type="spellStart"/>
            <w:r w:rsidRPr="00CE2740">
              <w:t>rekening</w:t>
            </w:r>
            <w:proofErr w:type="spellEnd"/>
            <w:r w:rsidRPr="00CE2740">
              <w:t xml:space="preserve"> bank </w:t>
            </w:r>
            <w:proofErr w:type="spellStart"/>
            <w:r w:rsidRPr="00CE2740">
              <w:t>saya</w:t>
            </w:r>
            <w:proofErr w:type="spellEnd"/>
          </w:p>
          <w:p w14:paraId="2BDCB083" w14:textId="77777777" w:rsidR="00D36D50" w:rsidRDefault="00D36D50" w:rsidP="00D36D50">
            <w:pPr>
              <w:pStyle w:val="ListParagraph"/>
              <w:numPr>
                <w:ilvl w:val="0"/>
                <w:numId w:val="36"/>
              </w:numPr>
              <w:spacing w:line="360" w:lineRule="auto"/>
              <w:ind w:left="274" w:hanging="219"/>
            </w:pPr>
            <w:r w:rsidRPr="00CE2740">
              <w:t xml:space="preserve">Saya </w:t>
            </w:r>
            <w:proofErr w:type="spellStart"/>
            <w:r w:rsidRPr="00CE2740">
              <w:t>paham</w:t>
            </w:r>
            <w:proofErr w:type="spellEnd"/>
            <w:r w:rsidRPr="00CE2740">
              <w:t xml:space="preserve"> </w:t>
            </w:r>
            <w:proofErr w:type="spellStart"/>
            <w:r w:rsidRPr="00CE2740">
              <w:t>tingkat</w:t>
            </w:r>
            <w:proofErr w:type="spellEnd"/>
            <w:r w:rsidRPr="00CE2740">
              <w:t xml:space="preserve"> </w:t>
            </w:r>
            <w:proofErr w:type="spellStart"/>
            <w:r w:rsidRPr="00CE2740">
              <w:t>bunga</w:t>
            </w:r>
            <w:proofErr w:type="spellEnd"/>
            <w:r w:rsidRPr="00CE2740">
              <w:t xml:space="preserve"> bank dan </w:t>
            </w:r>
            <w:proofErr w:type="spellStart"/>
            <w:r w:rsidRPr="00CE2740">
              <w:t>tingkat</w:t>
            </w:r>
            <w:proofErr w:type="spellEnd"/>
            <w:r w:rsidRPr="00CE2740">
              <w:t xml:space="preserve"> </w:t>
            </w:r>
            <w:proofErr w:type="spellStart"/>
            <w:r w:rsidRPr="00CE2740">
              <w:t>bunga</w:t>
            </w:r>
            <w:proofErr w:type="spellEnd"/>
            <w:r w:rsidRPr="00CE2740">
              <w:t xml:space="preserve"> </w:t>
            </w:r>
            <w:proofErr w:type="spellStart"/>
            <w:r w:rsidRPr="00CE2740">
              <w:t>pinjaman</w:t>
            </w:r>
            <w:proofErr w:type="spellEnd"/>
            <w:r w:rsidRPr="00CE2740">
              <w:t xml:space="preserve"> oleh </w:t>
            </w:r>
            <w:proofErr w:type="spellStart"/>
            <w:r w:rsidRPr="00CE2740">
              <w:t>institusi</w:t>
            </w:r>
            <w:proofErr w:type="spellEnd"/>
            <w:r w:rsidRPr="00CE2740">
              <w:t xml:space="preserve"> </w:t>
            </w:r>
            <w:proofErr w:type="spellStart"/>
            <w:r w:rsidRPr="00CE2740">
              <w:t>keuangan</w:t>
            </w:r>
            <w:proofErr w:type="spellEnd"/>
          </w:p>
        </w:tc>
      </w:tr>
      <w:tr w:rsidR="00D36D50" w14:paraId="2327758C" w14:textId="77777777" w:rsidTr="00D36D50">
        <w:trPr>
          <w:jc w:val="center"/>
        </w:trPr>
        <w:tc>
          <w:tcPr>
            <w:tcW w:w="2122" w:type="dxa"/>
          </w:tcPr>
          <w:p w14:paraId="7525FADB" w14:textId="77777777" w:rsidR="00D36D50" w:rsidRDefault="00D36D50" w:rsidP="00D36D50">
            <w:pPr>
              <w:jc w:val="left"/>
            </w:pPr>
            <w:proofErr w:type="spellStart"/>
            <w:r>
              <w:lastRenderedPageBreak/>
              <w:t>Perilaku</w:t>
            </w:r>
            <w:proofErr w:type="spellEnd"/>
            <w:r>
              <w:t xml:space="preserve"> </w:t>
            </w:r>
            <w:proofErr w:type="spellStart"/>
            <w:r>
              <w:t>Keuangan</w:t>
            </w:r>
            <w:proofErr w:type="spellEnd"/>
            <w:r>
              <w:t xml:space="preserve"> (FB)</w:t>
            </w:r>
          </w:p>
        </w:tc>
        <w:tc>
          <w:tcPr>
            <w:tcW w:w="1134" w:type="dxa"/>
          </w:tcPr>
          <w:p w14:paraId="4D159C45" w14:textId="77777777" w:rsidR="00D36D50" w:rsidRDefault="00D36D50" w:rsidP="00D36D50">
            <w:pPr>
              <w:jc w:val="center"/>
            </w:pPr>
            <w:proofErr w:type="spellStart"/>
            <w:r>
              <w:t>Independen</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t>)</w:t>
            </w:r>
          </w:p>
        </w:tc>
        <w:tc>
          <w:tcPr>
            <w:tcW w:w="4839" w:type="dxa"/>
          </w:tcPr>
          <w:p w14:paraId="5118CE85" w14:textId="77777777" w:rsidR="00D36D50" w:rsidRDefault="00D36D50" w:rsidP="00D36D50">
            <w:pPr>
              <w:pStyle w:val="ListParagraph"/>
              <w:numPr>
                <w:ilvl w:val="0"/>
                <w:numId w:val="37"/>
              </w:numPr>
              <w:spacing w:line="360" w:lineRule="auto"/>
              <w:ind w:left="274" w:hanging="219"/>
            </w:pPr>
            <w:proofErr w:type="spellStart"/>
            <w:r w:rsidRPr="005E653B">
              <w:t>Sebelum</w:t>
            </w:r>
            <w:proofErr w:type="spellEnd"/>
            <w:r w:rsidRPr="005E653B">
              <w:t xml:space="preserve"> </w:t>
            </w:r>
            <w:proofErr w:type="spellStart"/>
            <w:r w:rsidRPr="005E653B">
              <w:t>membeli</w:t>
            </w:r>
            <w:proofErr w:type="spellEnd"/>
            <w:r w:rsidRPr="005E653B">
              <w:t xml:space="preserve"> </w:t>
            </w:r>
            <w:proofErr w:type="spellStart"/>
            <w:r w:rsidRPr="005E653B">
              <w:t>sesuatu</w:t>
            </w:r>
            <w:proofErr w:type="spellEnd"/>
            <w:r w:rsidRPr="005E653B">
              <w:t xml:space="preserve"> </w:t>
            </w:r>
            <w:proofErr w:type="spellStart"/>
            <w:r w:rsidRPr="005E653B">
              <w:t>saya</w:t>
            </w:r>
            <w:proofErr w:type="spellEnd"/>
            <w:r w:rsidRPr="005E653B">
              <w:t xml:space="preserve"> </w:t>
            </w:r>
            <w:proofErr w:type="spellStart"/>
            <w:r w:rsidRPr="005E653B">
              <w:t>mempertimbangkan</w:t>
            </w:r>
            <w:proofErr w:type="spellEnd"/>
            <w:r w:rsidRPr="005E653B">
              <w:t xml:space="preserve"> </w:t>
            </w:r>
            <w:proofErr w:type="spellStart"/>
            <w:r w:rsidRPr="005E653B">
              <w:t>kemampuan</w:t>
            </w:r>
            <w:proofErr w:type="spellEnd"/>
            <w:r w:rsidRPr="005E653B">
              <w:t xml:space="preserve"> </w:t>
            </w:r>
            <w:proofErr w:type="spellStart"/>
            <w:r w:rsidRPr="005E653B">
              <w:t>membeli</w:t>
            </w:r>
            <w:proofErr w:type="spellEnd"/>
            <w:r w:rsidRPr="005E653B">
              <w:t xml:space="preserve"> </w:t>
            </w:r>
            <w:proofErr w:type="spellStart"/>
            <w:r w:rsidRPr="005E653B">
              <w:t>saya</w:t>
            </w:r>
            <w:proofErr w:type="spellEnd"/>
          </w:p>
          <w:p w14:paraId="3FB79AC9" w14:textId="77777777" w:rsidR="00D36D50" w:rsidRDefault="00D36D50" w:rsidP="00D36D50">
            <w:pPr>
              <w:pStyle w:val="ListParagraph"/>
              <w:numPr>
                <w:ilvl w:val="0"/>
                <w:numId w:val="37"/>
              </w:numPr>
              <w:spacing w:line="360" w:lineRule="auto"/>
              <w:ind w:left="274" w:hanging="219"/>
            </w:pPr>
            <w:r w:rsidRPr="005E653B">
              <w:t xml:space="preserve">Saya </w:t>
            </w:r>
            <w:proofErr w:type="spellStart"/>
            <w:r w:rsidRPr="005E653B">
              <w:t>membayar</w:t>
            </w:r>
            <w:proofErr w:type="spellEnd"/>
            <w:r w:rsidRPr="005E653B">
              <w:t xml:space="preserve"> </w:t>
            </w:r>
            <w:proofErr w:type="spellStart"/>
            <w:r w:rsidRPr="005E653B">
              <w:t>tagihan</w:t>
            </w:r>
            <w:proofErr w:type="spellEnd"/>
            <w:r w:rsidRPr="005E653B">
              <w:t xml:space="preserve"> </w:t>
            </w:r>
            <w:proofErr w:type="spellStart"/>
            <w:r w:rsidRPr="005E653B">
              <w:t>tepat</w:t>
            </w:r>
            <w:proofErr w:type="spellEnd"/>
            <w:r w:rsidRPr="005E653B">
              <w:t xml:space="preserve"> </w:t>
            </w:r>
            <w:proofErr w:type="spellStart"/>
            <w:r w:rsidRPr="005E653B">
              <w:t>waktu</w:t>
            </w:r>
            <w:proofErr w:type="spellEnd"/>
          </w:p>
          <w:p w14:paraId="01B9DC07" w14:textId="77777777" w:rsidR="00D36D50" w:rsidRDefault="00D36D50" w:rsidP="00D36D50">
            <w:pPr>
              <w:pStyle w:val="ListParagraph"/>
              <w:numPr>
                <w:ilvl w:val="0"/>
                <w:numId w:val="37"/>
              </w:numPr>
              <w:spacing w:line="360" w:lineRule="auto"/>
              <w:ind w:left="274" w:hanging="219"/>
            </w:pPr>
            <w:r w:rsidRPr="005E653B">
              <w:t xml:space="preserve">Saya </w:t>
            </w:r>
            <w:proofErr w:type="spellStart"/>
            <w:r w:rsidRPr="005E653B">
              <w:t>berada</w:t>
            </w:r>
            <w:proofErr w:type="spellEnd"/>
            <w:r w:rsidRPr="005E653B">
              <w:t xml:space="preserve"> </w:t>
            </w:r>
            <w:proofErr w:type="spellStart"/>
            <w:r w:rsidRPr="005E653B">
              <w:t>dalam</w:t>
            </w:r>
            <w:proofErr w:type="spellEnd"/>
            <w:r w:rsidRPr="005E653B">
              <w:t xml:space="preserve"> </w:t>
            </w:r>
            <w:proofErr w:type="spellStart"/>
            <w:r w:rsidRPr="005E653B">
              <w:t>rencana</w:t>
            </w:r>
            <w:proofErr w:type="spellEnd"/>
            <w:r w:rsidRPr="005E653B">
              <w:t xml:space="preserve"> </w:t>
            </w:r>
            <w:proofErr w:type="spellStart"/>
            <w:r w:rsidRPr="005E653B">
              <w:t>pengeluaran</w:t>
            </w:r>
            <w:proofErr w:type="spellEnd"/>
            <w:r w:rsidRPr="005E653B">
              <w:t xml:space="preserve"> </w:t>
            </w:r>
            <w:proofErr w:type="spellStart"/>
            <w:r w:rsidRPr="005E653B">
              <w:t>atau</w:t>
            </w:r>
            <w:proofErr w:type="spellEnd"/>
            <w:r w:rsidRPr="005E653B">
              <w:t xml:space="preserve"> </w:t>
            </w:r>
            <w:proofErr w:type="spellStart"/>
            <w:r w:rsidRPr="005E653B">
              <w:t>anggaran</w:t>
            </w:r>
            <w:proofErr w:type="spellEnd"/>
            <w:r w:rsidRPr="005E653B">
              <w:t xml:space="preserve"> </w:t>
            </w:r>
            <w:proofErr w:type="spellStart"/>
            <w:r w:rsidRPr="005E653B">
              <w:t>keuangan</w:t>
            </w:r>
            <w:proofErr w:type="spellEnd"/>
            <w:r w:rsidRPr="005E653B">
              <w:t xml:space="preserve"> </w:t>
            </w:r>
            <w:proofErr w:type="spellStart"/>
            <w:r w:rsidRPr="005E653B">
              <w:t>saya</w:t>
            </w:r>
            <w:proofErr w:type="spellEnd"/>
          </w:p>
          <w:p w14:paraId="523AA533" w14:textId="77777777" w:rsidR="00D36D50" w:rsidRDefault="00D36D50" w:rsidP="00D36D50">
            <w:pPr>
              <w:pStyle w:val="ListParagraph"/>
              <w:numPr>
                <w:ilvl w:val="0"/>
                <w:numId w:val="37"/>
              </w:numPr>
              <w:spacing w:line="360" w:lineRule="auto"/>
              <w:ind w:left="274" w:hanging="219"/>
            </w:pPr>
            <w:r w:rsidRPr="005E653B">
              <w:t xml:space="preserve">Saya </w:t>
            </w:r>
            <w:proofErr w:type="spellStart"/>
            <w:r w:rsidRPr="005E653B">
              <w:t>mulai</w:t>
            </w:r>
            <w:proofErr w:type="spellEnd"/>
            <w:r w:rsidRPr="005E653B">
              <w:t xml:space="preserve"> </w:t>
            </w:r>
            <w:proofErr w:type="spellStart"/>
            <w:r w:rsidRPr="005E653B">
              <w:t>atau</w:t>
            </w:r>
            <w:proofErr w:type="spellEnd"/>
            <w:r w:rsidRPr="005E653B">
              <w:t xml:space="preserve"> </w:t>
            </w:r>
            <w:proofErr w:type="spellStart"/>
            <w:r w:rsidRPr="005E653B">
              <w:t>menjaga</w:t>
            </w:r>
            <w:proofErr w:type="spellEnd"/>
            <w:r w:rsidRPr="005E653B">
              <w:t xml:space="preserve"> </w:t>
            </w:r>
            <w:proofErr w:type="spellStart"/>
            <w:r w:rsidRPr="005E653B">
              <w:t>adanya</w:t>
            </w:r>
            <w:proofErr w:type="spellEnd"/>
            <w:r w:rsidRPr="005E653B">
              <w:t xml:space="preserve"> dana </w:t>
            </w:r>
            <w:proofErr w:type="spellStart"/>
            <w:r w:rsidRPr="005E653B">
              <w:t>simpanan</w:t>
            </w:r>
            <w:proofErr w:type="spellEnd"/>
            <w:r w:rsidRPr="005E653B">
              <w:t xml:space="preserve"> </w:t>
            </w:r>
            <w:proofErr w:type="spellStart"/>
            <w:r w:rsidRPr="005E653B">
              <w:t>darurat</w:t>
            </w:r>
            <w:proofErr w:type="spellEnd"/>
          </w:p>
          <w:p w14:paraId="2EE07943" w14:textId="77777777" w:rsidR="00D36D50" w:rsidRDefault="00D36D50" w:rsidP="00D36D50">
            <w:pPr>
              <w:pStyle w:val="ListParagraph"/>
              <w:numPr>
                <w:ilvl w:val="0"/>
                <w:numId w:val="37"/>
              </w:numPr>
              <w:spacing w:line="360" w:lineRule="auto"/>
              <w:ind w:left="274" w:hanging="219"/>
            </w:pPr>
            <w:r w:rsidRPr="005E653B">
              <w:t xml:space="preserve">Saya </w:t>
            </w:r>
            <w:proofErr w:type="spellStart"/>
            <w:r w:rsidRPr="005E653B">
              <w:t>menabung</w:t>
            </w:r>
            <w:proofErr w:type="spellEnd"/>
            <w:r w:rsidRPr="005E653B">
              <w:t xml:space="preserve"> </w:t>
            </w:r>
            <w:proofErr w:type="spellStart"/>
            <w:r w:rsidRPr="005E653B">
              <w:t>dari</w:t>
            </w:r>
            <w:proofErr w:type="spellEnd"/>
            <w:r w:rsidRPr="005E653B">
              <w:t xml:space="preserve"> </w:t>
            </w:r>
            <w:proofErr w:type="spellStart"/>
            <w:r w:rsidRPr="005E653B">
              <w:t>setiap</w:t>
            </w:r>
            <w:proofErr w:type="spellEnd"/>
            <w:r w:rsidRPr="005E653B">
              <w:t xml:space="preserve"> </w:t>
            </w:r>
            <w:proofErr w:type="spellStart"/>
            <w:r w:rsidRPr="005E653B">
              <w:t>pemasukan</w:t>
            </w:r>
            <w:proofErr w:type="spellEnd"/>
            <w:r w:rsidRPr="005E653B">
              <w:t xml:space="preserve"> </w:t>
            </w:r>
            <w:proofErr w:type="spellStart"/>
            <w:r w:rsidRPr="005E653B">
              <w:t>saya</w:t>
            </w:r>
            <w:proofErr w:type="spellEnd"/>
          </w:p>
          <w:p w14:paraId="7498C0C0" w14:textId="77777777" w:rsidR="00D36D50" w:rsidRDefault="00D36D50" w:rsidP="00D36D50">
            <w:pPr>
              <w:pStyle w:val="ListParagraph"/>
              <w:numPr>
                <w:ilvl w:val="0"/>
                <w:numId w:val="37"/>
              </w:numPr>
              <w:spacing w:line="360" w:lineRule="auto"/>
              <w:ind w:left="274" w:hanging="219"/>
            </w:pPr>
            <w:r w:rsidRPr="005E653B">
              <w:t xml:space="preserve">Saya </w:t>
            </w:r>
            <w:proofErr w:type="spellStart"/>
            <w:r w:rsidRPr="005E653B">
              <w:t>menabung</w:t>
            </w:r>
            <w:proofErr w:type="spellEnd"/>
            <w:r w:rsidRPr="005E653B">
              <w:t xml:space="preserve"> </w:t>
            </w:r>
            <w:proofErr w:type="spellStart"/>
            <w:r w:rsidRPr="005E653B">
              <w:t>untuk</w:t>
            </w:r>
            <w:proofErr w:type="spellEnd"/>
            <w:r w:rsidRPr="005E653B">
              <w:t xml:space="preserve"> </w:t>
            </w:r>
            <w:proofErr w:type="spellStart"/>
            <w:r w:rsidRPr="005E653B">
              <w:t>tujuan</w:t>
            </w:r>
            <w:proofErr w:type="spellEnd"/>
            <w:r w:rsidRPr="005E653B">
              <w:t xml:space="preserve"> </w:t>
            </w:r>
            <w:proofErr w:type="spellStart"/>
            <w:r w:rsidRPr="005E653B">
              <w:t>jangka</w:t>
            </w:r>
            <w:proofErr w:type="spellEnd"/>
            <w:r w:rsidRPr="005E653B">
              <w:t xml:space="preserve"> </w:t>
            </w:r>
            <w:proofErr w:type="spellStart"/>
            <w:r w:rsidRPr="005E653B">
              <w:t>panjang</w:t>
            </w:r>
            <w:proofErr w:type="spellEnd"/>
            <w:r w:rsidRPr="005E653B">
              <w:t xml:space="preserve"> </w:t>
            </w:r>
            <w:proofErr w:type="spellStart"/>
            <w:r w:rsidRPr="005E653B">
              <w:t>seperti</w:t>
            </w:r>
            <w:proofErr w:type="spellEnd"/>
            <w:r w:rsidRPr="005E653B">
              <w:t xml:space="preserve"> </w:t>
            </w:r>
            <w:proofErr w:type="spellStart"/>
            <w:r w:rsidRPr="005E653B">
              <w:t>mobil</w:t>
            </w:r>
            <w:proofErr w:type="spellEnd"/>
            <w:r w:rsidRPr="005E653B">
              <w:t xml:space="preserve">, </w:t>
            </w:r>
            <w:proofErr w:type="spellStart"/>
            <w:r w:rsidRPr="005E653B">
              <w:t>pendidikan</w:t>
            </w:r>
            <w:proofErr w:type="spellEnd"/>
            <w:r w:rsidRPr="005E653B">
              <w:t xml:space="preserve">, </w:t>
            </w:r>
            <w:proofErr w:type="spellStart"/>
            <w:r w:rsidRPr="005E653B">
              <w:t>rumah</w:t>
            </w:r>
            <w:proofErr w:type="spellEnd"/>
          </w:p>
        </w:tc>
      </w:tr>
      <w:tr w:rsidR="00D36D50" w14:paraId="37AE425B" w14:textId="77777777" w:rsidTr="00D36D50">
        <w:trPr>
          <w:jc w:val="center"/>
        </w:trPr>
        <w:tc>
          <w:tcPr>
            <w:tcW w:w="2122" w:type="dxa"/>
          </w:tcPr>
          <w:p w14:paraId="3BD52FA3" w14:textId="77777777" w:rsidR="00D36D50" w:rsidRDefault="00D36D50" w:rsidP="00D36D50">
            <w:pPr>
              <w:jc w:val="left"/>
            </w:pPr>
            <w:proofErr w:type="spellStart"/>
            <w:r>
              <w:t>Sikap</w:t>
            </w:r>
            <w:proofErr w:type="spellEnd"/>
            <w:r>
              <w:t xml:space="preserve"> </w:t>
            </w:r>
            <w:proofErr w:type="spellStart"/>
            <w:r>
              <w:t>Keuangan</w:t>
            </w:r>
            <w:proofErr w:type="spellEnd"/>
            <w:r>
              <w:t xml:space="preserve"> (FA)</w:t>
            </w:r>
          </w:p>
        </w:tc>
        <w:tc>
          <w:tcPr>
            <w:tcW w:w="1134" w:type="dxa"/>
          </w:tcPr>
          <w:p w14:paraId="7C914765" w14:textId="77777777" w:rsidR="00D36D50" w:rsidRDefault="00D36D50" w:rsidP="00D36D50">
            <w:pPr>
              <w:jc w:val="center"/>
            </w:pPr>
            <w:proofErr w:type="spellStart"/>
            <w:r>
              <w:t>Independen</w:t>
            </w:r>
            <w:proofErr w:type="spellEnd"/>
            <w:r>
              <w:t xml:space="preserve">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w:t>
            </w:r>
          </w:p>
        </w:tc>
        <w:tc>
          <w:tcPr>
            <w:tcW w:w="4839" w:type="dxa"/>
          </w:tcPr>
          <w:p w14:paraId="6C6CDCF5" w14:textId="77777777" w:rsidR="00D36D50" w:rsidRDefault="00D36D50" w:rsidP="00D36D50">
            <w:pPr>
              <w:pStyle w:val="ListParagraph"/>
              <w:numPr>
                <w:ilvl w:val="0"/>
                <w:numId w:val="38"/>
              </w:numPr>
              <w:spacing w:line="360" w:lineRule="auto"/>
              <w:ind w:left="274" w:hanging="219"/>
            </w:pPr>
            <w:r w:rsidRPr="009B6566">
              <w:t xml:space="preserve">Saya </w:t>
            </w:r>
            <w:proofErr w:type="spellStart"/>
            <w:r w:rsidRPr="009B6566">
              <w:t>menggunakan</w:t>
            </w:r>
            <w:proofErr w:type="spellEnd"/>
            <w:r w:rsidRPr="009B6566">
              <w:t xml:space="preserve"> </w:t>
            </w:r>
            <w:proofErr w:type="spellStart"/>
            <w:r w:rsidRPr="009B6566">
              <w:t>uang</w:t>
            </w:r>
            <w:proofErr w:type="spellEnd"/>
            <w:r w:rsidRPr="009B6566">
              <w:t xml:space="preserve"> </w:t>
            </w:r>
            <w:proofErr w:type="spellStart"/>
            <w:r w:rsidRPr="009B6566">
              <w:t>sesuai</w:t>
            </w:r>
            <w:proofErr w:type="spellEnd"/>
            <w:r w:rsidRPr="009B6566">
              <w:t xml:space="preserve"> </w:t>
            </w:r>
            <w:proofErr w:type="spellStart"/>
            <w:r w:rsidRPr="009B6566">
              <w:t>dengan</w:t>
            </w:r>
            <w:proofErr w:type="spellEnd"/>
            <w:r w:rsidRPr="009B6566">
              <w:t xml:space="preserve"> </w:t>
            </w:r>
            <w:proofErr w:type="spellStart"/>
            <w:r w:rsidRPr="009B6566">
              <w:t>kebutuhan</w:t>
            </w:r>
            <w:proofErr w:type="spellEnd"/>
            <w:r w:rsidRPr="009B6566">
              <w:t xml:space="preserve">, </w:t>
            </w:r>
            <w:proofErr w:type="spellStart"/>
            <w:r w:rsidRPr="009B6566">
              <w:t>kemudian</w:t>
            </w:r>
            <w:proofErr w:type="spellEnd"/>
            <w:r w:rsidRPr="009B6566">
              <w:t xml:space="preserve"> </w:t>
            </w:r>
            <w:proofErr w:type="spellStart"/>
            <w:r w:rsidRPr="009B6566">
              <w:t>menyimpannya</w:t>
            </w:r>
            <w:proofErr w:type="spellEnd"/>
            <w:r w:rsidRPr="009B6566">
              <w:t xml:space="preserve"> </w:t>
            </w:r>
            <w:proofErr w:type="spellStart"/>
            <w:r w:rsidRPr="009B6566">
              <w:t>untuk</w:t>
            </w:r>
            <w:proofErr w:type="spellEnd"/>
            <w:r w:rsidRPr="009B6566">
              <w:t xml:space="preserve"> </w:t>
            </w:r>
            <w:proofErr w:type="spellStart"/>
            <w:r w:rsidRPr="009B6566">
              <w:t>jangka</w:t>
            </w:r>
            <w:proofErr w:type="spellEnd"/>
            <w:r w:rsidRPr="009B6566">
              <w:t xml:space="preserve"> </w:t>
            </w:r>
            <w:r>
              <w:t>Panjang</w:t>
            </w:r>
          </w:p>
          <w:p w14:paraId="2765992B" w14:textId="77777777" w:rsidR="00D36D50" w:rsidRDefault="00D36D50" w:rsidP="00D36D50">
            <w:pPr>
              <w:pStyle w:val="ListParagraph"/>
              <w:numPr>
                <w:ilvl w:val="0"/>
                <w:numId w:val="38"/>
              </w:numPr>
              <w:spacing w:line="360" w:lineRule="auto"/>
              <w:ind w:left="274" w:hanging="219"/>
            </w:pPr>
            <w:r w:rsidRPr="009B6566">
              <w:t xml:space="preserve">Saya </w:t>
            </w:r>
            <w:proofErr w:type="spellStart"/>
            <w:r w:rsidRPr="009B6566">
              <w:t>mempertimbangkan</w:t>
            </w:r>
            <w:proofErr w:type="spellEnd"/>
            <w:r w:rsidRPr="009B6566">
              <w:t xml:space="preserve"> </w:t>
            </w:r>
            <w:proofErr w:type="spellStart"/>
            <w:r w:rsidRPr="009B6566">
              <w:t>pengeluaran</w:t>
            </w:r>
            <w:proofErr w:type="spellEnd"/>
            <w:r w:rsidRPr="009B6566">
              <w:t xml:space="preserve"> </w:t>
            </w:r>
            <w:proofErr w:type="spellStart"/>
            <w:r w:rsidRPr="009B6566">
              <w:t>saat</w:t>
            </w:r>
            <w:proofErr w:type="spellEnd"/>
            <w:r w:rsidRPr="009B6566">
              <w:t xml:space="preserve"> ini dan juga </w:t>
            </w:r>
            <w:proofErr w:type="spellStart"/>
            <w:r w:rsidRPr="009B6566">
              <w:t>memperhitungkan</w:t>
            </w:r>
            <w:proofErr w:type="spellEnd"/>
            <w:r w:rsidRPr="009B6566">
              <w:t xml:space="preserve"> </w:t>
            </w:r>
            <w:proofErr w:type="spellStart"/>
            <w:r w:rsidRPr="009B6566">
              <w:t>kebutuhan</w:t>
            </w:r>
            <w:proofErr w:type="spellEnd"/>
            <w:r w:rsidRPr="009B6566">
              <w:t xml:space="preserve"> masa </w:t>
            </w:r>
            <w:proofErr w:type="spellStart"/>
            <w:r w:rsidRPr="009B6566">
              <w:t>depan</w:t>
            </w:r>
            <w:proofErr w:type="spellEnd"/>
          </w:p>
          <w:p w14:paraId="7FB1CB54" w14:textId="77777777" w:rsidR="00D36D50" w:rsidRDefault="00D36D50" w:rsidP="00D36D50">
            <w:pPr>
              <w:pStyle w:val="ListParagraph"/>
              <w:numPr>
                <w:ilvl w:val="0"/>
                <w:numId w:val="38"/>
              </w:numPr>
              <w:spacing w:line="360" w:lineRule="auto"/>
              <w:ind w:left="274" w:hanging="219"/>
            </w:pPr>
            <w:r w:rsidRPr="009B6566">
              <w:t xml:space="preserve">Saya </w:t>
            </w:r>
            <w:proofErr w:type="spellStart"/>
            <w:r w:rsidRPr="009B6566">
              <w:t>tidak</w:t>
            </w:r>
            <w:proofErr w:type="spellEnd"/>
            <w:r w:rsidRPr="009B6566">
              <w:t xml:space="preserve"> </w:t>
            </w:r>
            <w:proofErr w:type="spellStart"/>
            <w:r w:rsidRPr="009B6566">
              <w:t>khawatir</w:t>
            </w:r>
            <w:proofErr w:type="spellEnd"/>
            <w:r w:rsidRPr="009B6566">
              <w:t xml:space="preserve"> </w:t>
            </w:r>
            <w:proofErr w:type="spellStart"/>
            <w:r w:rsidRPr="009B6566">
              <w:t>untuk</w:t>
            </w:r>
            <w:proofErr w:type="spellEnd"/>
            <w:r w:rsidRPr="009B6566">
              <w:t xml:space="preserve"> </w:t>
            </w:r>
            <w:proofErr w:type="spellStart"/>
            <w:r w:rsidRPr="009B6566">
              <w:t>waktu</w:t>
            </w:r>
            <w:proofErr w:type="spellEnd"/>
            <w:r w:rsidRPr="009B6566">
              <w:t xml:space="preserve"> </w:t>
            </w:r>
            <w:proofErr w:type="spellStart"/>
            <w:r w:rsidRPr="009B6566">
              <w:t>pelunasan</w:t>
            </w:r>
            <w:proofErr w:type="spellEnd"/>
            <w:r w:rsidRPr="009B6566">
              <w:t xml:space="preserve"> </w:t>
            </w:r>
            <w:proofErr w:type="spellStart"/>
            <w:r w:rsidRPr="009B6566">
              <w:t>hutang</w:t>
            </w:r>
            <w:proofErr w:type="spellEnd"/>
            <w:r w:rsidRPr="009B6566">
              <w:t xml:space="preserve"> yang </w:t>
            </w:r>
            <w:proofErr w:type="spellStart"/>
            <w:r w:rsidRPr="009B6566">
              <w:t>saya</w:t>
            </w:r>
            <w:proofErr w:type="spellEnd"/>
            <w:r w:rsidRPr="009B6566">
              <w:t xml:space="preserve"> punya </w:t>
            </w:r>
            <w:proofErr w:type="spellStart"/>
            <w:r w:rsidRPr="009B6566">
              <w:t>karena</w:t>
            </w:r>
            <w:proofErr w:type="spellEnd"/>
            <w:r w:rsidRPr="009B6566">
              <w:t xml:space="preserve"> </w:t>
            </w:r>
            <w:proofErr w:type="spellStart"/>
            <w:r w:rsidRPr="009B6566">
              <w:t>saya</w:t>
            </w:r>
            <w:proofErr w:type="spellEnd"/>
            <w:r w:rsidRPr="009B6566">
              <w:t xml:space="preserve"> </w:t>
            </w:r>
            <w:proofErr w:type="spellStart"/>
            <w:r w:rsidRPr="009B6566">
              <w:t>selalu</w:t>
            </w:r>
            <w:proofErr w:type="spellEnd"/>
            <w:r w:rsidRPr="009B6566">
              <w:t xml:space="preserve"> </w:t>
            </w:r>
            <w:proofErr w:type="spellStart"/>
            <w:r w:rsidRPr="009B6566">
              <w:t>mampu</w:t>
            </w:r>
            <w:proofErr w:type="spellEnd"/>
            <w:r w:rsidRPr="009B6566">
              <w:t xml:space="preserve"> </w:t>
            </w:r>
            <w:proofErr w:type="spellStart"/>
            <w:r w:rsidRPr="009B6566">
              <w:t>membayar</w:t>
            </w:r>
            <w:proofErr w:type="spellEnd"/>
            <w:r w:rsidRPr="009B6566">
              <w:t xml:space="preserve"> </w:t>
            </w:r>
            <w:proofErr w:type="spellStart"/>
            <w:r w:rsidRPr="009B6566">
              <w:t>tepat</w:t>
            </w:r>
            <w:proofErr w:type="spellEnd"/>
            <w:r w:rsidRPr="009B6566">
              <w:t xml:space="preserve"> </w:t>
            </w:r>
            <w:proofErr w:type="spellStart"/>
            <w:r w:rsidRPr="009B6566">
              <w:t>waktu</w:t>
            </w:r>
            <w:proofErr w:type="spellEnd"/>
          </w:p>
          <w:p w14:paraId="62D24502" w14:textId="77777777" w:rsidR="00D36D50" w:rsidRDefault="00D36D50" w:rsidP="00D36D50">
            <w:pPr>
              <w:pStyle w:val="ListParagraph"/>
              <w:numPr>
                <w:ilvl w:val="0"/>
                <w:numId w:val="38"/>
              </w:numPr>
              <w:spacing w:line="360" w:lineRule="auto"/>
              <w:ind w:left="274" w:hanging="219"/>
            </w:pPr>
            <w:proofErr w:type="spellStart"/>
            <w:r w:rsidRPr="009B6566">
              <w:t>Bila</w:t>
            </w:r>
            <w:proofErr w:type="spellEnd"/>
            <w:r w:rsidRPr="009B6566">
              <w:t xml:space="preserve"> </w:t>
            </w:r>
            <w:proofErr w:type="spellStart"/>
            <w:r w:rsidRPr="009B6566">
              <w:t>diberikan</w:t>
            </w:r>
            <w:proofErr w:type="spellEnd"/>
            <w:r w:rsidRPr="009B6566">
              <w:t xml:space="preserve"> </w:t>
            </w:r>
            <w:proofErr w:type="spellStart"/>
            <w:r w:rsidRPr="009B6566">
              <w:t>pilihan</w:t>
            </w:r>
            <w:proofErr w:type="spellEnd"/>
            <w:r w:rsidRPr="009B6566">
              <w:t xml:space="preserve">, </w:t>
            </w:r>
            <w:proofErr w:type="spellStart"/>
            <w:r w:rsidRPr="009B6566">
              <w:t>saya</w:t>
            </w:r>
            <w:proofErr w:type="spellEnd"/>
            <w:r w:rsidRPr="009B6566">
              <w:t xml:space="preserve"> </w:t>
            </w:r>
            <w:proofErr w:type="spellStart"/>
            <w:r w:rsidRPr="009B6566">
              <w:t>akan</w:t>
            </w:r>
            <w:proofErr w:type="spellEnd"/>
            <w:r w:rsidRPr="009B6566">
              <w:t xml:space="preserve"> </w:t>
            </w:r>
            <w:proofErr w:type="spellStart"/>
            <w:r w:rsidRPr="009B6566">
              <w:t>mengasuransikan</w:t>
            </w:r>
            <w:proofErr w:type="spellEnd"/>
            <w:r w:rsidRPr="009B6566">
              <w:t xml:space="preserve"> </w:t>
            </w:r>
            <w:proofErr w:type="spellStart"/>
            <w:r w:rsidRPr="009B6566">
              <w:t>properti</w:t>
            </w:r>
            <w:proofErr w:type="spellEnd"/>
            <w:r w:rsidRPr="009B6566">
              <w:t xml:space="preserve"> yang </w:t>
            </w:r>
            <w:proofErr w:type="spellStart"/>
            <w:r w:rsidRPr="009B6566">
              <w:t>saya</w:t>
            </w:r>
            <w:proofErr w:type="spellEnd"/>
            <w:r w:rsidRPr="009B6566">
              <w:t xml:space="preserve"> punya </w:t>
            </w:r>
            <w:proofErr w:type="spellStart"/>
            <w:r w:rsidRPr="009B6566">
              <w:t>untuk</w:t>
            </w:r>
            <w:proofErr w:type="spellEnd"/>
            <w:r w:rsidRPr="009B6566">
              <w:t xml:space="preserve"> </w:t>
            </w:r>
            <w:proofErr w:type="spellStart"/>
            <w:r w:rsidRPr="009B6566">
              <w:t>menghindari</w:t>
            </w:r>
            <w:proofErr w:type="spellEnd"/>
            <w:r w:rsidRPr="009B6566">
              <w:t xml:space="preserve"> </w:t>
            </w:r>
            <w:proofErr w:type="spellStart"/>
            <w:r w:rsidRPr="009B6566">
              <w:t>resiko</w:t>
            </w:r>
            <w:proofErr w:type="spellEnd"/>
          </w:p>
        </w:tc>
      </w:tr>
    </w:tbl>
    <w:p w14:paraId="333474BA" w14:textId="77777777" w:rsidR="00D36D50" w:rsidRDefault="00D36D50" w:rsidP="00D36D50">
      <w:pPr>
        <w:spacing w:after="0"/>
        <w:jc w:val="center"/>
      </w:pPr>
      <w:proofErr w:type="spellStart"/>
      <w:r>
        <w:t>Sumber</w:t>
      </w:r>
      <w:proofErr w:type="spellEnd"/>
      <w:r>
        <w:t xml:space="preserve">: </w:t>
      </w:r>
      <w:proofErr w:type="spellStart"/>
      <w:r>
        <w:t>Pengumpulan</w:t>
      </w:r>
      <w:proofErr w:type="spellEnd"/>
      <w:r>
        <w:t xml:space="preserve"> </w:t>
      </w:r>
      <w:proofErr w:type="spellStart"/>
      <w:r>
        <w:t>literatur</w:t>
      </w:r>
      <w:proofErr w:type="spellEnd"/>
      <w:r>
        <w:t xml:space="preserve"> oleh </w:t>
      </w:r>
      <w:proofErr w:type="spellStart"/>
      <w:r>
        <w:t>penulis</w:t>
      </w:r>
      <w:proofErr w:type="spellEnd"/>
    </w:p>
    <w:p w14:paraId="7E6ECAF9" w14:textId="315509E1" w:rsidR="00D36D50" w:rsidRDefault="00D36D50" w:rsidP="00D36D50">
      <w:pPr>
        <w:spacing w:after="0"/>
        <w:jc w:val="left"/>
      </w:pPr>
    </w:p>
    <w:p w14:paraId="2668DD79" w14:textId="2005318B" w:rsidR="00D36D50" w:rsidRDefault="00D36D50" w:rsidP="00D36D50">
      <w:pPr>
        <w:spacing w:after="0"/>
        <w:jc w:val="left"/>
      </w:pPr>
    </w:p>
    <w:p w14:paraId="024A5906" w14:textId="7945DF24" w:rsidR="00D36D50" w:rsidRDefault="00D36D50" w:rsidP="00D36D50">
      <w:pPr>
        <w:spacing w:after="0"/>
        <w:jc w:val="left"/>
      </w:pPr>
    </w:p>
    <w:p w14:paraId="088E6F7B" w14:textId="5B576E6A" w:rsidR="00D36D50" w:rsidRDefault="00D36D50" w:rsidP="00D36D50">
      <w:pPr>
        <w:spacing w:after="0"/>
        <w:jc w:val="left"/>
      </w:pPr>
    </w:p>
    <w:p w14:paraId="4433C335" w14:textId="10D494E9" w:rsidR="00D36D50" w:rsidRDefault="00D36D50" w:rsidP="00D36D50">
      <w:pPr>
        <w:spacing w:after="0"/>
        <w:jc w:val="left"/>
      </w:pPr>
    </w:p>
    <w:p w14:paraId="46615B27" w14:textId="1FF2BCF7" w:rsidR="00D36D50" w:rsidRDefault="00D36D50" w:rsidP="00D36D50">
      <w:pPr>
        <w:spacing w:after="0"/>
        <w:jc w:val="left"/>
      </w:pPr>
    </w:p>
    <w:p w14:paraId="3E480262" w14:textId="6B903B59" w:rsidR="00D36D50" w:rsidRDefault="00D36D50" w:rsidP="00D36D50">
      <w:pPr>
        <w:spacing w:after="0"/>
        <w:jc w:val="left"/>
      </w:pPr>
    </w:p>
    <w:p w14:paraId="1741A5B1" w14:textId="4C7E418E" w:rsidR="00D36D50" w:rsidRDefault="00D36D50" w:rsidP="00D36D50">
      <w:pPr>
        <w:spacing w:after="0"/>
        <w:jc w:val="left"/>
      </w:pPr>
    </w:p>
    <w:p w14:paraId="22A5BEA7" w14:textId="4B8FCCE2" w:rsidR="00D36D50" w:rsidRDefault="00D36D50" w:rsidP="00D36D50">
      <w:pPr>
        <w:spacing w:after="0"/>
        <w:jc w:val="left"/>
      </w:pPr>
    </w:p>
    <w:p w14:paraId="66B3C720" w14:textId="19EB0C57" w:rsidR="00D36D50" w:rsidRDefault="00D36D50" w:rsidP="00D36D50">
      <w:pPr>
        <w:spacing w:after="0"/>
        <w:jc w:val="left"/>
      </w:pPr>
    </w:p>
    <w:p w14:paraId="694526CA" w14:textId="77777777" w:rsidR="00D36D50" w:rsidRPr="0011536F" w:rsidRDefault="00D36D50" w:rsidP="00D36D50">
      <w:pPr>
        <w:spacing w:after="0"/>
        <w:jc w:val="left"/>
      </w:pPr>
    </w:p>
    <w:p w14:paraId="749A715A" w14:textId="72B99420" w:rsidR="00D36D50" w:rsidRDefault="00D36D50" w:rsidP="00D36D50">
      <w:pPr>
        <w:pStyle w:val="Heading1"/>
        <w:numPr>
          <w:ilvl w:val="0"/>
          <w:numId w:val="0"/>
        </w:numPr>
        <w:spacing w:before="0"/>
      </w:pPr>
      <w:r>
        <w:lastRenderedPageBreak/>
        <w:t>REFERENSI</w:t>
      </w:r>
    </w:p>
    <w:p w14:paraId="54747873" w14:textId="77777777" w:rsidR="00D36D50" w:rsidRDefault="00D36D50" w:rsidP="00D36D50">
      <w:pPr>
        <w:pStyle w:val="Heading1"/>
        <w:numPr>
          <w:ilvl w:val="0"/>
          <w:numId w:val="0"/>
        </w:numPr>
        <w:spacing w:before="0"/>
      </w:pPr>
    </w:p>
    <w:p w14:paraId="491D4AC3" w14:textId="1CEE14A3" w:rsidR="00D36D50" w:rsidRPr="00D36D50" w:rsidRDefault="00D36D50" w:rsidP="00D36D50">
      <w:pPr>
        <w:widowControl w:val="0"/>
        <w:autoSpaceDE w:val="0"/>
        <w:autoSpaceDN w:val="0"/>
        <w:adjustRightInd w:val="0"/>
        <w:spacing w:after="0"/>
        <w:ind w:left="480" w:hanging="480"/>
        <w:rPr>
          <w:rFonts w:cs="Times New Roman"/>
          <w:noProof/>
          <w:szCs w:val="24"/>
        </w:rPr>
      </w:pPr>
      <w:r>
        <w:fldChar w:fldCharType="begin" w:fldLock="1"/>
      </w:r>
      <w:r>
        <w:instrText xml:space="preserve">ADDIN Mendeley Bibliography CSL_BIBLIOGRAPHY </w:instrText>
      </w:r>
      <w:r>
        <w:fldChar w:fldCharType="separate"/>
      </w:r>
      <w:r w:rsidRPr="00D36D50">
        <w:rPr>
          <w:rFonts w:cs="Times New Roman"/>
          <w:noProof/>
          <w:szCs w:val="24"/>
        </w:rPr>
        <w:t xml:space="preserve">Agarwal, R., &amp; Prasad, J. (1998). A Conceptual and Operational Definition of Personal Innovativeness in the Domain of Information Technology. </w:t>
      </w:r>
      <w:r w:rsidRPr="00D36D50">
        <w:rPr>
          <w:rFonts w:cs="Times New Roman"/>
          <w:i/>
          <w:iCs/>
          <w:noProof/>
          <w:szCs w:val="24"/>
        </w:rPr>
        <w:t>Information Systems Research</w:t>
      </w:r>
      <w:r w:rsidRPr="00D36D50">
        <w:rPr>
          <w:rFonts w:cs="Times New Roman"/>
          <w:noProof/>
          <w:szCs w:val="24"/>
        </w:rPr>
        <w:t xml:space="preserve">, </w:t>
      </w:r>
      <w:r w:rsidRPr="00D36D50">
        <w:rPr>
          <w:rFonts w:cs="Times New Roman"/>
          <w:i/>
          <w:iCs/>
          <w:noProof/>
          <w:szCs w:val="24"/>
        </w:rPr>
        <w:t>9</w:t>
      </w:r>
      <w:r w:rsidRPr="00D36D50">
        <w:rPr>
          <w:rFonts w:cs="Times New Roman"/>
          <w:noProof/>
          <w:szCs w:val="24"/>
        </w:rPr>
        <w:t>(2), 204–215. https://doi.org/10.1287/isre.9.2.204</w:t>
      </w:r>
    </w:p>
    <w:p w14:paraId="03C9E4F3"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Alsamydai, J. (2014). The Factors Influencing Customer Usage of Mobile Banking Services in Jordan. </w:t>
      </w:r>
      <w:r w:rsidRPr="00D36D50">
        <w:rPr>
          <w:rFonts w:cs="Times New Roman"/>
          <w:i/>
          <w:iCs/>
          <w:noProof/>
          <w:szCs w:val="24"/>
        </w:rPr>
        <w:t>International Journal of Business Management &amp; Research (IJBMR)</w:t>
      </w:r>
      <w:r w:rsidRPr="00D36D50">
        <w:rPr>
          <w:rFonts w:cs="Times New Roman"/>
          <w:noProof/>
          <w:szCs w:val="24"/>
        </w:rPr>
        <w:t xml:space="preserve">, </w:t>
      </w:r>
      <w:r w:rsidRPr="00D36D50">
        <w:rPr>
          <w:rFonts w:cs="Times New Roman"/>
          <w:i/>
          <w:iCs/>
          <w:noProof/>
          <w:szCs w:val="24"/>
        </w:rPr>
        <w:t>4</w:t>
      </w:r>
      <w:r w:rsidRPr="00D36D50">
        <w:rPr>
          <w:rFonts w:cs="Times New Roman"/>
          <w:noProof/>
          <w:szCs w:val="24"/>
        </w:rPr>
        <w:t>(2), 63–78.</w:t>
      </w:r>
    </w:p>
    <w:p w14:paraId="7360E40A"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Amidjono, D. S. (2016). </w:t>
      </w:r>
      <w:r w:rsidRPr="00D36D50">
        <w:rPr>
          <w:rFonts w:cs="Times New Roman"/>
          <w:i/>
          <w:iCs/>
          <w:noProof/>
          <w:szCs w:val="24"/>
        </w:rPr>
        <w:t>Financial Literacy in Indonesia</w:t>
      </w:r>
      <w:r w:rsidRPr="00D36D50">
        <w:rPr>
          <w:rFonts w:cs="Times New Roman"/>
          <w:noProof/>
          <w:szCs w:val="24"/>
        </w:rPr>
        <w:t>. Springer, Singapore.</w:t>
      </w:r>
    </w:p>
    <w:p w14:paraId="67194273"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Anugrah, R. (2018). </w:t>
      </w:r>
      <w:r w:rsidRPr="00D36D50">
        <w:rPr>
          <w:rFonts w:cs="Times New Roman"/>
          <w:i/>
          <w:iCs/>
          <w:noProof/>
          <w:szCs w:val="24"/>
        </w:rPr>
        <w:t>Pengaruh Literasi Keuangan dan Sikap Keuangan Terhadap Perilaku Pengelolaan Keuangan Masyarakat Dengan Niat Sebagai Variabel Intervening Skripsi</w:t>
      </w:r>
      <w:r w:rsidRPr="00D36D50">
        <w:rPr>
          <w:rFonts w:cs="Times New Roman"/>
          <w:noProof/>
          <w:szCs w:val="24"/>
        </w:rPr>
        <w:t>.</w:t>
      </w:r>
    </w:p>
    <w:p w14:paraId="4F17287E"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Asosiasi Penyelenggara Jasa Internet. (2018). Penetrasi &amp; Perilaku Pengguna Internet Indonesia Survey 2017. </w:t>
      </w:r>
      <w:r w:rsidRPr="00D36D50">
        <w:rPr>
          <w:rFonts w:cs="Times New Roman"/>
          <w:i/>
          <w:iCs/>
          <w:noProof/>
          <w:szCs w:val="24"/>
        </w:rPr>
        <w:t>Teknopreneur</w:t>
      </w:r>
      <w:r w:rsidRPr="00D36D50">
        <w:rPr>
          <w:rFonts w:cs="Times New Roman"/>
          <w:noProof/>
          <w:szCs w:val="24"/>
        </w:rPr>
        <w:t xml:space="preserve">, </w:t>
      </w:r>
      <w:r w:rsidRPr="00D36D50">
        <w:rPr>
          <w:rFonts w:cs="Times New Roman"/>
          <w:i/>
          <w:iCs/>
          <w:noProof/>
          <w:szCs w:val="24"/>
        </w:rPr>
        <w:t>2018</w:t>
      </w:r>
      <w:r w:rsidRPr="00D36D50">
        <w:rPr>
          <w:rFonts w:cs="Times New Roman"/>
          <w:noProof/>
          <w:szCs w:val="24"/>
        </w:rPr>
        <w:t>(31 August 2018).</w:t>
      </w:r>
    </w:p>
    <w:p w14:paraId="46794722"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Babych, Y., Grigolia, M., &amp; Keshelava, D. (2018). </w:t>
      </w:r>
      <w:r w:rsidRPr="00D36D50">
        <w:rPr>
          <w:rFonts w:cs="Times New Roman"/>
          <w:i/>
          <w:iCs/>
          <w:noProof/>
          <w:szCs w:val="24"/>
        </w:rPr>
        <w:t>Financial Inclusion, Financial Literacy, and Financial Education in Georgia</w:t>
      </w:r>
      <w:r w:rsidRPr="00D36D50">
        <w:rPr>
          <w:rFonts w:cs="Times New Roman"/>
          <w:noProof/>
          <w:szCs w:val="24"/>
        </w:rPr>
        <w:t xml:space="preserve"> (Issue 849). https://doi.org/10.1007/978-1-349-67278-3_116</w:t>
      </w:r>
    </w:p>
    <w:p w14:paraId="35AAC9A1"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Badan Pusat Statistik. (2020). </w:t>
      </w:r>
      <w:r w:rsidRPr="00D36D50">
        <w:rPr>
          <w:rFonts w:cs="Times New Roman"/>
          <w:i/>
          <w:iCs/>
          <w:noProof/>
          <w:szCs w:val="24"/>
        </w:rPr>
        <w:t>Provinsi DKI Jakarta Dalam Angka 2020</w:t>
      </w:r>
      <w:r w:rsidRPr="00D36D50">
        <w:rPr>
          <w:rFonts w:cs="Times New Roman"/>
          <w:noProof/>
          <w:szCs w:val="24"/>
        </w:rPr>
        <w:t>.</w:t>
      </w:r>
    </w:p>
    <w:p w14:paraId="7405FD00"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Baker, H. K., Filbeck, G., &amp; Ricciardi, V. (2017). </w:t>
      </w:r>
      <w:r w:rsidRPr="00D36D50">
        <w:rPr>
          <w:rFonts w:cs="Times New Roman"/>
          <w:i/>
          <w:iCs/>
          <w:noProof/>
          <w:szCs w:val="24"/>
        </w:rPr>
        <w:t>Financial Behavior: Players, Services, Products, and Markets</w:t>
      </w:r>
      <w:r w:rsidRPr="00D36D50">
        <w:rPr>
          <w:rFonts w:cs="Times New Roman"/>
          <w:noProof/>
          <w:szCs w:val="24"/>
        </w:rPr>
        <w:t>. Oxford University Press.</w:t>
      </w:r>
    </w:p>
    <w:p w14:paraId="24C7EF33"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Bank Indonesia. (2005). Peraturan BI Nomor 7/6/PBI/2005 Tentang Transparansi Informasi Produk Bank dan Penggunaan Data Pribadi Nasabah. </w:t>
      </w:r>
      <w:r w:rsidRPr="00D36D50">
        <w:rPr>
          <w:rFonts w:cs="Times New Roman"/>
          <w:i/>
          <w:iCs/>
          <w:noProof/>
          <w:szCs w:val="24"/>
        </w:rPr>
        <w:t>Bank Indonesia</w:t>
      </w:r>
      <w:r w:rsidRPr="00D36D50">
        <w:rPr>
          <w:rFonts w:cs="Times New Roman"/>
          <w:noProof/>
          <w:szCs w:val="24"/>
        </w:rPr>
        <w:t xml:space="preserve">, </w:t>
      </w:r>
      <w:r w:rsidRPr="00D36D50">
        <w:rPr>
          <w:rFonts w:cs="Times New Roman"/>
          <w:i/>
          <w:iCs/>
          <w:noProof/>
          <w:szCs w:val="24"/>
        </w:rPr>
        <w:t>3</w:t>
      </w:r>
      <w:r w:rsidRPr="00D36D50">
        <w:rPr>
          <w:rFonts w:cs="Times New Roman"/>
          <w:noProof/>
          <w:szCs w:val="24"/>
        </w:rPr>
        <w:t>, 103–104. https://doi.org/10.34225/jidc.2005.3.103</w:t>
      </w:r>
    </w:p>
    <w:p w14:paraId="2530374B"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Bank Indonesia. (2007). </w:t>
      </w:r>
      <w:r w:rsidRPr="00D36D50">
        <w:rPr>
          <w:rFonts w:cs="Times New Roman"/>
          <w:i/>
          <w:iCs/>
          <w:noProof/>
          <w:szCs w:val="24"/>
        </w:rPr>
        <w:t>Sejarah Bank Indonesia: Perbakan 1953-1959</w:t>
      </w:r>
      <w:r w:rsidRPr="00D36D50">
        <w:rPr>
          <w:rFonts w:cs="Times New Roman"/>
          <w:noProof/>
          <w:szCs w:val="24"/>
        </w:rPr>
        <w:t>. 1–19.</w:t>
      </w:r>
    </w:p>
    <w:p w14:paraId="45C601D3"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Bank Indonesia. (2008). </w:t>
      </w:r>
      <w:r w:rsidRPr="00D36D50">
        <w:rPr>
          <w:rFonts w:cs="Times New Roman"/>
          <w:i/>
          <w:iCs/>
          <w:noProof/>
          <w:szCs w:val="24"/>
        </w:rPr>
        <w:t>History of banking period 1983-1997</w:t>
      </w:r>
      <w:r w:rsidRPr="00D36D50">
        <w:rPr>
          <w:rFonts w:cs="Times New Roman"/>
          <w:noProof/>
          <w:szCs w:val="24"/>
        </w:rPr>
        <w:t>. 1–10.</w:t>
      </w:r>
    </w:p>
    <w:p w14:paraId="5840E3BA" w14:textId="105166AB"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Bank Indonesia. (2013). </w:t>
      </w:r>
      <w:r w:rsidRPr="00D36D50">
        <w:rPr>
          <w:rFonts w:cs="Times New Roman"/>
          <w:i/>
          <w:iCs/>
          <w:noProof/>
          <w:szCs w:val="24"/>
        </w:rPr>
        <w:t>Peran BI dalam SSK</w:t>
      </w:r>
      <w:r w:rsidRPr="00D36D50">
        <w:rPr>
          <w:rFonts w:cs="Times New Roman"/>
          <w:noProof/>
          <w:szCs w:val="24"/>
        </w:rPr>
        <w:t>. Retrieved from</w:t>
      </w:r>
      <w:r>
        <w:rPr>
          <w:rFonts w:cs="Times New Roman"/>
          <w:noProof/>
          <w:szCs w:val="24"/>
        </w:rPr>
        <w:t xml:space="preserve"> </w:t>
      </w:r>
      <w:r w:rsidRPr="00D36D50">
        <w:rPr>
          <w:rFonts w:cs="Times New Roman"/>
          <w:noProof/>
          <w:szCs w:val="24"/>
        </w:rPr>
        <w:t>https://www.bi.go.id/id/ssk/Peran-BI-SSK/keuanganinklusif/Indonesia/Contents/Default.aspx</w:t>
      </w:r>
    </w:p>
    <w:p w14:paraId="4C6D3BDF"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Bank Indonesia. (2018). </w:t>
      </w:r>
      <w:r w:rsidRPr="00D36D50">
        <w:rPr>
          <w:rFonts w:cs="Times New Roman"/>
          <w:i/>
          <w:iCs/>
          <w:noProof/>
          <w:szCs w:val="24"/>
        </w:rPr>
        <w:t>BAB 10 Prospek Perekonomian dan Arah Kebijakan Prospek</w:t>
      </w:r>
      <w:r w:rsidRPr="00D36D50">
        <w:rPr>
          <w:rFonts w:cs="Times New Roman"/>
          <w:noProof/>
          <w:szCs w:val="24"/>
        </w:rPr>
        <w:t>.</w:t>
      </w:r>
    </w:p>
    <w:p w14:paraId="159ECA08"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Barak, M., &amp; Levenberg, A. (2016). </w:t>
      </w:r>
      <w:r w:rsidRPr="00D36D50">
        <w:rPr>
          <w:rFonts w:cs="Times New Roman"/>
          <w:i/>
          <w:iCs/>
          <w:noProof/>
          <w:szCs w:val="24"/>
        </w:rPr>
        <w:t>Flexible thinking in learning: An individual differences measure for learning in technology-enhanced environments</w:t>
      </w:r>
      <w:r w:rsidRPr="00D36D50">
        <w:rPr>
          <w:rFonts w:cs="Times New Roman"/>
          <w:noProof/>
          <w:szCs w:val="24"/>
        </w:rPr>
        <w:t xml:space="preserve">. </w:t>
      </w:r>
      <w:r w:rsidRPr="00D36D50">
        <w:rPr>
          <w:rFonts w:cs="Times New Roman"/>
          <w:i/>
          <w:iCs/>
          <w:noProof/>
          <w:szCs w:val="24"/>
        </w:rPr>
        <w:t>99</w:t>
      </w:r>
      <w:r w:rsidRPr="00D36D50">
        <w:rPr>
          <w:rFonts w:cs="Times New Roman"/>
          <w:noProof/>
          <w:szCs w:val="24"/>
        </w:rPr>
        <w:t>, 39–52. https://doi.org/10.1016/j.compedu.2016.04.003</w:t>
      </w:r>
    </w:p>
    <w:p w14:paraId="07B95D97"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BPS. (2020). </w:t>
      </w:r>
      <w:r w:rsidRPr="00D36D50">
        <w:rPr>
          <w:rFonts w:cs="Times New Roman"/>
          <w:i/>
          <w:iCs/>
          <w:noProof/>
          <w:szCs w:val="24"/>
        </w:rPr>
        <w:t>Berita Resmi Statistik 5 Feb 2020</w:t>
      </w:r>
      <w:r w:rsidRPr="00D36D50">
        <w:rPr>
          <w:rFonts w:cs="Times New Roman"/>
          <w:noProof/>
          <w:szCs w:val="24"/>
        </w:rPr>
        <w:t>. 2020.</w:t>
      </w:r>
    </w:p>
    <w:p w14:paraId="6D4824AC"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Chen, C., Czerwinski, M., &amp; Macredie, R. (2000). Individual differences in virtual </w:t>
      </w:r>
      <w:r w:rsidRPr="00D36D50">
        <w:rPr>
          <w:rFonts w:cs="Times New Roman"/>
          <w:noProof/>
          <w:szCs w:val="24"/>
        </w:rPr>
        <w:lastRenderedPageBreak/>
        <w:t xml:space="preserve">environments - introduction and overview. </w:t>
      </w:r>
      <w:r w:rsidRPr="00D36D50">
        <w:rPr>
          <w:rFonts w:cs="Times New Roman"/>
          <w:i/>
          <w:iCs/>
          <w:noProof/>
          <w:szCs w:val="24"/>
        </w:rPr>
        <w:t>Journal of the American Society for Information Science and Technology</w:t>
      </w:r>
      <w:r w:rsidRPr="00D36D50">
        <w:rPr>
          <w:rFonts w:cs="Times New Roman"/>
          <w:noProof/>
          <w:szCs w:val="24"/>
        </w:rPr>
        <w:t xml:space="preserve">, </w:t>
      </w:r>
      <w:r w:rsidRPr="00D36D50">
        <w:rPr>
          <w:rFonts w:cs="Times New Roman"/>
          <w:i/>
          <w:iCs/>
          <w:noProof/>
          <w:szCs w:val="24"/>
        </w:rPr>
        <w:t>51</w:t>
      </w:r>
      <w:r w:rsidRPr="00D36D50">
        <w:rPr>
          <w:rFonts w:cs="Times New Roman"/>
          <w:noProof/>
          <w:szCs w:val="24"/>
        </w:rPr>
        <w:t>(6), 499–507. https://doi.org/10.1002/(SICI)1097-4571(2000)51:6&lt;499::AID-ASI2&gt;3.0.CO;2-K</w:t>
      </w:r>
    </w:p>
    <w:p w14:paraId="03B3CAE1"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Daily Social. (2015). </w:t>
      </w:r>
      <w:r w:rsidRPr="00D36D50">
        <w:rPr>
          <w:rFonts w:cs="Times New Roman"/>
          <w:i/>
          <w:iCs/>
          <w:noProof/>
          <w:szCs w:val="24"/>
        </w:rPr>
        <w:t>MEF: Penggunaan Mobile Banking Capai 80% di Indonesia, Isu Kepercayaan Menjadi Masalah Terbesar</w:t>
      </w:r>
      <w:r w:rsidRPr="00D36D50">
        <w:rPr>
          <w:rFonts w:cs="Times New Roman"/>
          <w:noProof/>
          <w:szCs w:val="24"/>
        </w:rPr>
        <w:t>. https://dailysocial.id/post/mobile-banking-indonesia</w:t>
      </w:r>
    </w:p>
    <w:p w14:paraId="237ADEE6"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Dewayanti, A., Kusyanti, A., &amp; Herlambang, A. D. (2018). Faktor-faktor yang Memengaruhi Minat Nasabah dalam Menggunakan Layanan Mobile Banking dengan Menggunakan UTAUT (Unified Theory of Acceptance and Use of Technology) (Studi pada Pengguna Mobile Banking BRI KCP Universitas Brawijaya). </w:t>
      </w:r>
      <w:r w:rsidRPr="00D36D50">
        <w:rPr>
          <w:rFonts w:cs="Times New Roman"/>
          <w:i/>
          <w:iCs/>
          <w:noProof/>
          <w:szCs w:val="24"/>
        </w:rPr>
        <w:t>Jurnal Pengembangan Teknologi Informasi Dan Ilmu Komputer (J-PTIIK) Universitas Brawijaya</w:t>
      </w:r>
      <w:r w:rsidRPr="00D36D50">
        <w:rPr>
          <w:rFonts w:cs="Times New Roman"/>
          <w:noProof/>
          <w:szCs w:val="24"/>
        </w:rPr>
        <w:t xml:space="preserve">, </w:t>
      </w:r>
      <w:r w:rsidRPr="00D36D50">
        <w:rPr>
          <w:rFonts w:cs="Times New Roman"/>
          <w:i/>
          <w:iCs/>
          <w:noProof/>
          <w:szCs w:val="24"/>
        </w:rPr>
        <w:t>2</w:t>
      </w:r>
      <w:r w:rsidRPr="00D36D50">
        <w:rPr>
          <w:rFonts w:cs="Times New Roman"/>
          <w:noProof/>
          <w:szCs w:val="24"/>
        </w:rPr>
        <w:t>(10), 2798–2805.</w:t>
      </w:r>
    </w:p>
    <w:p w14:paraId="3BC5EA22"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Dr. Jamin Ginting, S.H., M. H. (2017). Pengertian dan Sejarah Perbankan di Indonesia. </w:t>
      </w:r>
      <w:r w:rsidRPr="00D36D50">
        <w:rPr>
          <w:rFonts w:cs="Times New Roman"/>
          <w:i/>
          <w:iCs/>
          <w:noProof/>
          <w:szCs w:val="24"/>
        </w:rPr>
        <w:t>Perbankan Indonesia</w:t>
      </w:r>
      <w:r w:rsidRPr="00D36D50">
        <w:rPr>
          <w:rFonts w:cs="Times New Roman"/>
          <w:noProof/>
          <w:szCs w:val="24"/>
        </w:rPr>
        <w:t xml:space="preserve">, </w:t>
      </w:r>
      <w:r w:rsidRPr="00D36D50">
        <w:rPr>
          <w:rFonts w:cs="Times New Roman"/>
          <w:i/>
          <w:iCs/>
          <w:noProof/>
          <w:szCs w:val="24"/>
        </w:rPr>
        <w:t>1</w:t>
      </w:r>
      <w:r w:rsidRPr="00D36D50">
        <w:rPr>
          <w:rFonts w:cs="Times New Roman"/>
          <w:noProof/>
          <w:szCs w:val="24"/>
        </w:rPr>
        <w:t>(Perbankan), 1.</w:t>
      </w:r>
    </w:p>
    <w:p w14:paraId="32B3E641"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Ghozali, I. (2013). </w:t>
      </w:r>
      <w:r w:rsidRPr="00D36D50">
        <w:rPr>
          <w:rFonts w:cs="Times New Roman"/>
          <w:i/>
          <w:iCs/>
          <w:noProof/>
          <w:szCs w:val="24"/>
        </w:rPr>
        <w:t>Aplikasi Analisis Multivariate dengan Program IBM SPSS 21 Update PLS Regresi</w:t>
      </w:r>
      <w:r w:rsidRPr="00D36D50">
        <w:rPr>
          <w:rFonts w:cs="Times New Roman"/>
          <w:noProof/>
          <w:szCs w:val="24"/>
        </w:rPr>
        <w:t>. Semarang: Badan Penerbit Universitas Diponegoro.</w:t>
      </w:r>
    </w:p>
    <w:p w14:paraId="3A952587"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Ghozali, I. (2016). </w:t>
      </w:r>
      <w:r w:rsidRPr="00D36D50">
        <w:rPr>
          <w:rFonts w:cs="Times New Roman"/>
          <w:i/>
          <w:iCs/>
          <w:noProof/>
          <w:szCs w:val="24"/>
        </w:rPr>
        <w:t>Aplikasi Analisis Multivariete Dengan Program IBM SPSS 23 (Edisi 8)</w:t>
      </w:r>
      <w:r w:rsidRPr="00D36D50">
        <w:rPr>
          <w:rFonts w:cs="Times New Roman"/>
          <w:noProof/>
          <w:szCs w:val="24"/>
        </w:rPr>
        <w:t>. Semarang: Badan Penerbit Universitas Diponegoro.</w:t>
      </w:r>
    </w:p>
    <w:p w14:paraId="06CD84B0"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Grohmann, A., Klühs, T., &amp; Menkhoff, L. (2018). Does Financial Literacy Improve Financial Inclusion? Cross Country Evidence. </w:t>
      </w:r>
      <w:r w:rsidRPr="00D36D50">
        <w:rPr>
          <w:rFonts w:cs="Times New Roman"/>
          <w:i/>
          <w:iCs/>
          <w:noProof/>
          <w:szCs w:val="24"/>
        </w:rPr>
        <w:t>World Development</w:t>
      </w:r>
      <w:r w:rsidRPr="00D36D50">
        <w:rPr>
          <w:rFonts w:cs="Times New Roman"/>
          <w:noProof/>
          <w:szCs w:val="24"/>
        </w:rPr>
        <w:t xml:space="preserve">, </w:t>
      </w:r>
      <w:r w:rsidRPr="00D36D50">
        <w:rPr>
          <w:rFonts w:cs="Times New Roman"/>
          <w:i/>
          <w:iCs/>
          <w:noProof/>
          <w:szCs w:val="24"/>
        </w:rPr>
        <w:t>111</w:t>
      </w:r>
      <w:r w:rsidRPr="00D36D50">
        <w:rPr>
          <w:rFonts w:cs="Times New Roman"/>
          <w:noProof/>
          <w:szCs w:val="24"/>
        </w:rPr>
        <w:t>, 84–96. https://doi.org/10.1016/j.worlddev.2018.06.020</w:t>
      </w:r>
    </w:p>
    <w:p w14:paraId="156802D8" w14:textId="0D470E7C"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Hartati, I., &amp; Azwar. (2017). </w:t>
      </w:r>
      <w:r w:rsidRPr="00D36D50">
        <w:rPr>
          <w:rFonts w:cs="Times New Roman"/>
          <w:i/>
          <w:iCs/>
          <w:noProof/>
          <w:szCs w:val="24"/>
        </w:rPr>
        <w:t>Seberapa Penting Inklusi Keuangan Syariah Bagi Indonesia?</w:t>
      </w:r>
      <w:r w:rsidR="0005741E">
        <w:rPr>
          <w:rFonts w:cs="Times New Roman"/>
          <w:noProof/>
          <w:szCs w:val="24"/>
        </w:rPr>
        <w:t xml:space="preserve">. </w:t>
      </w:r>
      <w:r w:rsidR="0005741E" w:rsidRPr="0005741E">
        <w:rPr>
          <w:rFonts w:cs="Times New Roman"/>
          <w:noProof/>
          <w:szCs w:val="24"/>
        </w:rPr>
        <w:t xml:space="preserve">Retrieved from </w:t>
      </w:r>
      <w:r w:rsidRPr="00D36D50">
        <w:rPr>
          <w:rFonts w:cs="Times New Roman"/>
          <w:noProof/>
          <w:szCs w:val="24"/>
        </w:rPr>
        <w:t>https://bppk.kemenkeu.go.id/content/berita/balai-diklat-keuangan-makassar-seberapa-penting-inklusi-keuangan-syariah-bagi-indonesia-2019-11-05-4c5a7c3c/</w:t>
      </w:r>
    </w:p>
    <w:p w14:paraId="5241E711"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Humaira, I., &amp; Sagoro, E. M. (2018). Pengaruh Pengetahuan Keuangan, Sikap Keuangan, Dan Kepribadian Terhadap Perilaku Manajemen Keuangan Pada Pelaku Umkm Sentra Kerajinan Batik Kabupaten Bantul. </w:t>
      </w:r>
      <w:r w:rsidRPr="00D36D50">
        <w:rPr>
          <w:rFonts w:cs="Times New Roman"/>
          <w:i/>
          <w:iCs/>
          <w:noProof/>
          <w:szCs w:val="24"/>
        </w:rPr>
        <w:t>Nominal, Barometer Riset Akuntansi Dan Manajemen</w:t>
      </w:r>
      <w:r w:rsidRPr="00D36D50">
        <w:rPr>
          <w:rFonts w:cs="Times New Roman"/>
          <w:noProof/>
          <w:szCs w:val="24"/>
        </w:rPr>
        <w:t xml:space="preserve">, </w:t>
      </w:r>
      <w:r w:rsidRPr="00D36D50">
        <w:rPr>
          <w:rFonts w:cs="Times New Roman"/>
          <w:i/>
          <w:iCs/>
          <w:noProof/>
          <w:szCs w:val="24"/>
        </w:rPr>
        <w:t>7</w:t>
      </w:r>
      <w:r w:rsidRPr="00D36D50">
        <w:rPr>
          <w:rFonts w:cs="Times New Roman"/>
          <w:noProof/>
          <w:szCs w:val="24"/>
        </w:rPr>
        <w:t>(1). https://doi.org/10.21831/nominal.v7i1.19363</w:t>
      </w:r>
    </w:p>
    <w:p w14:paraId="454A65C5"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Hutabarat, F. (2018). </w:t>
      </w:r>
      <w:r w:rsidRPr="00D36D50">
        <w:rPr>
          <w:rFonts w:cs="Times New Roman"/>
          <w:i/>
          <w:iCs/>
          <w:noProof/>
          <w:szCs w:val="24"/>
        </w:rPr>
        <w:t>Pengaruh Literasi Keuangan dan Financial Technology Terhadap Inklusi Keuangan Pada Masyarakat Jabodetabek</w:t>
      </w:r>
      <w:r w:rsidRPr="00D36D50">
        <w:rPr>
          <w:rFonts w:cs="Times New Roman"/>
          <w:noProof/>
          <w:szCs w:val="24"/>
        </w:rPr>
        <w:t>. 1–55.</w:t>
      </w:r>
    </w:p>
    <w:p w14:paraId="522F144D"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Kemal, A. A. (2019). Mobile Banking in the Government-to-Person Payment Sector </w:t>
      </w:r>
      <w:r w:rsidRPr="00D36D50">
        <w:rPr>
          <w:rFonts w:cs="Times New Roman"/>
          <w:noProof/>
          <w:szCs w:val="24"/>
        </w:rPr>
        <w:lastRenderedPageBreak/>
        <w:t xml:space="preserve">for Financial Inclusion in Pakistan. </w:t>
      </w:r>
      <w:r w:rsidRPr="00D36D50">
        <w:rPr>
          <w:rFonts w:cs="Times New Roman"/>
          <w:i/>
          <w:iCs/>
          <w:noProof/>
          <w:szCs w:val="24"/>
        </w:rPr>
        <w:t>Information Technology for Development</w:t>
      </w:r>
      <w:r w:rsidRPr="00D36D50">
        <w:rPr>
          <w:rFonts w:cs="Times New Roman"/>
          <w:noProof/>
          <w:szCs w:val="24"/>
        </w:rPr>
        <w:t xml:space="preserve">, </w:t>
      </w:r>
      <w:r w:rsidRPr="00D36D50">
        <w:rPr>
          <w:rFonts w:cs="Times New Roman"/>
          <w:i/>
          <w:iCs/>
          <w:noProof/>
          <w:szCs w:val="24"/>
        </w:rPr>
        <w:t>25</w:t>
      </w:r>
      <w:r w:rsidRPr="00D36D50">
        <w:rPr>
          <w:rFonts w:cs="Times New Roman"/>
          <w:noProof/>
          <w:szCs w:val="24"/>
        </w:rPr>
        <w:t>(3), 475–502. https://doi.org/10.1080/02681102.2017.1422105</w:t>
      </w:r>
    </w:p>
    <w:p w14:paraId="732AB0BA"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Kemendikbud, T. G. (2017). Materi Pendukung Literasi Finansial. </w:t>
      </w:r>
      <w:r w:rsidRPr="00D36D50">
        <w:rPr>
          <w:rFonts w:cs="Times New Roman"/>
          <w:i/>
          <w:iCs/>
          <w:noProof/>
          <w:szCs w:val="24"/>
        </w:rPr>
        <w:t>Gerakan Literasi Nasional</w:t>
      </w:r>
      <w:r w:rsidRPr="00D36D50">
        <w:rPr>
          <w:rFonts w:cs="Times New Roman"/>
          <w:noProof/>
          <w:szCs w:val="24"/>
        </w:rPr>
        <w:t>, 1–41. https://doi.org/http://dikdasmen.kemdikbud.go.id</w:t>
      </w:r>
    </w:p>
    <w:p w14:paraId="47CAB8D8" w14:textId="2F742306"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Kemenkeu. (2016a). </w:t>
      </w:r>
      <w:r w:rsidRPr="00D36D50">
        <w:rPr>
          <w:rFonts w:cs="Times New Roman"/>
          <w:i/>
          <w:iCs/>
          <w:noProof/>
          <w:szCs w:val="24"/>
        </w:rPr>
        <w:t>Keuangan Inklusif</w:t>
      </w:r>
      <w:r w:rsidRPr="00D36D50">
        <w:rPr>
          <w:rFonts w:cs="Times New Roman"/>
          <w:noProof/>
          <w:szCs w:val="24"/>
        </w:rPr>
        <w:t>.</w:t>
      </w:r>
      <w:r w:rsidR="0005741E">
        <w:rPr>
          <w:rFonts w:cs="Times New Roman"/>
          <w:noProof/>
          <w:szCs w:val="24"/>
        </w:rPr>
        <w:t xml:space="preserve"> </w:t>
      </w:r>
      <w:r w:rsidR="0005741E" w:rsidRPr="0005741E">
        <w:rPr>
          <w:rFonts w:cs="Times New Roman"/>
          <w:noProof/>
          <w:szCs w:val="24"/>
        </w:rPr>
        <w:t xml:space="preserve">Retrieved from </w:t>
      </w:r>
      <w:r w:rsidRPr="00D36D50">
        <w:rPr>
          <w:rFonts w:cs="Times New Roman"/>
          <w:noProof/>
          <w:szCs w:val="24"/>
        </w:rPr>
        <w:t>https://fiskal.kemenkeu.go.id/dw-inklusif.asp</w:t>
      </w:r>
    </w:p>
    <w:p w14:paraId="47221840" w14:textId="43BC8D1B"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Kemenkeu. (2016b). </w:t>
      </w:r>
      <w:r w:rsidRPr="00D36D50">
        <w:rPr>
          <w:rFonts w:cs="Times New Roman"/>
          <w:i/>
          <w:iCs/>
          <w:noProof/>
          <w:szCs w:val="24"/>
        </w:rPr>
        <w:t>Strategi Nasional Keuangan Inklusif</w:t>
      </w:r>
      <w:r w:rsidRPr="00D36D50">
        <w:rPr>
          <w:rFonts w:cs="Times New Roman"/>
          <w:noProof/>
          <w:szCs w:val="24"/>
        </w:rPr>
        <w:t>.</w:t>
      </w:r>
      <w:r w:rsidR="0005741E">
        <w:rPr>
          <w:rFonts w:cs="Times New Roman"/>
          <w:noProof/>
          <w:szCs w:val="24"/>
        </w:rPr>
        <w:t xml:space="preserve"> </w:t>
      </w:r>
      <w:r w:rsidR="0005741E" w:rsidRPr="0005741E">
        <w:rPr>
          <w:rFonts w:cs="Times New Roman"/>
          <w:noProof/>
          <w:szCs w:val="24"/>
        </w:rPr>
        <w:t>Retrieved from</w:t>
      </w:r>
      <w:r w:rsidR="0005741E">
        <w:rPr>
          <w:rFonts w:cs="Times New Roman"/>
          <w:noProof/>
          <w:szCs w:val="24"/>
        </w:rPr>
        <w:t xml:space="preserve"> </w:t>
      </w:r>
      <w:r w:rsidRPr="00D36D50">
        <w:rPr>
          <w:rFonts w:cs="Times New Roman"/>
          <w:noProof/>
          <w:szCs w:val="24"/>
        </w:rPr>
        <w:t>https://www.kemenkeu.go.id/publikasi/berita/ini-5-pilar-strategi-nasional-keuangan-inklusif/</w:t>
      </w:r>
    </w:p>
    <w:p w14:paraId="02092AAB"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Khandelwal, S. (2019). </w:t>
      </w:r>
      <w:r w:rsidRPr="00D36D50">
        <w:rPr>
          <w:rFonts w:cs="Times New Roman"/>
          <w:i/>
          <w:iCs/>
          <w:noProof/>
          <w:szCs w:val="24"/>
        </w:rPr>
        <w:t>Mobile Banking and financial inclusion : A comparative study between</w:t>
      </w:r>
      <w:r w:rsidRPr="00D36D50">
        <w:rPr>
          <w:rFonts w:cs="Times New Roman"/>
          <w:noProof/>
          <w:szCs w:val="24"/>
        </w:rPr>
        <w:t xml:space="preserve">. </w:t>
      </w:r>
      <w:r w:rsidRPr="00D36D50">
        <w:rPr>
          <w:rFonts w:cs="Times New Roman"/>
          <w:i/>
          <w:iCs/>
          <w:noProof/>
          <w:szCs w:val="24"/>
        </w:rPr>
        <w:t>10</w:t>
      </w:r>
      <w:r w:rsidRPr="00D36D50">
        <w:rPr>
          <w:rFonts w:cs="Times New Roman"/>
          <w:noProof/>
          <w:szCs w:val="24"/>
        </w:rPr>
        <w:t>(5), 517–526.</w:t>
      </w:r>
    </w:p>
    <w:p w14:paraId="34B68650"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Kim, C., Mirusmonov, M., &amp; Lee, I. (2010). An Empirical Examination of Factors Influencing the Intention to Use Mobile Payment. </w:t>
      </w:r>
      <w:r w:rsidRPr="00D36D50">
        <w:rPr>
          <w:rFonts w:cs="Times New Roman"/>
          <w:i/>
          <w:iCs/>
          <w:noProof/>
          <w:szCs w:val="24"/>
        </w:rPr>
        <w:t>Computers in Human Behavior</w:t>
      </w:r>
      <w:r w:rsidRPr="00D36D50">
        <w:rPr>
          <w:rFonts w:cs="Times New Roman"/>
          <w:noProof/>
          <w:szCs w:val="24"/>
        </w:rPr>
        <w:t xml:space="preserve">, </w:t>
      </w:r>
      <w:r w:rsidRPr="00D36D50">
        <w:rPr>
          <w:rFonts w:cs="Times New Roman"/>
          <w:i/>
          <w:iCs/>
          <w:noProof/>
          <w:szCs w:val="24"/>
        </w:rPr>
        <w:t>26</w:t>
      </w:r>
      <w:r w:rsidRPr="00D36D50">
        <w:rPr>
          <w:rFonts w:cs="Times New Roman"/>
          <w:noProof/>
          <w:szCs w:val="24"/>
        </w:rPr>
        <w:t>(3), 310–322. https://doi.org/10.1016/j.chb.2009.10.013</w:t>
      </w:r>
    </w:p>
    <w:p w14:paraId="594B7AA3"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Kim, M., Zoo, H., Lee, H., &amp; Kang, J. (2018). Mobile Financial Services, Financial Inclusion, and Development: A Systematic Review of Academic Literature. </w:t>
      </w:r>
      <w:r w:rsidRPr="00D36D50">
        <w:rPr>
          <w:rFonts w:cs="Times New Roman"/>
          <w:i/>
          <w:iCs/>
          <w:noProof/>
          <w:szCs w:val="24"/>
        </w:rPr>
        <w:t>Electronic Journal of Information Systems in Developing Countries</w:t>
      </w:r>
      <w:r w:rsidRPr="00D36D50">
        <w:rPr>
          <w:rFonts w:cs="Times New Roman"/>
          <w:noProof/>
          <w:szCs w:val="24"/>
        </w:rPr>
        <w:t xml:space="preserve">, </w:t>
      </w:r>
      <w:r w:rsidRPr="00D36D50">
        <w:rPr>
          <w:rFonts w:cs="Times New Roman"/>
          <w:i/>
          <w:iCs/>
          <w:noProof/>
          <w:szCs w:val="24"/>
        </w:rPr>
        <w:t>84</w:t>
      </w:r>
      <w:r w:rsidRPr="00D36D50">
        <w:rPr>
          <w:rFonts w:cs="Times New Roman"/>
          <w:noProof/>
          <w:szCs w:val="24"/>
        </w:rPr>
        <w:t>(5), 1–17. https://doi.org/10.1002/isd2.12044</w:t>
      </w:r>
    </w:p>
    <w:p w14:paraId="3FACAC50"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Kirana, M. Y. (2020). </w:t>
      </w:r>
      <w:r w:rsidRPr="00D36D50">
        <w:rPr>
          <w:rFonts w:cs="Times New Roman"/>
          <w:i/>
          <w:iCs/>
          <w:noProof/>
          <w:szCs w:val="24"/>
        </w:rPr>
        <w:t>Dampak Literasi Keuangan dan Mobile Payment Terhadap Inklusi Keuangan di Daerah Jabodetabek</w:t>
      </w:r>
      <w:r w:rsidRPr="00D36D50">
        <w:rPr>
          <w:rFonts w:cs="Times New Roman"/>
          <w:noProof/>
          <w:szCs w:val="24"/>
        </w:rPr>
        <w:t xml:space="preserve">. </w:t>
      </w:r>
      <w:r w:rsidRPr="00D36D50">
        <w:rPr>
          <w:rFonts w:cs="Times New Roman"/>
          <w:i/>
          <w:iCs/>
          <w:noProof/>
          <w:szCs w:val="24"/>
        </w:rPr>
        <w:t>21</w:t>
      </w:r>
      <w:r w:rsidRPr="00D36D50">
        <w:rPr>
          <w:rFonts w:cs="Times New Roman"/>
          <w:noProof/>
          <w:szCs w:val="24"/>
        </w:rPr>
        <w:t>(1), 1–9.</w:t>
      </w:r>
    </w:p>
    <w:p w14:paraId="5E5B3E85"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Kitakogelu, P. (2018). </w:t>
      </w:r>
      <w:r w:rsidRPr="00D36D50">
        <w:rPr>
          <w:rFonts w:cs="Times New Roman"/>
          <w:i/>
          <w:iCs/>
          <w:noProof/>
          <w:szCs w:val="24"/>
        </w:rPr>
        <w:t>Munich Personal RePEc Archive Impact of Digital Finance on Financial Inclusion and Stability Impact of Digital Finance on Financial Inclusion and Stability Peterson K Ozili</w:t>
      </w:r>
      <w:r w:rsidRPr="00D36D50">
        <w:rPr>
          <w:rFonts w:cs="Times New Roman"/>
          <w:noProof/>
          <w:szCs w:val="24"/>
        </w:rPr>
        <w:t xml:space="preserve">. </w:t>
      </w:r>
      <w:r w:rsidRPr="00D36D50">
        <w:rPr>
          <w:rFonts w:cs="Times New Roman"/>
          <w:i/>
          <w:iCs/>
          <w:noProof/>
          <w:szCs w:val="24"/>
        </w:rPr>
        <w:t>85614</w:t>
      </w:r>
      <w:r w:rsidRPr="00D36D50">
        <w:rPr>
          <w:rFonts w:cs="Times New Roman"/>
          <w:noProof/>
          <w:szCs w:val="24"/>
        </w:rPr>
        <w:t>.</w:t>
      </w:r>
    </w:p>
    <w:p w14:paraId="6D7A5CC4"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Lajuni, N., Bujang, I., Karia, A. A., &amp; Yacob, Y. (2018). Religiosity, Financial Knowledge, and Financial Behavior Influence on Personal Financial Distress Among Millennial Generation. </w:t>
      </w:r>
      <w:r w:rsidRPr="00D36D50">
        <w:rPr>
          <w:rFonts w:cs="Times New Roman"/>
          <w:i/>
          <w:iCs/>
          <w:noProof/>
          <w:szCs w:val="24"/>
        </w:rPr>
        <w:t>Jurnal Manajemen Dan Kewirausahaan</w:t>
      </w:r>
      <w:r w:rsidRPr="00D36D50">
        <w:rPr>
          <w:rFonts w:cs="Times New Roman"/>
          <w:noProof/>
          <w:szCs w:val="24"/>
        </w:rPr>
        <w:t xml:space="preserve">, </w:t>
      </w:r>
      <w:r w:rsidRPr="00D36D50">
        <w:rPr>
          <w:rFonts w:cs="Times New Roman"/>
          <w:i/>
          <w:iCs/>
          <w:noProof/>
          <w:szCs w:val="24"/>
        </w:rPr>
        <w:t>20</w:t>
      </w:r>
      <w:r w:rsidRPr="00D36D50">
        <w:rPr>
          <w:rFonts w:cs="Times New Roman"/>
          <w:noProof/>
          <w:szCs w:val="24"/>
        </w:rPr>
        <w:t>(2), 92–98. https://doi.org/10.9744/jmk.20.2.92-98</w:t>
      </w:r>
    </w:p>
    <w:p w14:paraId="0A45ACFD"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Ledesman, M. (2019). </w:t>
      </w:r>
      <w:r w:rsidRPr="00D36D50">
        <w:rPr>
          <w:rFonts w:cs="Times New Roman"/>
          <w:i/>
          <w:iCs/>
          <w:noProof/>
          <w:szCs w:val="24"/>
        </w:rPr>
        <w:t>Pengaruh Manfaat, Kepercayaan, dan Penggunaan terhadap Minat Nasabah Menggunakan Layanan Mobile Banking (Studi Pada BSM Cabang Bandar Jaya)</w:t>
      </w:r>
      <w:r w:rsidRPr="00D36D50">
        <w:rPr>
          <w:rFonts w:cs="Times New Roman"/>
          <w:noProof/>
          <w:szCs w:val="24"/>
        </w:rPr>
        <w:t>.</w:t>
      </w:r>
    </w:p>
    <w:p w14:paraId="2E0A1B09"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Lestari, W. S. (2016). </w:t>
      </w:r>
      <w:r w:rsidRPr="00D36D50">
        <w:rPr>
          <w:rFonts w:cs="Times New Roman"/>
          <w:i/>
          <w:iCs/>
          <w:noProof/>
          <w:szCs w:val="24"/>
        </w:rPr>
        <w:t>Penggunaan Fasilitas E-Banking Dalam Menarik Minat Nasabah Pada PT. Bank Muamalat, Tbk KCP SM. Raja Medan</w:t>
      </w:r>
      <w:r w:rsidRPr="00D36D50">
        <w:rPr>
          <w:rFonts w:cs="Times New Roman"/>
          <w:noProof/>
          <w:szCs w:val="24"/>
        </w:rPr>
        <w:t xml:space="preserve">. </w:t>
      </w:r>
      <w:r w:rsidRPr="00D36D50">
        <w:rPr>
          <w:rFonts w:cs="Times New Roman"/>
          <w:i/>
          <w:iCs/>
          <w:noProof/>
          <w:szCs w:val="24"/>
        </w:rPr>
        <w:t>53</w:t>
      </w:r>
      <w:r w:rsidRPr="00D36D50">
        <w:rPr>
          <w:rFonts w:cs="Times New Roman"/>
          <w:noProof/>
          <w:szCs w:val="24"/>
        </w:rPr>
        <w:t>(9), 1689–1699. https://doi.org/10.1017/CBO9781107415324.004</w:t>
      </w:r>
    </w:p>
    <w:p w14:paraId="54BBF9CA"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Lu, J. (2014). Are Personal Innovativeness and Social Influence Critical to Continue </w:t>
      </w:r>
      <w:r w:rsidRPr="00D36D50">
        <w:rPr>
          <w:rFonts w:cs="Times New Roman"/>
          <w:noProof/>
          <w:szCs w:val="24"/>
        </w:rPr>
        <w:lastRenderedPageBreak/>
        <w:t xml:space="preserve">With Mobile Commerce? </w:t>
      </w:r>
      <w:r w:rsidRPr="00D36D50">
        <w:rPr>
          <w:rFonts w:cs="Times New Roman"/>
          <w:i/>
          <w:iCs/>
          <w:noProof/>
          <w:szCs w:val="24"/>
        </w:rPr>
        <w:t>Internet Research</w:t>
      </w:r>
      <w:r w:rsidRPr="00D36D50">
        <w:rPr>
          <w:rFonts w:cs="Times New Roman"/>
          <w:noProof/>
          <w:szCs w:val="24"/>
        </w:rPr>
        <w:t xml:space="preserve">, </w:t>
      </w:r>
      <w:r w:rsidRPr="00D36D50">
        <w:rPr>
          <w:rFonts w:cs="Times New Roman"/>
          <w:i/>
          <w:iCs/>
          <w:noProof/>
          <w:szCs w:val="24"/>
        </w:rPr>
        <w:t>24</w:t>
      </w:r>
      <w:r w:rsidRPr="00D36D50">
        <w:rPr>
          <w:rFonts w:cs="Times New Roman"/>
          <w:noProof/>
          <w:szCs w:val="24"/>
        </w:rPr>
        <w:t>(2), 134–159. https://doi.org/10.1108/IntR-05-2012-0100</w:t>
      </w:r>
    </w:p>
    <w:p w14:paraId="4A6AAC33"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Lu, J., Yao, J. E., &amp; Yu, C. S. (2005). Personal Innovativeness, Social Influences and Adoption of Wireless Internet Services Via Mobile Technology. </w:t>
      </w:r>
      <w:r w:rsidRPr="00D36D50">
        <w:rPr>
          <w:rFonts w:cs="Times New Roman"/>
          <w:i/>
          <w:iCs/>
          <w:noProof/>
          <w:szCs w:val="24"/>
        </w:rPr>
        <w:t>Journal of Strategic Information Systems</w:t>
      </w:r>
      <w:r w:rsidRPr="00D36D50">
        <w:rPr>
          <w:rFonts w:cs="Times New Roman"/>
          <w:noProof/>
          <w:szCs w:val="24"/>
        </w:rPr>
        <w:t xml:space="preserve">, </w:t>
      </w:r>
      <w:r w:rsidRPr="00D36D50">
        <w:rPr>
          <w:rFonts w:cs="Times New Roman"/>
          <w:i/>
          <w:iCs/>
          <w:noProof/>
          <w:szCs w:val="24"/>
        </w:rPr>
        <w:t>14</w:t>
      </w:r>
      <w:r w:rsidRPr="00D36D50">
        <w:rPr>
          <w:rFonts w:cs="Times New Roman"/>
          <w:noProof/>
          <w:szCs w:val="24"/>
        </w:rPr>
        <w:t>(3), 245–268. https://doi.org/10.1016/j.jsis.2005.07.003</w:t>
      </w:r>
    </w:p>
    <w:p w14:paraId="795CF6FE"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Mudjijah, Slamet , Zulivia Kahild, D. A. S. (2019). Sejarah Perbankan Indonesia : Perbankan Periode 1997-1999. </w:t>
      </w:r>
      <w:r w:rsidRPr="00D36D50">
        <w:rPr>
          <w:rFonts w:cs="Times New Roman"/>
          <w:i/>
          <w:iCs/>
          <w:noProof/>
          <w:szCs w:val="24"/>
        </w:rPr>
        <w:t>Journal of Chemical Information and Modeling</w:t>
      </w:r>
      <w:r w:rsidRPr="00D36D50">
        <w:rPr>
          <w:rFonts w:cs="Times New Roman"/>
          <w:noProof/>
          <w:szCs w:val="24"/>
        </w:rPr>
        <w:t xml:space="preserve">, </w:t>
      </w:r>
      <w:r w:rsidRPr="00D36D50">
        <w:rPr>
          <w:rFonts w:cs="Times New Roman"/>
          <w:i/>
          <w:iCs/>
          <w:noProof/>
          <w:szCs w:val="24"/>
        </w:rPr>
        <w:t>53</w:t>
      </w:r>
      <w:r w:rsidRPr="00D36D50">
        <w:rPr>
          <w:rFonts w:cs="Times New Roman"/>
          <w:noProof/>
          <w:szCs w:val="24"/>
        </w:rPr>
        <w:t>(9), 1689–1699. https://doi.org/10.1017/CBO9781107415324.004</w:t>
      </w:r>
    </w:p>
    <w:p w14:paraId="7E7C5FA3"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Novi, A. (2017). </w:t>
      </w:r>
      <w:r w:rsidRPr="00D36D50">
        <w:rPr>
          <w:rFonts w:cs="Times New Roman"/>
          <w:i/>
          <w:iCs/>
          <w:noProof/>
          <w:szCs w:val="24"/>
        </w:rPr>
        <w:t>Bab 5 Aktivitas dan Produk Bank</w:t>
      </w:r>
      <w:r w:rsidRPr="00D36D50">
        <w:rPr>
          <w:rFonts w:cs="Times New Roman"/>
          <w:noProof/>
          <w:szCs w:val="24"/>
        </w:rPr>
        <w:t>. 47–53.</w:t>
      </w:r>
    </w:p>
    <w:p w14:paraId="046DE9AD"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OECD. (2016). </w:t>
      </w:r>
      <w:r w:rsidRPr="00D36D50">
        <w:rPr>
          <w:rFonts w:cs="Times New Roman"/>
          <w:i/>
          <w:iCs/>
          <w:noProof/>
          <w:szCs w:val="24"/>
        </w:rPr>
        <w:t>OECD/INFE International Survey of Adult Financial Literacy Competencies</w:t>
      </w:r>
      <w:r w:rsidRPr="00D36D50">
        <w:rPr>
          <w:rFonts w:cs="Times New Roman"/>
          <w:noProof/>
          <w:szCs w:val="24"/>
        </w:rPr>
        <w:t>. 1–100.</w:t>
      </w:r>
    </w:p>
    <w:p w14:paraId="07AA5643" w14:textId="643C8228"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OJK. (2013). </w:t>
      </w:r>
      <w:r w:rsidRPr="00D36D50">
        <w:rPr>
          <w:rFonts w:cs="Times New Roman"/>
          <w:i/>
          <w:iCs/>
          <w:noProof/>
          <w:szCs w:val="24"/>
        </w:rPr>
        <w:t>Literasi Keuangan</w:t>
      </w:r>
      <w:r w:rsidRPr="00D36D50">
        <w:rPr>
          <w:rFonts w:cs="Times New Roman"/>
          <w:noProof/>
          <w:szCs w:val="24"/>
        </w:rPr>
        <w:t>.</w:t>
      </w:r>
      <w:r w:rsidR="0005741E">
        <w:rPr>
          <w:rFonts w:cs="Times New Roman"/>
          <w:noProof/>
          <w:szCs w:val="24"/>
        </w:rPr>
        <w:t xml:space="preserve"> </w:t>
      </w:r>
      <w:r w:rsidR="0005741E" w:rsidRPr="0005741E">
        <w:rPr>
          <w:rFonts w:cs="Times New Roman"/>
          <w:noProof/>
          <w:szCs w:val="24"/>
        </w:rPr>
        <w:t>Retrieved from</w:t>
      </w:r>
      <w:r w:rsidR="0005741E">
        <w:rPr>
          <w:rFonts w:cs="Times New Roman"/>
          <w:noProof/>
          <w:szCs w:val="24"/>
        </w:rPr>
        <w:t xml:space="preserve"> </w:t>
      </w:r>
      <w:r w:rsidRPr="00D36D50">
        <w:rPr>
          <w:rFonts w:cs="Times New Roman"/>
          <w:noProof/>
          <w:szCs w:val="24"/>
        </w:rPr>
        <w:t>https://www.ojk.go.id/id/kanal/edukasi-dan-perlindungan-konsumen/Pages/Literasi-Keuangan.aspx</w:t>
      </w:r>
    </w:p>
    <w:p w14:paraId="2CBBF599"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OJK. (2015). Bijak Ber E-Banking. </w:t>
      </w:r>
      <w:r w:rsidRPr="00D36D50">
        <w:rPr>
          <w:rFonts w:cs="Times New Roman"/>
          <w:i/>
          <w:iCs/>
          <w:noProof/>
          <w:szCs w:val="24"/>
        </w:rPr>
        <w:t>Bijak Ber E-Banking</w:t>
      </w:r>
      <w:r w:rsidRPr="00D36D50">
        <w:rPr>
          <w:rFonts w:cs="Times New Roman"/>
          <w:noProof/>
          <w:szCs w:val="24"/>
        </w:rPr>
        <w:t>.</w:t>
      </w:r>
    </w:p>
    <w:p w14:paraId="41C9BD55"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OJK. (2017). Strategi Nasional Literasi Keuangan Indonesia (Revisit 2017). </w:t>
      </w:r>
      <w:r w:rsidRPr="00D36D50">
        <w:rPr>
          <w:rFonts w:cs="Times New Roman"/>
          <w:i/>
          <w:iCs/>
          <w:noProof/>
          <w:szCs w:val="24"/>
        </w:rPr>
        <w:t>Otoritas Jasa Keuangan</w:t>
      </w:r>
      <w:r w:rsidRPr="00D36D50">
        <w:rPr>
          <w:rFonts w:cs="Times New Roman"/>
          <w:noProof/>
          <w:szCs w:val="24"/>
        </w:rPr>
        <w:t>, 1–99.</w:t>
      </w:r>
    </w:p>
    <w:p w14:paraId="73713C0B"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OJK. (2018). </w:t>
      </w:r>
      <w:r w:rsidRPr="00D36D50">
        <w:rPr>
          <w:rFonts w:cs="Times New Roman"/>
          <w:i/>
          <w:iCs/>
          <w:noProof/>
          <w:szCs w:val="24"/>
        </w:rPr>
        <w:t>Booklet Perbankan Indonesia</w:t>
      </w:r>
      <w:r w:rsidRPr="00D36D50">
        <w:rPr>
          <w:rFonts w:cs="Times New Roman"/>
          <w:noProof/>
          <w:szCs w:val="24"/>
        </w:rPr>
        <w:t>. https://doi.org/10.15625/1813-9663/1/1/6666</w:t>
      </w:r>
    </w:p>
    <w:p w14:paraId="5A196DDA"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OJK. (2019). </w:t>
      </w:r>
      <w:r w:rsidRPr="00D36D50">
        <w:rPr>
          <w:rFonts w:cs="Times New Roman"/>
          <w:i/>
          <w:iCs/>
          <w:noProof/>
          <w:szCs w:val="24"/>
        </w:rPr>
        <w:t>Statistik Perbankan Indonesia Januari 2019</w:t>
      </w:r>
      <w:r w:rsidRPr="00D36D50">
        <w:rPr>
          <w:rFonts w:cs="Times New Roman"/>
          <w:noProof/>
          <w:szCs w:val="24"/>
        </w:rPr>
        <w:t xml:space="preserve">. </w:t>
      </w:r>
      <w:r w:rsidRPr="00D36D50">
        <w:rPr>
          <w:rFonts w:cs="Times New Roman"/>
          <w:i/>
          <w:iCs/>
          <w:noProof/>
          <w:szCs w:val="24"/>
        </w:rPr>
        <w:t>67</w:t>
      </w:r>
      <w:r w:rsidRPr="00D36D50">
        <w:rPr>
          <w:rFonts w:cs="Times New Roman"/>
          <w:noProof/>
          <w:szCs w:val="24"/>
        </w:rPr>
        <w:t>(6), 14–21.</w:t>
      </w:r>
    </w:p>
    <w:p w14:paraId="1C9827C7"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Otoritas Jasa Keuangan. (2019). </w:t>
      </w:r>
      <w:r w:rsidRPr="00D36D50">
        <w:rPr>
          <w:rFonts w:cs="Times New Roman"/>
          <w:i/>
          <w:iCs/>
          <w:noProof/>
          <w:szCs w:val="24"/>
        </w:rPr>
        <w:t>Siaran Pers Survei OJK 2019: Indeks Literasi Dan Inklusi Keuangan Meningkat</w:t>
      </w:r>
      <w:r w:rsidRPr="00D36D50">
        <w:rPr>
          <w:rFonts w:cs="Times New Roman"/>
          <w:noProof/>
          <w:szCs w:val="24"/>
        </w:rPr>
        <w:t xml:space="preserve">. </w:t>
      </w:r>
      <w:r w:rsidRPr="00D36D50">
        <w:rPr>
          <w:rFonts w:cs="Times New Roman"/>
          <w:i/>
          <w:iCs/>
          <w:noProof/>
          <w:szCs w:val="24"/>
        </w:rPr>
        <w:t>November</w:t>
      </w:r>
      <w:r w:rsidRPr="00D36D50">
        <w:rPr>
          <w:rFonts w:cs="Times New Roman"/>
          <w:noProof/>
          <w:szCs w:val="24"/>
        </w:rPr>
        <w:t>, 1.</w:t>
      </w:r>
    </w:p>
    <w:p w14:paraId="143AC022"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Pradiningtyas, T. E., &amp; Lukiastuti, F. (2019). Pengaruh Pengetahuan Keuangan dan Sikap Keuangan terhadap Locus of Control dan Perilaku Pengelolaan Keuangan Mahasiswa Ekonomi. </w:t>
      </w:r>
      <w:r w:rsidRPr="00D36D50">
        <w:rPr>
          <w:rFonts w:cs="Times New Roman"/>
          <w:i/>
          <w:iCs/>
          <w:noProof/>
          <w:szCs w:val="24"/>
        </w:rPr>
        <w:t>Jurnal Minds: Manajemen Ide Dan Inspirasi</w:t>
      </w:r>
      <w:r w:rsidRPr="00D36D50">
        <w:rPr>
          <w:rFonts w:cs="Times New Roman"/>
          <w:noProof/>
          <w:szCs w:val="24"/>
        </w:rPr>
        <w:t xml:space="preserve">, </w:t>
      </w:r>
      <w:r w:rsidRPr="00D36D50">
        <w:rPr>
          <w:rFonts w:cs="Times New Roman"/>
          <w:i/>
          <w:iCs/>
          <w:noProof/>
          <w:szCs w:val="24"/>
        </w:rPr>
        <w:t>6</w:t>
      </w:r>
      <w:r w:rsidRPr="00D36D50">
        <w:rPr>
          <w:rFonts w:cs="Times New Roman"/>
          <w:noProof/>
          <w:szCs w:val="24"/>
        </w:rPr>
        <w:t>(1), 96. https://doi.org/10.24252/minds.v6i1.9274</w:t>
      </w:r>
    </w:p>
    <w:p w14:paraId="2CE98CBA"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Rizal, Y. A. (2008). </w:t>
      </w:r>
      <w:r w:rsidRPr="00D36D50">
        <w:rPr>
          <w:rFonts w:cs="Times New Roman"/>
          <w:i/>
          <w:iCs/>
          <w:noProof/>
          <w:szCs w:val="24"/>
        </w:rPr>
        <w:t>Ruang Lingkup Perbankan di Indonesia</w:t>
      </w:r>
      <w:r w:rsidRPr="00D36D50">
        <w:rPr>
          <w:rFonts w:cs="Times New Roman"/>
          <w:noProof/>
          <w:szCs w:val="24"/>
        </w:rPr>
        <w:t xml:space="preserve">. </w:t>
      </w:r>
      <w:r w:rsidRPr="00D36D50">
        <w:rPr>
          <w:rFonts w:cs="Times New Roman"/>
          <w:i/>
          <w:iCs/>
          <w:noProof/>
          <w:szCs w:val="24"/>
        </w:rPr>
        <w:t>14</w:t>
      </w:r>
      <w:r w:rsidRPr="00D36D50">
        <w:rPr>
          <w:rFonts w:cs="Times New Roman"/>
          <w:noProof/>
          <w:szCs w:val="24"/>
        </w:rPr>
        <w:t>, 1–46.</w:t>
      </w:r>
    </w:p>
    <w:p w14:paraId="16C89423"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Sanistasya, P. A., Raharjo, K., &amp; Iqbal, M. (2019). The Effect of Financial Literacy and Financial Inclusion on Small Enterprises Performance in East Kalimantan. </w:t>
      </w:r>
      <w:r w:rsidRPr="00D36D50">
        <w:rPr>
          <w:rFonts w:cs="Times New Roman"/>
          <w:i/>
          <w:iCs/>
          <w:noProof/>
          <w:szCs w:val="24"/>
        </w:rPr>
        <w:t>Jurnal Economia</w:t>
      </w:r>
      <w:r w:rsidRPr="00D36D50">
        <w:rPr>
          <w:rFonts w:cs="Times New Roman"/>
          <w:noProof/>
          <w:szCs w:val="24"/>
        </w:rPr>
        <w:t xml:space="preserve">, </w:t>
      </w:r>
      <w:r w:rsidRPr="00D36D50">
        <w:rPr>
          <w:rFonts w:cs="Times New Roman"/>
          <w:i/>
          <w:iCs/>
          <w:noProof/>
          <w:szCs w:val="24"/>
        </w:rPr>
        <w:t>15</w:t>
      </w:r>
      <w:r w:rsidRPr="00D36D50">
        <w:rPr>
          <w:rFonts w:cs="Times New Roman"/>
          <w:noProof/>
          <w:szCs w:val="24"/>
        </w:rPr>
        <w:t>(1), 48–59. https://doi.org/10.21831/economia.v15i1.23192</w:t>
      </w:r>
    </w:p>
    <w:p w14:paraId="27E7D104"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Sugiyono. (2014). </w:t>
      </w:r>
      <w:r w:rsidRPr="00D36D50">
        <w:rPr>
          <w:rFonts w:cs="Times New Roman"/>
          <w:i/>
          <w:iCs/>
          <w:noProof/>
          <w:szCs w:val="24"/>
        </w:rPr>
        <w:t>Metode Penelitian Pendidikan Pendekatan Kuantitatif, Kualitatif, dan R&amp;D</w:t>
      </w:r>
      <w:r w:rsidRPr="00D36D50">
        <w:rPr>
          <w:rFonts w:cs="Times New Roman"/>
          <w:noProof/>
          <w:szCs w:val="24"/>
        </w:rPr>
        <w:t>. Bandung: Alfabeta.</w:t>
      </w:r>
    </w:p>
    <w:p w14:paraId="034A592E"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Sugiyono. (2015). </w:t>
      </w:r>
      <w:r w:rsidRPr="00D36D50">
        <w:rPr>
          <w:rFonts w:cs="Times New Roman"/>
          <w:i/>
          <w:iCs/>
          <w:noProof/>
          <w:szCs w:val="24"/>
        </w:rPr>
        <w:t xml:space="preserve">Metode Penelitian Pendidikan: Pendekatan Kuantitatif, Kualitatif </w:t>
      </w:r>
      <w:r w:rsidRPr="00D36D50">
        <w:rPr>
          <w:rFonts w:cs="Times New Roman"/>
          <w:i/>
          <w:iCs/>
          <w:noProof/>
          <w:szCs w:val="24"/>
        </w:rPr>
        <w:lastRenderedPageBreak/>
        <w:t>dan R&amp;D</w:t>
      </w:r>
      <w:r w:rsidRPr="00D36D50">
        <w:rPr>
          <w:rFonts w:cs="Times New Roman"/>
          <w:noProof/>
          <w:szCs w:val="24"/>
        </w:rPr>
        <w:t>. Bandung: Aflabeta.</w:t>
      </w:r>
    </w:p>
    <w:p w14:paraId="564BDB34"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Sugiyono. (2016). </w:t>
      </w:r>
      <w:r w:rsidRPr="00D36D50">
        <w:rPr>
          <w:rFonts w:cs="Times New Roman"/>
          <w:i/>
          <w:iCs/>
          <w:noProof/>
          <w:szCs w:val="24"/>
        </w:rPr>
        <w:t>Metode Penelitian Kuantitatif, Kualitatif dan R&amp;D</w:t>
      </w:r>
      <w:r w:rsidRPr="00D36D50">
        <w:rPr>
          <w:rFonts w:cs="Times New Roman"/>
          <w:noProof/>
          <w:szCs w:val="24"/>
        </w:rPr>
        <w:t>. Bandung: PT Alfabet.</w:t>
      </w:r>
    </w:p>
    <w:p w14:paraId="37253B27"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Sugiyono. (2017). </w:t>
      </w:r>
      <w:r w:rsidRPr="00D36D50">
        <w:rPr>
          <w:rFonts w:cs="Times New Roman"/>
          <w:i/>
          <w:iCs/>
          <w:noProof/>
          <w:szCs w:val="24"/>
        </w:rPr>
        <w:t>Metode Penelitian Kuantitatif, Kualitatif, dan R&amp;D</w:t>
      </w:r>
      <w:r w:rsidRPr="00D36D50">
        <w:rPr>
          <w:rFonts w:cs="Times New Roman"/>
          <w:noProof/>
          <w:szCs w:val="24"/>
        </w:rPr>
        <w:t>. Bandung: Alfabeta, CV.</w:t>
      </w:r>
    </w:p>
    <w:p w14:paraId="2A5B08CF"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Sugiyono. (2018). </w:t>
      </w:r>
      <w:r w:rsidRPr="00D36D50">
        <w:rPr>
          <w:rFonts w:cs="Times New Roman"/>
          <w:i/>
          <w:iCs/>
          <w:noProof/>
          <w:szCs w:val="24"/>
        </w:rPr>
        <w:t>Metode Penelitian Kuantitatif</w:t>
      </w:r>
      <w:r w:rsidRPr="00D36D50">
        <w:rPr>
          <w:rFonts w:cs="Times New Roman"/>
          <w:noProof/>
          <w:szCs w:val="24"/>
        </w:rPr>
        <w:t>. Alfabeta.</w:t>
      </w:r>
    </w:p>
    <w:p w14:paraId="016DA52D"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Sulfiana, E. (2020). </w:t>
      </w:r>
      <w:r w:rsidRPr="00D36D50">
        <w:rPr>
          <w:rFonts w:cs="Times New Roman"/>
          <w:i/>
          <w:iCs/>
          <w:noProof/>
          <w:szCs w:val="24"/>
        </w:rPr>
        <w:t>Penerapan Sistem Mobile Banking Dalam Peningkatan Pelayanan Nasabah Bank Sulselbar Cabang Baru</w:t>
      </w:r>
      <w:r w:rsidRPr="00D36D50">
        <w:rPr>
          <w:rFonts w:cs="Times New Roman"/>
          <w:noProof/>
          <w:szCs w:val="24"/>
        </w:rPr>
        <w:t xml:space="preserve">. </w:t>
      </w:r>
      <w:r w:rsidRPr="00D36D50">
        <w:rPr>
          <w:rFonts w:cs="Times New Roman"/>
          <w:i/>
          <w:iCs/>
          <w:noProof/>
          <w:szCs w:val="24"/>
        </w:rPr>
        <w:t>February 2019</w:t>
      </w:r>
      <w:r w:rsidRPr="00D36D50">
        <w:rPr>
          <w:rFonts w:cs="Times New Roman"/>
          <w:noProof/>
          <w:szCs w:val="24"/>
        </w:rPr>
        <w:t>, 1–13.</w:t>
      </w:r>
    </w:p>
    <w:p w14:paraId="666656C2"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Sun, Y., &amp; Havidz, S. A. H. (2019). Factors Impacting the Intention to Use M-Payment. </w:t>
      </w:r>
      <w:r w:rsidRPr="00D36D50">
        <w:rPr>
          <w:rFonts w:cs="Times New Roman"/>
          <w:i/>
          <w:iCs/>
          <w:noProof/>
          <w:szCs w:val="24"/>
        </w:rPr>
        <w:t>Proceedings of 2019 International Conference on Information Management and Technology, ICIMTech 2019</w:t>
      </w:r>
      <w:r w:rsidRPr="00D36D50">
        <w:rPr>
          <w:rFonts w:cs="Times New Roman"/>
          <w:noProof/>
          <w:szCs w:val="24"/>
        </w:rPr>
        <w:t>, 290–294. https://doi.org/10.1109/ICIMTech.2019.8843758</w:t>
      </w:r>
    </w:p>
    <w:p w14:paraId="7F1B3F25"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Suryandari, E. (2002). Faktor-Faktor Perbedaan Individual dalam Keahlian End-User Computing. </w:t>
      </w:r>
      <w:r w:rsidRPr="00D36D50">
        <w:rPr>
          <w:rFonts w:cs="Times New Roman"/>
          <w:i/>
          <w:iCs/>
          <w:noProof/>
          <w:szCs w:val="24"/>
        </w:rPr>
        <w:t>Akuntansi Dan Investasi</w:t>
      </w:r>
      <w:r w:rsidRPr="00D36D50">
        <w:rPr>
          <w:rFonts w:cs="Times New Roman"/>
          <w:noProof/>
          <w:szCs w:val="24"/>
        </w:rPr>
        <w:t xml:space="preserve">, </w:t>
      </w:r>
      <w:r w:rsidRPr="00D36D50">
        <w:rPr>
          <w:rFonts w:cs="Times New Roman"/>
          <w:i/>
          <w:iCs/>
          <w:noProof/>
          <w:szCs w:val="24"/>
        </w:rPr>
        <w:t>3</w:t>
      </w:r>
      <w:r w:rsidRPr="00D36D50">
        <w:rPr>
          <w:rFonts w:cs="Times New Roman"/>
          <w:noProof/>
          <w:szCs w:val="24"/>
        </w:rPr>
        <w:t>(1), 20–26.</w:t>
      </w:r>
    </w:p>
    <w:p w14:paraId="53525E9C"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Tang, N., &amp; Baker, A. (2016). Self-esteem, Financial Knowledge and Financial Behavior. </w:t>
      </w:r>
      <w:r w:rsidRPr="00D36D50">
        <w:rPr>
          <w:rFonts w:cs="Times New Roman"/>
          <w:i/>
          <w:iCs/>
          <w:noProof/>
          <w:szCs w:val="24"/>
        </w:rPr>
        <w:t>Journal of Economic Psychology</w:t>
      </w:r>
      <w:r w:rsidRPr="00D36D50">
        <w:rPr>
          <w:rFonts w:cs="Times New Roman"/>
          <w:noProof/>
          <w:szCs w:val="24"/>
        </w:rPr>
        <w:t xml:space="preserve">, </w:t>
      </w:r>
      <w:r w:rsidRPr="00D36D50">
        <w:rPr>
          <w:rFonts w:cs="Times New Roman"/>
          <w:i/>
          <w:iCs/>
          <w:noProof/>
          <w:szCs w:val="24"/>
        </w:rPr>
        <w:t>54</w:t>
      </w:r>
      <w:r w:rsidRPr="00D36D50">
        <w:rPr>
          <w:rFonts w:cs="Times New Roman"/>
          <w:noProof/>
          <w:szCs w:val="24"/>
        </w:rPr>
        <w:t>, 164–176. https://doi.org/10.1016/j.joep.2016.04.005</w:t>
      </w:r>
    </w:p>
    <w:p w14:paraId="1A045D5E"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Teijlingen, E. van. (2002). </w:t>
      </w:r>
      <w:r w:rsidRPr="00D36D50">
        <w:rPr>
          <w:rFonts w:cs="Times New Roman"/>
          <w:i/>
          <w:iCs/>
          <w:noProof/>
          <w:szCs w:val="24"/>
        </w:rPr>
        <w:t>The importance of pilot studies</w:t>
      </w:r>
      <w:r w:rsidRPr="00D36D50">
        <w:rPr>
          <w:rFonts w:cs="Times New Roman"/>
          <w:noProof/>
          <w:szCs w:val="24"/>
        </w:rPr>
        <w:t xml:space="preserve">. </w:t>
      </w:r>
      <w:r w:rsidRPr="00D36D50">
        <w:rPr>
          <w:rFonts w:cs="Times New Roman"/>
          <w:i/>
          <w:iCs/>
          <w:noProof/>
          <w:szCs w:val="24"/>
        </w:rPr>
        <w:t>16</w:t>
      </w:r>
      <w:r w:rsidRPr="00D36D50">
        <w:rPr>
          <w:rFonts w:cs="Times New Roman"/>
          <w:noProof/>
          <w:szCs w:val="24"/>
        </w:rPr>
        <w:t>, 33–36.</w:t>
      </w:r>
    </w:p>
    <w:p w14:paraId="347E98B2"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Thakur, R., Angriawan, A., &amp; Summey, J. H. (2016). Technological Opinion Leadership: The Role of Personal Innovativeness, Gadget Love, and Technological Innovativeness. </w:t>
      </w:r>
      <w:r w:rsidRPr="00D36D50">
        <w:rPr>
          <w:rFonts w:cs="Times New Roman"/>
          <w:i/>
          <w:iCs/>
          <w:noProof/>
          <w:szCs w:val="24"/>
        </w:rPr>
        <w:t>Journal of Business Research</w:t>
      </w:r>
      <w:r w:rsidRPr="00D36D50">
        <w:rPr>
          <w:rFonts w:cs="Times New Roman"/>
          <w:noProof/>
          <w:szCs w:val="24"/>
        </w:rPr>
        <w:t xml:space="preserve">, </w:t>
      </w:r>
      <w:r w:rsidRPr="00D36D50">
        <w:rPr>
          <w:rFonts w:cs="Times New Roman"/>
          <w:i/>
          <w:iCs/>
          <w:noProof/>
          <w:szCs w:val="24"/>
        </w:rPr>
        <w:t>69</w:t>
      </w:r>
      <w:r w:rsidRPr="00D36D50">
        <w:rPr>
          <w:rFonts w:cs="Times New Roman"/>
          <w:noProof/>
          <w:szCs w:val="24"/>
        </w:rPr>
        <w:t>(8), 2764–2773. https://doi.org/10.1016/j.jbusres.2015.11.012</w:t>
      </w:r>
    </w:p>
    <w:p w14:paraId="77B4AB52"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Tümer, A. E., &amp; Akkuş, A. (2018). Forecasting Gross Domestic Product per Capita Using Artificial Neural Networks with Non-Economical Parameters. </w:t>
      </w:r>
      <w:r w:rsidRPr="00D36D50">
        <w:rPr>
          <w:rFonts w:cs="Times New Roman"/>
          <w:i/>
          <w:iCs/>
          <w:noProof/>
          <w:szCs w:val="24"/>
        </w:rPr>
        <w:t>Physica A: Statistical Mechanics and Its Applications</w:t>
      </w:r>
      <w:r w:rsidRPr="00D36D50">
        <w:rPr>
          <w:rFonts w:cs="Times New Roman"/>
          <w:noProof/>
          <w:szCs w:val="24"/>
        </w:rPr>
        <w:t xml:space="preserve">, </w:t>
      </w:r>
      <w:r w:rsidRPr="00D36D50">
        <w:rPr>
          <w:rFonts w:cs="Times New Roman"/>
          <w:i/>
          <w:iCs/>
          <w:noProof/>
          <w:szCs w:val="24"/>
        </w:rPr>
        <w:t>512</w:t>
      </w:r>
      <w:r w:rsidRPr="00D36D50">
        <w:rPr>
          <w:rFonts w:cs="Times New Roman"/>
          <w:noProof/>
          <w:szCs w:val="24"/>
        </w:rPr>
        <w:t>, 468–473. https://doi.org/10.1016/j.physa.2018.08.047</w:t>
      </w:r>
    </w:p>
    <w:p w14:paraId="691D4DA4"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Unit Khusus Museum Bank Indonesia. (2007). </w:t>
      </w:r>
      <w:r w:rsidRPr="00D36D50">
        <w:rPr>
          <w:rFonts w:cs="Times New Roman"/>
          <w:i/>
          <w:iCs/>
          <w:noProof/>
          <w:szCs w:val="24"/>
        </w:rPr>
        <w:t>Sejarah Bank Indonesia: Perbankan (Periode 1966-1983)</w:t>
      </w:r>
      <w:r w:rsidRPr="00D36D50">
        <w:rPr>
          <w:rFonts w:cs="Times New Roman"/>
          <w:noProof/>
          <w:szCs w:val="24"/>
        </w:rPr>
        <w:t>. 1–11.</w:t>
      </w:r>
    </w:p>
    <w:p w14:paraId="2438794D"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Wang, H. Y., Sigerson, L., &amp; Cheng, C. (2018). Digital Nativity and Information Technology Addiction: Age cohort versus individual difference approaches. </w:t>
      </w:r>
      <w:r w:rsidRPr="00D36D50">
        <w:rPr>
          <w:rFonts w:cs="Times New Roman"/>
          <w:i/>
          <w:iCs/>
          <w:noProof/>
          <w:szCs w:val="24"/>
        </w:rPr>
        <w:t>Computers in Human Behavior</w:t>
      </w:r>
      <w:r w:rsidRPr="00D36D50">
        <w:rPr>
          <w:rFonts w:cs="Times New Roman"/>
          <w:noProof/>
          <w:szCs w:val="24"/>
        </w:rPr>
        <w:t xml:space="preserve">, </w:t>
      </w:r>
      <w:r w:rsidRPr="00D36D50">
        <w:rPr>
          <w:rFonts w:cs="Times New Roman"/>
          <w:i/>
          <w:iCs/>
          <w:noProof/>
          <w:szCs w:val="24"/>
        </w:rPr>
        <w:t>90</w:t>
      </w:r>
      <w:r w:rsidRPr="00D36D50">
        <w:rPr>
          <w:rFonts w:cs="Times New Roman"/>
          <w:noProof/>
          <w:szCs w:val="24"/>
        </w:rPr>
        <w:t>, 1–9. https://doi.org/10.1016/j.chb.2018.08.031</w:t>
      </w:r>
    </w:p>
    <w:p w14:paraId="259247F4"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Wiharno, H. (2018). Pengaruh Financial Knowledge, Financial Behavior dan Financial Attitude Terhadap Personal Financial. </w:t>
      </w:r>
      <w:r w:rsidRPr="00D36D50">
        <w:rPr>
          <w:rFonts w:cs="Times New Roman"/>
          <w:i/>
          <w:iCs/>
          <w:noProof/>
          <w:szCs w:val="24"/>
        </w:rPr>
        <w:t>Jurnal Riset Keuangan Dan Akuntansi</w:t>
      </w:r>
      <w:r w:rsidRPr="00D36D50">
        <w:rPr>
          <w:rFonts w:cs="Times New Roman"/>
          <w:noProof/>
          <w:szCs w:val="24"/>
        </w:rPr>
        <w:t xml:space="preserve">, </w:t>
      </w:r>
      <w:r w:rsidRPr="00D36D50">
        <w:rPr>
          <w:rFonts w:cs="Times New Roman"/>
          <w:i/>
          <w:iCs/>
          <w:noProof/>
          <w:szCs w:val="24"/>
        </w:rPr>
        <w:lastRenderedPageBreak/>
        <w:t>4</w:t>
      </w:r>
      <w:r w:rsidRPr="00D36D50">
        <w:rPr>
          <w:rFonts w:cs="Times New Roman"/>
          <w:noProof/>
          <w:szCs w:val="24"/>
        </w:rPr>
        <w:t>(1), 70. https://doi.org/10.25134/jrka.v4i1.1336</w:t>
      </w:r>
    </w:p>
    <w:p w14:paraId="77DF3254"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Williamson, J. M. (2018). </w:t>
      </w:r>
      <w:r w:rsidRPr="00D36D50">
        <w:rPr>
          <w:rFonts w:cs="Times New Roman"/>
          <w:i/>
          <w:iCs/>
          <w:noProof/>
          <w:szCs w:val="24"/>
        </w:rPr>
        <w:t>Teaching to Individual Differences in Science and Engineering Librarianship,</w:t>
      </w:r>
      <w:r w:rsidRPr="00D36D50">
        <w:rPr>
          <w:rFonts w:cs="Times New Roman"/>
          <w:noProof/>
          <w:szCs w:val="24"/>
        </w:rPr>
        <w:t>.</w:t>
      </w:r>
    </w:p>
    <w:p w14:paraId="489AC6C9" w14:textId="77777777"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World Bank. (2006). </w:t>
      </w:r>
      <w:r w:rsidRPr="00D36D50">
        <w:rPr>
          <w:rFonts w:cs="Times New Roman"/>
          <w:i/>
          <w:iCs/>
          <w:noProof/>
          <w:szCs w:val="24"/>
        </w:rPr>
        <w:t>Mobile Banking : Knowledge map</w:t>
      </w:r>
      <w:r w:rsidRPr="00D36D50">
        <w:rPr>
          <w:rFonts w:cs="Times New Roman"/>
          <w:noProof/>
          <w:szCs w:val="24"/>
        </w:rPr>
        <w:t xml:space="preserve">. </w:t>
      </w:r>
      <w:r w:rsidRPr="00D36D50">
        <w:rPr>
          <w:rFonts w:cs="Times New Roman"/>
          <w:i/>
          <w:iCs/>
          <w:noProof/>
          <w:szCs w:val="24"/>
        </w:rPr>
        <w:t>July</w:t>
      </w:r>
      <w:r w:rsidRPr="00D36D50">
        <w:rPr>
          <w:rFonts w:cs="Times New Roman"/>
          <w:noProof/>
          <w:szCs w:val="24"/>
        </w:rPr>
        <w:t>.</w:t>
      </w:r>
    </w:p>
    <w:p w14:paraId="74C8FA0A" w14:textId="0020E39B" w:rsidR="00D36D50" w:rsidRPr="00D36D50" w:rsidRDefault="00D36D50" w:rsidP="00D36D50">
      <w:pPr>
        <w:widowControl w:val="0"/>
        <w:autoSpaceDE w:val="0"/>
        <w:autoSpaceDN w:val="0"/>
        <w:adjustRightInd w:val="0"/>
        <w:spacing w:after="0"/>
        <w:ind w:left="480" w:hanging="480"/>
        <w:rPr>
          <w:rFonts w:cs="Times New Roman"/>
          <w:noProof/>
          <w:szCs w:val="24"/>
        </w:rPr>
      </w:pPr>
      <w:r w:rsidRPr="00D36D50">
        <w:rPr>
          <w:rFonts w:cs="Times New Roman"/>
          <w:noProof/>
          <w:szCs w:val="24"/>
        </w:rPr>
        <w:t xml:space="preserve">World Bank. (2018). </w:t>
      </w:r>
      <w:r w:rsidRPr="00D36D50">
        <w:rPr>
          <w:rFonts w:cs="Times New Roman"/>
          <w:i/>
          <w:iCs/>
          <w:noProof/>
          <w:szCs w:val="24"/>
        </w:rPr>
        <w:t>Financial Inclusion</w:t>
      </w:r>
      <w:r w:rsidRPr="00D36D50">
        <w:rPr>
          <w:rFonts w:cs="Times New Roman"/>
          <w:noProof/>
          <w:szCs w:val="24"/>
        </w:rPr>
        <w:t>.</w:t>
      </w:r>
      <w:r w:rsidR="0005741E">
        <w:rPr>
          <w:rFonts w:cs="Times New Roman"/>
          <w:noProof/>
          <w:szCs w:val="24"/>
        </w:rPr>
        <w:t xml:space="preserve"> </w:t>
      </w:r>
      <w:r w:rsidR="0005741E" w:rsidRPr="0005741E">
        <w:rPr>
          <w:rFonts w:cs="Times New Roman"/>
          <w:noProof/>
          <w:szCs w:val="24"/>
        </w:rPr>
        <w:t>Retrieved from</w:t>
      </w:r>
      <w:r w:rsidR="0005741E">
        <w:rPr>
          <w:rFonts w:cs="Times New Roman"/>
          <w:noProof/>
          <w:szCs w:val="24"/>
        </w:rPr>
        <w:t xml:space="preserve"> </w:t>
      </w:r>
      <w:r w:rsidRPr="00D36D50">
        <w:rPr>
          <w:rFonts w:cs="Times New Roman"/>
          <w:noProof/>
          <w:szCs w:val="24"/>
        </w:rPr>
        <w:t>https://www.worldbank.org/en/topic/financialinclusion/overview</w:t>
      </w:r>
    </w:p>
    <w:p w14:paraId="5D2D367C" w14:textId="77777777" w:rsidR="00D36D50" w:rsidRPr="00D36D50" w:rsidRDefault="00D36D50" w:rsidP="00D36D50">
      <w:pPr>
        <w:widowControl w:val="0"/>
        <w:autoSpaceDE w:val="0"/>
        <w:autoSpaceDN w:val="0"/>
        <w:adjustRightInd w:val="0"/>
        <w:spacing w:after="0"/>
        <w:ind w:left="480" w:hanging="480"/>
        <w:rPr>
          <w:rFonts w:cs="Times New Roman"/>
          <w:noProof/>
        </w:rPr>
      </w:pPr>
      <w:r w:rsidRPr="00D36D50">
        <w:rPr>
          <w:rFonts w:cs="Times New Roman"/>
          <w:noProof/>
          <w:szCs w:val="24"/>
        </w:rPr>
        <w:t xml:space="preserve">Zmud, R. W. (1979). Individual Differences and Mis Success: a Review of the Empirical Literature. </w:t>
      </w:r>
      <w:r w:rsidRPr="00D36D50">
        <w:rPr>
          <w:rFonts w:cs="Times New Roman"/>
          <w:i/>
          <w:iCs/>
          <w:noProof/>
          <w:szCs w:val="24"/>
        </w:rPr>
        <w:t>Management Science</w:t>
      </w:r>
      <w:r w:rsidRPr="00D36D50">
        <w:rPr>
          <w:rFonts w:cs="Times New Roman"/>
          <w:noProof/>
          <w:szCs w:val="24"/>
        </w:rPr>
        <w:t xml:space="preserve">, </w:t>
      </w:r>
      <w:r w:rsidRPr="00D36D50">
        <w:rPr>
          <w:rFonts w:cs="Times New Roman"/>
          <w:i/>
          <w:iCs/>
          <w:noProof/>
          <w:szCs w:val="24"/>
        </w:rPr>
        <w:t>25</w:t>
      </w:r>
      <w:r w:rsidRPr="00D36D50">
        <w:rPr>
          <w:rFonts w:cs="Times New Roman"/>
          <w:noProof/>
          <w:szCs w:val="24"/>
        </w:rPr>
        <w:t>(10), 966–979. https://doi.org/10.1287/mnsc.25.10.966</w:t>
      </w:r>
    </w:p>
    <w:p w14:paraId="20089870" w14:textId="341F7E8D" w:rsidR="0010337C" w:rsidRDefault="00D36D50" w:rsidP="00D36D50">
      <w:pPr>
        <w:spacing w:after="0"/>
      </w:pPr>
      <w:r>
        <w:fldChar w:fldCharType="end"/>
      </w:r>
    </w:p>
    <w:sectPr w:rsidR="0010337C" w:rsidSect="00D36D50">
      <w:headerReference w:type="even" r:id="rId16"/>
      <w:pgSz w:w="11906" w:h="16838" w:code="9"/>
      <w:pgMar w:top="1418" w:right="1418" w:bottom="1418"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Shinta Amalina Hazrati H" w:date="2020-04-19T07:41:00Z" w:initials="SAHH">
    <w:p w14:paraId="4551C72B" w14:textId="77777777" w:rsidR="00D36D50" w:rsidRDefault="00D36D50" w:rsidP="00D36D50">
      <w:pPr>
        <w:pStyle w:val="CommentText"/>
      </w:pPr>
      <w:r>
        <w:rPr>
          <w:rStyle w:val="CommentReference"/>
        </w:rPr>
        <w:annotationRef/>
      </w:r>
      <w:r>
        <w:t>Belum mendeley</w:t>
      </w:r>
    </w:p>
  </w:comment>
  <w:comment w:id="6" w:author="Shinta Amalina Hazrati H" w:date="2020-04-19T07:43:00Z" w:initials="SAHH">
    <w:p w14:paraId="6D5294E2" w14:textId="77777777" w:rsidR="00D36D50" w:rsidRDefault="00D36D50" w:rsidP="00D36D50">
      <w:pPr>
        <w:pStyle w:val="CommentText"/>
      </w:pPr>
      <w:r>
        <w:rPr>
          <w:rStyle w:val="CommentReference"/>
        </w:rPr>
        <w:annotationRef/>
      </w:r>
      <w:r>
        <w:t>Ini sebutin jadi individual differences aj</w:t>
      </w:r>
    </w:p>
  </w:comment>
  <w:comment w:id="5" w:author="Shinta Amalina Hazrati H" w:date="2020-04-19T07:44:00Z" w:initials="SAHH">
    <w:p w14:paraId="1426A142" w14:textId="77777777" w:rsidR="00D36D50" w:rsidRDefault="00D36D50" w:rsidP="00D36D50">
      <w:pPr>
        <w:pStyle w:val="CommentText"/>
      </w:pPr>
      <w:r>
        <w:rPr>
          <w:rStyle w:val="CommentReference"/>
        </w:rPr>
        <w:annotationRef/>
      </w:r>
      <w:r>
        <w:t>Di akhir kalimat ini ditambahkanjudul penelitiannya:</w:t>
      </w:r>
    </w:p>
    <w:p w14:paraId="29051DE5" w14:textId="77777777" w:rsidR="00D36D50" w:rsidRDefault="00D36D50" w:rsidP="00D36D50">
      <w:pPr>
        <w:pStyle w:val="CommentText"/>
      </w:pPr>
      <w:r>
        <w:t>Perbedaan Individu dan Literasi Keuangan sebagai factor penentu inklusi keuangan: Studi empiris di wilayah jabodetabek</w:t>
      </w:r>
    </w:p>
  </w:comment>
  <w:comment w:id="7" w:author="Shinta Amalina Hazrati H" w:date="2020-04-19T07:49:00Z" w:initials="SAHH">
    <w:p w14:paraId="4458A784" w14:textId="77777777" w:rsidR="00D36D50" w:rsidRDefault="00D36D50" w:rsidP="00D36D50">
      <w:pPr>
        <w:pStyle w:val="CommentText"/>
      </w:pPr>
      <w:r>
        <w:rPr>
          <w:rStyle w:val="CommentReference"/>
        </w:rPr>
        <w:annotationRef/>
      </w:r>
      <w:r>
        <w:t>Kasi singkatannya seperti di atas</w:t>
      </w:r>
    </w:p>
  </w:comment>
  <w:comment w:id="13" w:author="Shinta Amalina Hazrati H" w:date="2020-04-19T07:54:00Z" w:initials="SAHH">
    <w:p w14:paraId="3CBC27B2" w14:textId="77777777" w:rsidR="00D36D50" w:rsidRDefault="00D36D50" w:rsidP="00D36D50">
      <w:pPr>
        <w:pStyle w:val="CommentText"/>
      </w:pPr>
      <w:r>
        <w:rPr>
          <w:rStyle w:val="CommentReference"/>
        </w:rPr>
        <w:annotationRef/>
      </w:r>
      <w:r>
        <w:t>Ini seharusnya bold atau ngga ya?</w:t>
      </w:r>
    </w:p>
  </w:comment>
  <w:comment w:id="14" w:author="Shinta Amalina Hazrati H" w:date="2020-04-19T07:53:00Z" w:initials="SAHH">
    <w:p w14:paraId="194BA6B7" w14:textId="77777777" w:rsidR="00D36D50" w:rsidRDefault="00D36D50" w:rsidP="00D36D50">
      <w:pPr>
        <w:pStyle w:val="CommentText"/>
      </w:pPr>
      <w:r>
        <w:rPr>
          <w:rStyle w:val="CommentReference"/>
        </w:rPr>
        <w:annotationRef/>
      </w:r>
      <w:r>
        <w:t>Untuk ini apakah sumbernya mudjijah atau lain? Karena belum ada citation disini</w:t>
      </w:r>
    </w:p>
  </w:comment>
  <w:comment w:id="18" w:author="Shinta Amalina Hazrati H" w:date="2020-04-19T08:01:00Z" w:initials="SAHH">
    <w:p w14:paraId="06478629" w14:textId="77777777" w:rsidR="00D36D50" w:rsidRDefault="00D36D50" w:rsidP="00D36D50">
      <w:pPr>
        <w:pStyle w:val="CommentText"/>
      </w:pPr>
      <w:r>
        <w:rPr>
          <w:rStyle w:val="CommentReference"/>
        </w:rPr>
        <w:annotationRef/>
      </w:r>
      <w:r>
        <w:t>Ini belum ada recent years sebagai update ya? Mungkin 2016 atau 2017</w:t>
      </w:r>
    </w:p>
  </w:comment>
  <w:comment w:id="19" w:author="Shinta Amalina Hazrati H" w:date="2020-04-19T08:09:00Z" w:initials="SAHH">
    <w:p w14:paraId="00F297E8" w14:textId="77777777" w:rsidR="00D36D50" w:rsidRDefault="00D36D50" w:rsidP="00D36D50">
      <w:pPr>
        <w:pStyle w:val="CommentText"/>
      </w:pPr>
      <w:r>
        <w:rPr>
          <w:rStyle w:val="CommentReference"/>
        </w:rPr>
        <w:annotationRef/>
      </w:r>
      <w:r>
        <w:t>Ini sumbernya dari hartati atau bank Indonesia? Kalau BI, pindahkan sitasi BI sebelumnya ke akhir kalimat ini aja.</w:t>
      </w:r>
    </w:p>
  </w:comment>
  <w:comment w:id="20" w:author="Shinta Amalina Hazrati H" w:date="2020-04-19T08:17:00Z" w:initials="SAHH">
    <w:p w14:paraId="75BA5DEB" w14:textId="77777777" w:rsidR="00D36D50" w:rsidRDefault="00D36D50" w:rsidP="00D36D50">
      <w:pPr>
        <w:pStyle w:val="CommentText"/>
      </w:pPr>
      <w:r>
        <w:rPr>
          <w:rStyle w:val="CommentReference"/>
        </w:rPr>
        <w:annotationRef/>
      </w:r>
      <w:r>
        <w:t>Sikap keuangan ini ada kemungkinan mempunyai dampak negative. Coba kamu cari dulu jurnal yang dapat menjelaskan dan teori pendukung dr beberapa penelitian sebelumnya. Hasil skripsi maria itu attitude mempunya dampak negative. Beberapa penelitian sebelumnya juga begitu.</w:t>
      </w:r>
    </w:p>
    <w:p w14:paraId="09B1FAE2" w14:textId="77777777" w:rsidR="00D36D50" w:rsidRDefault="00D36D50" w:rsidP="00D36D50">
      <w:pPr>
        <w:pStyle w:val="CommentText"/>
      </w:pPr>
    </w:p>
    <w:p w14:paraId="0BF26E85" w14:textId="77777777" w:rsidR="00D36D50" w:rsidRDefault="00D36D50" w:rsidP="00D36D50">
      <w:pPr>
        <w:pStyle w:val="CommentText"/>
      </w:pPr>
      <w:r>
        <w:t>Kalau disini ada perubahan, maka perbaiki juga rumusan masalah dan tujuan penelitian di bab 1</w:t>
      </w:r>
    </w:p>
    <w:p w14:paraId="6E86A38E" w14:textId="77777777" w:rsidR="00D36D50" w:rsidRDefault="00D36D50" w:rsidP="00D36D50">
      <w:pPr>
        <w:pStyle w:val="CommentText"/>
      </w:pPr>
    </w:p>
    <w:p w14:paraId="3E3D641D" w14:textId="77777777" w:rsidR="00D36D50" w:rsidRDefault="00D36D50" w:rsidP="00D36D50">
      <w:pPr>
        <w:pStyle w:val="CommentText"/>
      </w:pPr>
      <w:r>
        <w:t>Btw, di rumusan masalah ada singkatan untuk masing2 variable, tologn ditambahkan disini juga yaa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551C72B" w15:done="1"/>
  <w15:commentEx w15:paraId="6D5294E2" w15:done="1"/>
  <w15:commentEx w15:paraId="29051DE5" w15:done="1"/>
  <w15:commentEx w15:paraId="4458A784" w15:done="1"/>
  <w15:commentEx w15:paraId="3CBC27B2" w15:done="1"/>
  <w15:commentEx w15:paraId="194BA6B7" w15:done="1"/>
  <w15:commentEx w15:paraId="06478629" w15:done="1"/>
  <w15:commentEx w15:paraId="00F297E8" w15:done="1"/>
  <w15:commentEx w15:paraId="3E3D641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67F23" w16cex:dateUtc="2020-04-19T00:41:00Z"/>
  <w16cex:commentExtensible w16cex:durableId="22467F90" w16cex:dateUtc="2020-04-19T00:43:00Z"/>
  <w16cex:commentExtensible w16cex:durableId="22467FF2" w16cex:dateUtc="2020-04-19T00:44:00Z"/>
  <w16cex:commentExtensible w16cex:durableId="224680F1" w16cex:dateUtc="2020-04-19T00:49:00Z"/>
  <w16cex:commentExtensible w16cex:durableId="22468252" w16cex:dateUtc="2020-04-19T00:54:00Z"/>
  <w16cex:commentExtensible w16cex:durableId="22468216" w16cex:dateUtc="2020-04-19T00:53:00Z"/>
  <w16cex:commentExtensible w16cex:durableId="224683EE" w16cex:dateUtc="2020-04-19T01:01:00Z"/>
  <w16cex:commentExtensible w16cex:durableId="224685D4" w16cex:dateUtc="2020-04-19T01:09:00Z"/>
  <w16cex:commentExtensible w16cex:durableId="22468782" w16cex:dateUtc="2020-04-19T0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551C72B" w16cid:durableId="22467F23"/>
  <w16cid:commentId w16cid:paraId="6D5294E2" w16cid:durableId="22467F90"/>
  <w16cid:commentId w16cid:paraId="29051DE5" w16cid:durableId="22467FF2"/>
  <w16cid:commentId w16cid:paraId="4458A784" w16cid:durableId="224680F1"/>
  <w16cid:commentId w16cid:paraId="3CBC27B2" w16cid:durableId="22468252"/>
  <w16cid:commentId w16cid:paraId="194BA6B7" w16cid:durableId="22468216"/>
  <w16cid:commentId w16cid:paraId="06478629" w16cid:durableId="224683EE"/>
  <w16cid:commentId w16cid:paraId="00F297E8" w16cid:durableId="224685D4"/>
  <w16cid:commentId w16cid:paraId="3E3D641D" w16cid:durableId="2246878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F5E2E" w14:textId="77777777" w:rsidR="00D36D50" w:rsidRDefault="00D36D50">
    <w:pPr>
      <w:pStyle w:val="Header"/>
    </w:pPr>
  </w:p>
  <w:p w14:paraId="066CBB6B" w14:textId="77777777" w:rsidR="00D36D50" w:rsidRDefault="00D36D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E4E3E"/>
    <w:multiLevelType w:val="hybridMultilevel"/>
    <w:tmpl w:val="E50489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B204A88"/>
    <w:multiLevelType w:val="hybridMultilevel"/>
    <w:tmpl w:val="80DCE554"/>
    <w:lvl w:ilvl="0" w:tplc="0356432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1B640E38"/>
    <w:multiLevelType w:val="hybridMultilevel"/>
    <w:tmpl w:val="C316D5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300BC"/>
    <w:multiLevelType w:val="hybridMultilevel"/>
    <w:tmpl w:val="AB820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7D496D"/>
    <w:multiLevelType w:val="hybridMultilevel"/>
    <w:tmpl w:val="CFC2BB0E"/>
    <w:lvl w:ilvl="0" w:tplc="833C0994">
      <w:start w:val="1"/>
      <w:numFmt w:val="decimal"/>
      <w:lvlText w:val="%1."/>
      <w:lvlJc w:val="left"/>
      <w:pPr>
        <w:ind w:left="416" w:hanging="360"/>
      </w:pPr>
      <w:rPr>
        <w:rFonts w:hint="default"/>
      </w:rPr>
    </w:lvl>
    <w:lvl w:ilvl="1" w:tplc="04090019" w:tentative="1">
      <w:start w:val="1"/>
      <w:numFmt w:val="lowerLetter"/>
      <w:lvlText w:val="%2."/>
      <w:lvlJc w:val="left"/>
      <w:pPr>
        <w:ind w:left="1136" w:hanging="360"/>
      </w:pPr>
    </w:lvl>
    <w:lvl w:ilvl="2" w:tplc="0409001B" w:tentative="1">
      <w:start w:val="1"/>
      <w:numFmt w:val="lowerRoman"/>
      <w:lvlText w:val="%3."/>
      <w:lvlJc w:val="right"/>
      <w:pPr>
        <w:ind w:left="1856" w:hanging="180"/>
      </w:pPr>
    </w:lvl>
    <w:lvl w:ilvl="3" w:tplc="0409000F" w:tentative="1">
      <w:start w:val="1"/>
      <w:numFmt w:val="decimal"/>
      <w:lvlText w:val="%4."/>
      <w:lvlJc w:val="left"/>
      <w:pPr>
        <w:ind w:left="2576" w:hanging="360"/>
      </w:pPr>
    </w:lvl>
    <w:lvl w:ilvl="4" w:tplc="04090019" w:tentative="1">
      <w:start w:val="1"/>
      <w:numFmt w:val="lowerLetter"/>
      <w:lvlText w:val="%5."/>
      <w:lvlJc w:val="left"/>
      <w:pPr>
        <w:ind w:left="3296" w:hanging="360"/>
      </w:pPr>
    </w:lvl>
    <w:lvl w:ilvl="5" w:tplc="0409001B" w:tentative="1">
      <w:start w:val="1"/>
      <w:numFmt w:val="lowerRoman"/>
      <w:lvlText w:val="%6."/>
      <w:lvlJc w:val="right"/>
      <w:pPr>
        <w:ind w:left="4016" w:hanging="180"/>
      </w:pPr>
    </w:lvl>
    <w:lvl w:ilvl="6" w:tplc="0409000F" w:tentative="1">
      <w:start w:val="1"/>
      <w:numFmt w:val="decimal"/>
      <w:lvlText w:val="%7."/>
      <w:lvlJc w:val="left"/>
      <w:pPr>
        <w:ind w:left="4736" w:hanging="360"/>
      </w:pPr>
    </w:lvl>
    <w:lvl w:ilvl="7" w:tplc="04090019" w:tentative="1">
      <w:start w:val="1"/>
      <w:numFmt w:val="lowerLetter"/>
      <w:lvlText w:val="%8."/>
      <w:lvlJc w:val="left"/>
      <w:pPr>
        <w:ind w:left="5456" w:hanging="360"/>
      </w:pPr>
    </w:lvl>
    <w:lvl w:ilvl="8" w:tplc="0409001B" w:tentative="1">
      <w:start w:val="1"/>
      <w:numFmt w:val="lowerRoman"/>
      <w:lvlText w:val="%9."/>
      <w:lvlJc w:val="right"/>
      <w:pPr>
        <w:ind w:left="6176" w:hanging="180"/>
      </w:pPr>
    </w:lvl>
  </w:abstractNum>
  <w:abstractNum w:abstractNumId="5" w15:restartNumberingAfterBreak="0">
    <w:nsid w:val="1EB83184"/>
    <w:multiLevelType w:val="hybridMultilevel"/>
    <w:tmpl w:val="B5E6E81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37D3671"/>
    <w:multiLevelType w:val="hybridMultilevel"/>
    <w:tmpl w:val="C6E834BA"/>
    <w:lvl w:ilvl="0" w:tplc="E39A07E2">
      <w:start w:val="1"/>
      <w:numFmt w:val="decimal"/>
      <w:lvlText w:val="%1."/>
      <w:lvlJc w:val="left"/>
      <w:pPr>
        <w:ind w:left="415" w:hanging="360"/>
      </w:pPr>
      <w:rPr>
        <w:rFonts w:hint="default"/>
      </w:rPr>
    </w:lvl>
    <w:lvl w:ilvl="1" w:tplc="04090019" w:tentative="1">
      <w:start w:val="1"/>
      <w:numFmt w:val="lowerLetter"/>
      <w:lvlText w:val="%2."/>
      <w:lvlJc w:val="left"/>
      <w:pPr>
        <w:ind w:left="1135" w:hanging="360"/>
      </w:pPr>
    </w:lvl>
    <w:lvl w:ilvl="2" w:tplc="0409001B" w:tentative="1">
      <w:start w:val="1"/>
      <w:numFmt w:val="lowerRoman"/>
      <w:lvlText w:val="%3."/>
      <w:lvlJc w:val="right"/>
      <w:pPr>
        <w:ind w:left="1855" w:hanging="180"/>
      </w:pPr>
    </w:lvl>
    <w:lvl w:ilvl="3" w:tplc="0409000F" w:tentative="1">
      <w:start w:val="1"/>
      <w:numFmt w:val="decimal"/>
      <w:lvlText w:val="%4."/>
      <w:lvlJc w:val="left"/>
      <w:pPr>
        <w:ind w:left="2575" w:hanging="360"/>
      </w:pPr>
    </w:lvl>
    <w:lvl w:ilvl="4" w:tplc="04090019" w:tentative="1">
      <w:start w:val="1"/>
      <w:numFmt w:val="lowerLetter"/>
      <w:lvlText w:val="%5."/>
      <w:lvlJc w:val="left"/>
      <w:pPr>
        <w:ind w:left="3295" w:hanging="360"/>
      </w:pPr>
    </w:lvl>
    <w:lvl w:ilvl="5" w:tplc="0409001B" w:tentative="1">
      <w:start w:val="1"/>
      <w:numFmt w:val="lowerRoman"/>
      <w:lvlText w:val="%6."/>
      <w:lvlJc w:val="right"/>
      <w:pPr>
        <w:ind w:left="4015" w:hanging="180"/>
      </w:pPr>
    </w:lvl>
    <w:lvl w:ilvl="6" w:tplc="0409000F" w:tentative="1">
      <w:start w:val="1"/>
      <w:numFmt w:val="decimal"/>
      <w:lvlText w:val="%7."/>
      <w:lvlJc w:val="left"/>
      <w:pPr>
        <w:ind w:left="4735" w:hanging="360"/>
      </w:pPr>
    </w:lvl>
    <w:lvl w:ilvl="7" w:tplc="04090019" w:tentative="1">
      <w:start w:val="1"/>
      <w:numFmt w:val="lowerLetter"/>
      <w:lvlText w:val="%8."/>
      <w:lvlJc w:val="left"/>
      <w:pPr>
        <w:ind w:left="5455" w:hanging="360"/>
      </w:pPr>
    </w:lvl>
    <w:lvl w:ilvl="8" w:tplc="0409001B" w:tentative="1">
      <w:start w:val="1"/>
      <w:numFmt w:val="lowerRoman"/>
      <w:lvlText w:val="%9."/>
      <w:lvlJc w:val="right"/>
      <w:pPr>
        <w:ind w:left="6175" w:hanging="180"/>
      </w:pPr>
    </w:lvl>
  </w:abstractNum>
  <w:abstractNum w:abstractNumId="7" w15:restartNumberingAfterBreak="0">
    <w:nsid w:val="24ED5A24"/>
    <w:multiLevelType w:val="multilevel"/>
    <w:tmpl w:val="45702E38"/>
    <w:lvl w:ilvl="0">
      <w:start w:val="3"/>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72D187F"/>
    <w:multiLevelType w:val="hybridMultilevel"/>
    <w:tmpl w:val="CE4E0474"/>
    <w:lvl w:ilvl="0" w:tplc="0A7E01C2">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E81513A"/>
    <w:multiLevelType w:val="multilevel"/>
    <w:tmpl w:val="6318F0FC"/>
    <w:lvl w:ilvl="0">
      <w:start w:val="1"/>
      <w:numFmt w:val="decimal"/>
      <w:pStyle w:val="Heading1"/>
      <w:lvlText w:val="BAB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14432F5"/>
    <w:multiLevelType w:val="multilevel"/>
    <w:tmpl w:val="CC161D90"/>
    <w:lvl w:ilvl="0">
      <w:start w:val="3"/>
      <w:numFmt w:val="decimal"/>
      <w:pStyle w:val="Heading1"/>
      <w:lvlText w:val="BAB %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2D007FE"/>
    <w:multiLevelType w:val="multilevel"/>
    <w:tmpl w:val="C1D8F666"/>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803737"/>
    <w:multiLevelType w:val="hybridMultilevel"/>
    <w:tmpl w:val="36D4D6BE"/>
    <w:lvl w:ilvl="0" w:tplc="57D61B7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A841403"/>
    <w:multiLevelType w:val="hybridMultilevel"/>
    <w:tmpl w:val="D14628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E020B70"/>
    <w:multiLevelType w:val="hybridMultilevel"/>
    <w:tmpl w:val="B8DC8900"/>
    <w:lvl w:ilvl="0" w:tplc="54D85C98">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5" w15:restartNumberingAfterBreak="0">
    <w:nsid w:val="3F6D0324"/>
    <w:multiLevelType w:val="hybridMultilevel"/>
    <w:tmpl w:val="C6C618E4"/>
    <w:lvl w:ilvl="0" w:tplc="6BA06EC0">
      <w:start w:val="1"/>
      <w:numFmt w:val="lowerLetter"/>
      <w:lvlText w:val="%1."/>
      <w:lvlJc w:val="left"/>
      <w:pPr>
        <w:ind w:left="2203" w:hanging="360"/>
      </w:pPr>
      <w:rPr>
        <w:rFonts w:hint="default"/>
        <w:b w:val="0"/>
        <w:bCs/>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6" w15:restartNumberingAfterBreak="0">
    <w:nsid w:val="41633154"/>
    <w:multiLevelType w:val="hybridMultilevel"/>
    <w:tmpl w:val="0DBC44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3D7169"/>
    <w:multiLevelType w:val="multilevel"/>
    <w:tmpl w:val="CD00312E"/>
    <w:lvl w:ilvl="0">
      <w:start w:val="2"/>
      <w:numFmt w:val="decimal"/>
      <w:pStyle w:val="Heading1"/>
      <w:lvlText w:val="BAB %1"/>
      <w:lvlJc w:val="left"/>
      <w:pPr>
        <w:ind w:left="360" w:hanging="360"/>
      </w:pPr>
      <w:rPr>
        <w:rFonts w:hint="default"/>
      </w:rPr>
    </w:lvl>
    <w:lvl w:ilvl="1">
      <w:start w:val="1"/>
      <w:numFmt w:val="decimal"/>
      <w:lvlRestart w:val="0"/>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5AA5DD3"/>
    <w:multiLevelType w:val="hybridMultilevel"/>
    <w:tmpl w:val="871A6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9C00A4"/>
    <w:multiLevelType w:val="hybridMultilevel"/>
    <w:tmpl w:val="59A20578"/>
    <w:lvl w:ilvl="0" w:tplc="1B20DC02">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20" w15:restartNumberingAfterBreak="0">
    <w:nsid w:val="49BC6FDA"/>
    <w:multiLevelType w:val="hybridMultilevel"/>
    <w:tmpl w:val="95463026"/>
    <w:lvl w:ilvl="0" w:tplc="57D61B7E">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5D32EB"/>
    <w:multiLevelType w:val="hybridMultilevel"/>
    <w:tmpl w:val="62326F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1E04F69"/>
    <w:multiLevelType w:val="hybridMultilevel"/>
    <w:tmpl w:val="F52A0B3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3ED01A7"/>
    <w:multiLevelType w:val="hybridMultilevel"/>
    <w:tmpl w:val="2C786E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5A43CCA"/>
    <w:multiLevelType w:val="hybridMultilevel"/>
    <w:tmpl w:val="113CB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D13BB2"/>
    <w:multiLevelType w:val="hybridMultilevel"/>
    <w:tmpl w:val="84845104"/>
    <w:lvl w:ilvl="0" w:tplc="5E78915E">
      <w:start w:val="1"/>
      <w:numFmt w:val="decimal"/>
      <w:lvlText w:val="%1."/>
      <w:lvlJc w:val="left"/>
      <w:pPr>
        <w:ind w:left="1494" w:hanging="360"/>
      </w:pPr>
      <w:rPr>
        <w:rFonts w:eastAsia="Times New Roman" w:hint="default"/>
        <w:color w:val="auto"/>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15:restartNumberingAfterBreak="0">
    <w:nsid w:val="5DD860AF"/>
    <w:multiLevelType w:val="hybridMultilevel"/>
    <w:tmpl w:val="DF901F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F894D53"/>
    <w:multiLevelType w:val="hybridMultilevel"/>
    <w:tmpl w:val="460EFBF6"/>
    <w:lvl w:ilvl="0" w:tplc="B2C4966C">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623E30B1"/>
    <w:multiLevelType w:val="hybridMultilevel"/>
    <w:tmpl w:val="1640D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BB18EA"/>
    <w:multiLevelType w:val="hybridMultilevel"/>
    <w:tmpl w:val="B11C1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2B289A"/>
    <w:multiLevelType w:val="hybridMultilevel"/>
    <w:tmpl w:val="AABEAE4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C716C6D"/>
    <w:multiLevelType w:val="hybridMultilevel"/>
    <w:tmpl w:val="1E5C2F64"/>
    <w:lvl w:ilvl="0" w:tplc="82A67EA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C733BE3"/>
    <w:multiLevelType w:val="hybridMultilevel"/>
    <w:tmpl w:val="39C24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5F034B"/>
    <w:multiLevelType w:val="hybridMultilevel"/>
    <w:tmpl w:val="A018389E"/>
    <w:lvl w:ilvl="0" w:tplc="43CE87D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4" w15:restartNumberingAfterBreak="0">
    <w:nsid w:val="75035889"/>
    <w:multiLevelType w:val="hybridMultilevel"/>
    <w:tmpl w:val="71C4FB4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7874C50"/>
    <w:multiLevelType w:val="hybridMultilevel"/>
    <w:tmpl w:val="0AD045DC"/>
    <w:lvl w:ilvl="0" w:tplc="548E2000">
      <w:start w:val="1"/>
      <w:numFmt w:val="decimal"/>
      <w:lvlText w:val="%1."/>
      <w:lvlJc w:val="left"/>
      <w:pPr>
        <w:ind w:left="2520" w:hanging="360"/>
      </w:pPr>
      <w:rPr>
        <w:rFonts w:ascii="Times New Roman" w:eastAsiaTheme="minorHAnsi"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78EF46D2"/>
    <w:multiLevelType w:val="hybridMultilevel"/>
    <w:tmpl w:val="6A106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73419C"/>
    <w:multiLevelType w:val="hybridMultilevel"/>
    <w:tmpl w:val="55F4CF08"/>
    <w:lvl w:ilvl="0" w:tplc="A5228F64">
      <w:start w:val="1"/>
      <w:numFmt w:val="decimal"/>
      <w:lvlText w:val="%1."/>
      <w:lvlJc w:val="left"/>
      <w:pPr>
        <w:ind w:left="415" w:hanging="360"/>
      </w:pPr>
      <w:rPr>
        <w:rFonts w:hint="default"/>
      </w:rPr>
    </w:lvl>
    <w:lvl w:ilvl="1" w:tplc="04090019" w:tentative="1">
      <w:start w:val="1"/>
      <w:numFmt w:val="lowerLetter"/>
      <w:lvlText w:val="%2."/>
      <w:lvlJc w:val="left"/>
      <w:pPr>
        <w:ind w:left="1135" w:hanging="360"/>
      </w:pPr>
    </w:lvl>
    <w:lvl w:ilvl="2" w:tplc="0409001B" w:tentative="1">
      <w:start w:val="1"/>
      <w:numFmt w:val="lowerRoman"/>
      <w:lvlText w:val="%3."/>
      <w:lvlJc w:val="right"/>
      <w:pPr>
        <w:ind w:left="1855" w:hanging="180"/>
      </w:pPr>
    </w:lvl>
    <w:lvl w:ilvl="3" w:tplc="0409000F" w:tentative="1">
      <w:start w:val="1"/>
      <w:numFmt w:val="decimal"/>
      <w:lvlText w:val="%4."/>
      <w:lvlJc w:val="left"/>
      <w:pPr>
        <w:ind w:left="2575" w:hanging="360"/>
      </w:pPr>
    </w:lvl>
    <w:lvl w:ilvl="4" w:tplc="04090019" w:tentative="1">
      <w:start w:val="1"/>
      <w:numFmt w:val="lowerLetter"/>
      <w:lvlText w:val="%5."/>
      <w:lvlJc w:val="left"/>
      <w:pPr>
        <w:ind w:left="3295" w:hanging="360"/>
      </w:pPr>
    </w:lvl>
    <w:lvl w:ilvl="5" w:tplc="0409001B" w:tentative="1">
      <w:start w:val="1"/>
      <w:numFmt w:val="lowerRoman"/>
      <w:lvlText w:val="%6."/>
      <w:lvlJc w:val="right"/>
      <w:pPr>
        <w:ind w:left="4015" w:hanging="180"/>
      </w:pPr>
    </w:lvl>
    <w:lvl w:ilvl="6" w:tplc="0409000F" w:tentative="1">
      <w:start w:val="1"/>
      <w:numFmt w:val="decimal"/>
      <w:lvlText w:val="%7."/>
      <w:lvlJc w:val="left"/>
      <w:pPr>
        <w:ind w:left="4735" w:hanging="360"/>
      </w:pPr>
    </w:lvl>
    <w:lvl w:ilvl="7" w:tplc="04090019" w:tentative="1">
      <w:start w:val="1"/>
      <w:numFmt w:val="lowerLetter"/>
      <w:lvlText w:val="%8."/>
      <w:lvlJc w:val="left"/>
      <w:pPr>
        <w:ind w:left="5455" w:hanging="360"/>
      </w:pPr>
    </w:lvl>
    <w:lvl w:ilvl="8" w:tplc="0409001B" w:tentative="1">
      <w:start w:val="1"/>
      <w:numFmt w:val="lowerRoman"/>
      <w:lvlText w:val="%9."/>
      <w:lvlJc w:val="right"/>
      <w:pPr>
        <w:ind w:left="6175" w:hanging="180"/>
      </w:pPr>
    </w:lvl>
  </w:abstractNum>
  <w:abstractNum w:abstractNumId="38" w15:restartNumberingAfterBreak="0">
    <w:nsid w:val="7D962F9B"/>
    <w:multiLevelType w:val="hybridMultilevel"/>
    <w:tmpl w:val="BF4C4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9875FA"/>
    <w:multiLevelType w:val="hybridMultilevel"/>
    <w:tmpl w:val="A7BC8A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6"/>
  </w:num>
  <w:num w:numId="3">
    <w:abstractNumId w:val="38"/>
  </w:num>
  <w:num w:numId="4">
    <w:abstractNumId w:val="2"/>
  </w:num>
  <w:num w:numId="5">
    <w:abstractNumId w:val="9"/>
  </w:num>
  <w:num w:numId="6">
    <w:abstractNumId w:val="17"/>
  </w:num>
  <w:num w:numId="7">
    <w:abstractNumId w:val="36"/>
  </w:num>
  <w:num w:numId="8">
    <w:abstractNumId w:val="39"/>
  </w:num>
  <w:num w:numId="9">
    <w:abstractNumId w:val="31"/>
  </w:num>
  <w:num w:numId="10">
    <w:abstractNumId w:val="35"/>
  </w:num>
  <w:num w:numId="11">
    <w:abstractNumId w:val="25"/>
  </w:num>
  <w:num w:numId="12">
    <w:abstractNumId w:val="1"/>
  </w:num>
  <w:num w:numId="13">
    <w:abstractNumId w:val="15"/>
  </w:num>
  <w:num w:numId="14">
    <w:abstractNumId w:val="27"/>
  </w:num>
  <w:num w:numId="15">
    <w:abstractNumId w:val="14"/>
  </w:num>
  <w:num w:numId="16">
    <w:abstractNumId w:val="8"/>
  </w:num>
  <w:num w:numId="17">
    <w:abstractNumId w:val="19"/>
  </w:num>
  <w:num w:numId="18">
    <w:abstractNumId w:val="33"/>
  </w:num>
  <w:num w:numId="19">
    <w:abstractNumId w:val="12"/>
  </w:num>
  <w:num w:numId="20">
    <w:abstractNumId w:val="26"/>
  </w:num>
  <w:num w:numId="21">
    <w:abstractNumId w:val="21"/>
  </w:num>
  <w:num w:numId="22">
    <w:abstractNumId w:val="34"/>
  </w:num>
  <w:num w:numId="23">
    <w:abstractNumId w:val="20"/>
  </w:num>
  <w:num w:numId="24">
    <w:abstractNumId w:val="0"/>
  </w:num>
  <w:num w:numId="25">
    <w:abstractNumId w:val="23"/>
  </w:num>
  <w:num w:numId="26">
    <w:abstractNumId w:val="22"/>
  </w:num>
  <w:num w:numId="27">
    <w:abstractNumId w:val="30"/>
  </w:num>
  <w:num w:numId="28">
    <w:abstractNumId w:val="5"/>
  </w:num>
  <w:num w:numId="29">
    <w:abstractNumId w:val="13"/>
  </w:num>
  <w:num w:numId="30">
    <w:abstractNumId w:val="7"/>
  </w:num>
  <w:num w:numId="31">
    <w:abstractNumId w:val="10"/>
  </w:num>
  <w:num w:numId="32">
    <w:abstractNumId w:val="4"/>
  </w:num>
  <w:num w:numId="33">
    <w:abstractNumId w:val="18"/>
  </w:num>
  <w:num w:numId="34">
    <w:abstractNumId w:val="37"/>
  </w:num>
  <w:num w:numId="35">
    <w:abstractNumId w:val="6"/>
  </w:num>
  <w:num w:numId="36">
    <w:abstractNumId w:val="29"/>
  </w:num>
  <w:num w:numId="37">
    <w:abstractNumId w:val="3"/>
  </w:num>
  <w:num w:numId="38">
    <w:abstractNumId w:val="28"/>
  </w:num>
  <w:num w:numId="39">
    <w:abstractNumId w:val="32"/>
  </w:num>
  <w:num w:numId="40">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nta Amalina Hazrati H">
    <w15:presenceInfo w15:providerId="AD" w15:userId="S::shinta.h@binus.edu::2fb8f035-54d7-46d1-8607-038f89878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625"/>
    <w:rsid w:val="0005741E"/>
    <w:rsid w:val="0010337C"/>
    <w:rsid w:val="00676625"/>
    <w:rsid w:val="00717CBF"/>
    <w:rsid w:val="00AA54CD"/>
    <w:rsid w:val="00AB1537"/>
    <w:rsid w:val="00AE1421"/>
    <w:rsid w:val="00AF0F33"/>
    <w:rsid w:val="00B04EB2"/>
    <w:rsid w:val="00BF44DC"/>
    <w:rsid w:val="00D3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9EFEA"/>
  <w15:chartTrackingRefBased/>
  <w15:docId w15:val="{189370B4-88E2-47E5-828A-A509E7F9C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625"/>
    <w:pPr>
      <w:spacing w:line="360" w:lineRule="auto"/>
      <w:contextualSpacing/>
      <w:jc w:val="both"/>
    </w:pPr>
    <w:rPr>
      <w:rFonts w:ascii="Times New Roman" w:hAnsi="Times New Roman"/>
      <w:sz w:val="24"/>
    </w:rPr>
  </w:style>
  <w:style w:type="paragraph" w:styleId="Heading1">
    <w:name w:val="heading 1"/>
    <w:basedOn w:val="Normal"/>
    <w:link w:val="Heading1Char"/>
    <w:uiPriority w:val="9"/>
    <w:qFormat/>
    <w:rsid w:val="00D36D50"/>
    <w:pPr>
      <w:keepNext/>
      <w:keepLines/>
      <w:numPr>
        <w:numId w:val="5"/>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36D50"/>
    <w:pPr>
      <w:keepNext/>
      <w:keepLines/>
      <w:numPr>
        <w:ilvl w:val="1"/>
        <w:numId w:val="1"/>
      </w:numPr>
      <w:spacing w:before="40" w:after="0"/>
      <w:ind w:left="391" w:hanging="391"/>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36D50"/>
    <w:pPr>
      <w:keepNext/>
      <w:keepLines/>
      <w:numPr>
        <w:ilvl w:val="2"/>
        <w:numId w:val="5"/>
      </w:numPr>
      <w:spacing w:before="40" w:after="0" w:line="259" w:lineRule="auto"/>
      <w:contextualSpacing w:val="0"/>
      <w:jc w:val="left"/>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D36D50"/>
    <w:pPr>
      <w:keepNext/>
      <w:keepLines/>
      <w:numPr>
        <w:ilvl w:val="3"/>
        <w:numId w:val="5"/>
      </w:numPr>
      <w:spacing w:before="40" w:after="0" w:line="259" w:lineRule="auto"/>
      <w:contextualSpacing w:val="0"/>
      <w:jc w:val="left"/>
      <w:outlineLvl w:val="3"/>
    </w:pPr>
    <w:rPr>
      <w:rFonts w:asciiTheme="majorHAnsi" w:eastAsiaTheme="majorEastAsia" w:hAnsiTheme="majorHAnsi" w:cstheme="majorBidi"/>
      <w:i/>
      <w:iCs/>
      <w:color w:val="2F5496" w:themeColor="accent1" w:themeShade="BF"/>
      <w:sz w:val="22"/>
    </w:rPr>
  </w:style>
  <w:style w:type="paragraph" w:styleId="Heading5">
    <w:name w:val="heading 5"/>
    <w:basedOn w:val="Normal"/>
    <w:next w:val="Normal"/>
    <w:link w:val="Heading5Char"/>
    <w:uiPriority w:val="9"/>
    <w:semiHidden/>
    <w:unhideWhenUsed/>
    <w:qFormat/>
    <w:rsid w:val="00D36D50"/>
    <w:pPr>
      <w:keepNext/>
      <w:keepLines/>
      <w:numPr>
        <w:ilvl w:val="4"/>
        <w:numId w:val="5"/>
      </w:numPr>
      <w:spacing w:before="40" w:after="0" w:line="259" w:lineRule="auto"/>
      <w:contextualSpacing w:val="0"/>
      <w:jc w:val="left"/>
      <w:outlineLvl w:val="4"/>
    </w:pPr>
    <w:rPr>
      <w:rFonts w:asciiTheme="majorHAnsi" w:eastAsiaTheme="majorEastAsia" w:hAnsiTheme="majorHAnsi" w:cstheme="majorBidi"/>
      <w:color w:val="2F5496" w:themeColor="accent1" w:themeShade="BF"/>
      <w:sz w:val="22"/>
    </w:rPr>
  </w:style>
  <w:style w:type="paragraph" w:styleId="Heading6">
    <w:name w:val="heading 6"/>
    <w:basedOn w:val="Normal"/>
    <w:next w:val="Normal"/>
    <w:link w:val="Heading6Char"/>
    <w:uiPriority w:val="9"/>
    <w:semiHidden/>
    <w:unhideWhenUsed/>
    <w:qFormat/>
    <w:rsid w:val="00D36D50"/>
    <w:pPr>
      <w:keepNext/>
      <w:keepLines/>
      <w:numPr>
        <w:ilvl w:val="5"/>
        <w:numId w:val="5"/>
      </w:numPr>
      <w:spacing w:before="40" w:after="0" w:line="259" w:lineRule="auto"/>
      <w:contextualSpacing w:val="0"/>
      <w:jc w:val="left"/>
      <w:outlineLvl w:val="5"/>
    </w:pPr>
    <w:rPr>
      <w:rFonts w:asciiTheme="majorHAnsi" w:eastAsiaTheme="majorEastAsia" w:hAnsiTheme="majorHAnsi" w:cstheme="majorBidi"/>
      <w:color w:val="1F3763" w:themeColor="accent1" w:themeShade="7F"/>
      <w:sz w:val="22"/>
    </w:rPr>
  </w:style>
  <w:style w:type="paragraph" w:styleId="Heading7">
    <w:name w:val="heading 7"/>
    <w:basedOn w:val="Normal"/>
    <w:next w:val="Normal"/>
    <w:link w:val="Heading7Char"/>
    <w:uiPriority w:val="9"/>
    <w:semiHidden/>
    <w:unhideWhenUsed/>
    <w:qFormat/>
    <w:rsid w:val="00D36D50"/>
    <w:pPr>
      <w:keepNext/>
      <w:keepLines/>
      <w:numPr>
        <w:ilvl w:val="6"/>
        <w:numId w:val="5"/>
      </w:numPr>
      <w:spacing w:before="40" w:after="0" w:line="259" w:lineRule="auto"/>
      <w:contextualSpacing w:val="0"/>
      <w:jc w:val="left"/>
      <w:outlineLvl w:val="6"/>
    </w:pPr>
    <w:rPr>
      <w:rFonts w:asciiTheme="majorHAnsi" w:eastAsiaTheme="majorEastAsia" w:hAnsiTheme="majorHAnsi" w:cstheme="majorBidi"/>
      <w:i/>
      <w:iCs/>
      <w:color w:val="1F3763" w:themeColor="accent1" w:themeShade="7F"/>
      <w:sz w:val="22"/>
    </w:rPr>
  </w:style>
  <w:style w:type="paragraph" w:styleId="Heading8">
    <w:name w:val="heading 8"/>
    <w:basedOn w:val="Normal"/>
    <w:next w:val="Normal"/>
    <w:link w:val="Heading8Char"/>
    <w:uiPriority w:val="9"/>
    <w:semiHidden/>
    <w:unhideWhenUsed/>
    <w:qFormat/>
    <w:rsid w:val="00D36D50"/>
    <w:pPr>
      <w:keepNext/>
      <w:keepLines/>
      <w:numPr>
        <w:ilvl w:val="7"/>
        <w:numId w:val="5"/>
      </w:numPr>
      <w:spacing w:before="40" w:after="0" w:line="259" w:lineRule="auto"/>
      <w:contextualSpacing w:val="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6D50"/>
    <w:pPr>
      <w:keepNext/>
      <w:keepLines/>
      <w:numPr>
        <w:ilvl w:val="8"/>
        <w:numId w:val="5"/>
      </w:numPr>
      <w:spacing w:before="40" w:after="0" w:line="259" w:lineRule="auto"/>
      <w:contextualSpacing w:val="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66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625"/>
    <w:rPr>
      <w:rFonts w:ascii="Segoe UI" w:hAnsi="Segoe UI" w:cs="Segoe UI"/>
      <w:sz w:val="18"/>
      <w:szCs w:val="18"/>
    </w:rPr>
  </w:style>
  <w:style w:type="character" w:customStyle="1" w:styleId="Heading1Char">
    <w:name w:val="Heading 1 Char"/>
    <w:basedOn w:val="DefaultParagraphFont"/>
    <w:link w:val="Heading1"/>
    <w:uiPriority w:val="9"/>
    <w:rsid w:val="00D36D50"/>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D36D5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36D5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36D5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6D5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36D5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36D5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36D5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6D5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36D50"/>
    <w:pPr>
      <w:spacing w:line="259" w:lineRule="auto"/>
      <w:ind w:left="720"/>
      <w:jc w:val="left"/>
    </w:pPr>
    <w:rPr>
      <w:rFonts w:asciiTheme="minorHAnsi" w:hAnsiTheme="minorHAnsi"/>
      <w:sz w:val="22"/>
    </w:rPr>
  </w:style>
  <w:style w:type="character" w:styleId="CommentReference">
    <w:name w:val="annotation reference"/>
    <w:basedOn w:val="DefaultParagraphFont"/>
    <w:uiPriority w:val="99"/>
    <w:semiHidden/>
    <w:unhideWhenUsed/>
    <w:rsid w:val="00D36D50"/>
    <w:rPr>
      <w:sz w:val="16"/>
      <w:szCs w:val="16"/>
    </w:rPr>
  </w:style>
  <w:style w:type="paragraph" w:styleId="CommentText">
    <w:name w:val="annotation text"/>
    <w:basedOn w:val="Normal"/>
    <w:link w:val="CommentTextChar"/>
    <w:uiPriority w:val="99"/>
    <w:unhideWhenUsed/>
    <w:rsid w:val="00D36D50"/>
    <w:pPr>
      <w:spacing w:line="240" w:lineRule="auto"/>
      <w:contextualSpacing w:val="0"/>
      <w:jc w:val="left"/>
    </w:pPr>
    <w:rPr>
      <w:rFonts w:asciiTheme="minorHAnsi" w:hAnsiTheme="minorHAnsi"/>
      <w:sz w:val="20"/>
      <w:szCs w:val="20"/>
    </w:rPr>
  </w:style>
  <w:style w:type="character" w:customStyle="1" w:styleId="CommentTextChar">
    <w:name w:val="Comment Text Char"/>
    <w:basedOn w:val="DefaultParagraphFont"/>
    <w:link w:val="CommentText"/>
    <w:uiPriority w:val="99"/>
    <w:rsid w:val="00D36D50"/>
    <w:rPr>
      <w:sz w:val="20"/>
      <w:szCs w:val="20"/>
    </w:rPr>
  </w:style>
  <w:style w:type="paragraph" w:styleId="Header">
    <w:name w:val="header"/>
    <w:basedOn w:val="Normal"/>
    <w:link w:val="HeaderChar"/>
    <w:uiPriority w:val="99"/>
    <w:unhideWhenUsed/>
    <w:rsid w:val="00D36D50"/>
    <w:pPr>
      <w:tabs>
        <w:tab w:val="center" w:pos="4680"/>
        <w:tab w:val="right" w:pos="9360"/>
      </w:tabs>
      <w:spacing w:after="0" w:line="240" w:lineRule="auto"/>
      <w:contextualSpacing w:val="0"/>
      <w:jc w:val="left"/>
    </w:pPr>
    <w:rPr>
      <w:rFonts w:asciiTheme="minorHAnsi" w:hAnsiTheme="minorHAnsi"/>
      <w:sz w:val="22"/>
    </w:rPr>
  </w:style>
  <w:style w:type="character" w:customStyle="1" w:styleId="HeaderChar">
    <w:name w:val="Header Char"/>
    <w:basedOn w:val="DefaultParagraphFont"/>
    <w:link w:val="Header"/>
    <w:uiPriority w:val="99"/>
    <w:rsid w:val="00D36D50"/>
  </w:style>
  <w:style w:type="paragraph" w:styleId="Caption">
    <w:name w:val="caption"/>
    <w:basedOn w:val="Normal"/>
    <w:next w:val="Normal"/>
    <w:uiPriority w:val="35"/>
    <w:unhideWhenUsed/>
    <w:qFormat/>
    <w:rsid w:val="00D36D50"/>
    <w:pPr>
      <w:spacing w:after="200" w:line="240" w:lineRule="auto"/>
      <w:contextualSpacing w:val="0"/>
      <w:jc w:val="left"/>
    </w:pPr>
    <w:rPr>
      <w:rFonts w:asciiTheme="minorHAnsi" w:hAnsiTheme="minorHAnsi"/>
      <w:i/>
      <w:iCs/>
      <w:color w:val="44546A" w:themeColor="text2"/>
      <w:sz w:val="18"/>
      <w:szCs w:val="18"/>
    </w:rPr>
  </w:style>
  <w:style w:type="character" w:styleId="PlaceholderText">
    <w:name w:val="Placeholder Text"/>
    <w:basedOn w:val="DefaultParagraphFont"/>
    <w:uiPriority w:val="99"/>
    <w:semiHidden/>
    <w:rsid w:val="00D36D50"/>
    <w:rPr>
      <w:color w:val="808080"/>
    </w:rPr>
  </w:style>
  <w:style w:type="table" w:styleId="TableGrid">
    <w:name w:val="Table Grid"/>
    <w:basedOn w:val="TableNormal"/>
    <w:uiPriority w:val="39"/>
    <w:rsid w:val="00D36D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D9EDA-39D9-4FE1-AE97-F5F89CAA6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49</Pages>
  <Words>43083</Words>
  <Characters>245576</Characters>
  <Application>Microsoft Office Word</Application>
  <DocSecurity>0</DocSecurity>
  <Lines>2046</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 Permata Sari</dc:creator>
  <cp:keywords/>
  <dc:description/>
  <cp:lastModifiedBy>Mega Permata Sari</cp:lastModifiedBy>
  <cp:revision>1</cp:revision>
  <dcterms:created xsi:type="dcterms:W3CDTF">2020-04-22T18:00:00Z</dcterms:created>
  <dcterms:modified xsi:type="dcterms:W3CDTF">2020-04-22T18:54:00Z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202c7fd9-0d0e-3894-bcbd-badef350163d</vt:lpwstr>
  </property>
  <property fmtid="{D5CDD505-2E9C-101B-9397-08002B2CF9AE}" pid="24" name="Mendeley Citation Style_1">
    <vt:lpwstr>http://www.zotero.org/styles/apa</vt:lpwstr>
  </property>
</Properties>
</file>