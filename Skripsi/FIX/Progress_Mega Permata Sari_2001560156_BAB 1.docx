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B679C1" w:rsidRDefault="00C1790C" w:rsidP="00B679C1">
      <w:pPr>
        <w:pStyle w:val="Heading1"/>
        <w:spacing w:before="0"/>
        <w:rPr>
          <w:rFonts w:cs="Times New Roman"/>
          <w:szCs w:val="24"/>
        </w:rPr>
      </w:pPr>
      <w:bookmarkStart w:id="0" w:name="_Hlk38498769"/>
    </w:p>
    <w:p w14:paraId="35F725C9" w14:textId="1C13CD2B" w:rsidR="00AF7B67" w:rsidRPr="00B679C1" w:rsidRDefault="001310F1"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b/>
          <w:bCs/>
          <w:sz w:val="24"/>
          <w:szCs w:val="24"/>
        </w:rPr>
        <w:t>PENDAHULUAN</w:t>
      </w:r>
    </w:p>
    <w:p w14:paraId="00827DB9" w14:textId="77777777" w:rsidR="0026078C" w:rsidRPr="00B679C1" w:rsidRDefault="009A0044" w:rsidP="00B679C1">
      <w:pPr>
        <w:pStyle w:val="Heading2"/>
        <w:spacing w:before="0"/>
        <w:ind w:left="567" w:hanging="567"/>
        <w:jc w:val="both"/>
        <w:rPr>
          <w:rFonts w:cs="Times New Roman"/>
          <w:szCs w:val="24"/>
        </w:rPr>
      </w:pPr>
      <w:proofErr w:type="spellStart"/>
      <w:r w:rsidRPr="00B679C1">
        <w:rPr>
          <w:rFonts w:cs="Times New Roman"/>
          <w:szCs w:val="24"/>
        </w:rPr>
        <w:t>Latar</w:t>
      </w:r>
      <w:proofErr w:type="spellEnd"/>
      <w:r w:rsidRPr="00B679C1">
        <w:rPr>
          <w:rFonts w:cs="Times New Roman"/>
          <w:szCs w:val="24"/>
        </w:rPr>
        <w:t xml:space="preserve"> </w:t>
      </w:r>
      <w:proofErr w:type="spellStart"/>
      <w:r w:rsidRPr="00B679C1">
        <w:rPr>
          <w:rFonts w:cs="Times New Roman"/>
          <w:szCs w:val="24"/>
        </w:rPr>
        <w:t>Belakang</w:t>
      </w:r>
      <w:proofErr w:type="spellEnd"/>
    </w:p>
    <w:p w14:paraId="43911BE1" w14:textId="44B0632B" w:rsidR="00344838" w:rsidRPr="00B679C1" w:rsidRDefault="00EE02B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penyediaan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biaya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terjangkau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kurang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beruntung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berpenghasilan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saat</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utama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pembangunan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00754E78" w:rsidRPr="00B679C1">
        <w:rPr>
          <w:rFonts w:ascii="Times New Roman" w:hAnsi="Times New Roman" w:cs="Times New Roman"/>
          <w:sz w:val="24"/>
          <w:szCs w:val="24"/>
        </w:rPr>
        <w:t xml:space="preserve"> </w:t>
      </w:r>
      <w:r w:rsidR="00754E78"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B679C1">
        <w:rPr>
          <w:rFonts w:ascii="Times New Roman" w:hAnsi="Times New Roman" w:cs="Times New Roman"/>
          <w:sz w:val="24"/>
          <w:szCs w:val="24"/>
        </w:rPr>
        <w:fldChar w:fldCharType="separate"/>
      </w:r>
      <w:r w:rsidR="00754E78" w:rsidRPr="00B679C1">
        <w:rPr>
          <w:rFonts w:ascii="Times New Roman" w:hAnsi="Times New Roman" w:cs="Times New Roman"/>
          <w:noProof/>
          <w:sz w:val="24"/>
          <w:szCs w:val="24"/>
        </w:rPr>
        <w:t>(World Bank, 2018)</w:t>
      </w:r>
      <w:r w:rsidR="00754E78" w:rsidRPr="00B679C1">
        <w:rPr>
          <w:rFonts w:ascii="Times New Roman" w:hAnsi="Times New Roman" w:cs="Times New Roman"/>
          <w:sz w:val="24"/>
          <w:szCs w:val="24"/>
        </w:rPr>
        <w:fldChar w:fldCharType="end"/>
      </w:r>
      <w:r w:rsidR="00A90278"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Ekonomi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semua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hal</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menyangkut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manusia</w:t>
      </w:r>
      <w:proofErr w:type="spellEnd"/>
      <w:r w:rsidR="0026078C" w:rsidRPr="00B679C1">
        <w:rPr>
          <w:rFonts w:ascii="Times New Roman" w:hAnsi="Times New Roman" w:cs="Times New Roman"/>
          <w:sz w:val="24"/>
          <w:szCs w:val="24"/>
        </w:rPr>
        <w:t xml:space="preserve"> </w:t>
      </w:r>
      <w:r w:rsidR="00054457" w:rsidRPr="00B679C1">
        <w:rPr>
          <w:rFonts w:ascii="Times New Roman" w:hAnsi="Times New Roman" w:cs="Times New Roman"/>
          <w:sz w:val="24"/>
          <w:szCs w:val="24"/>
        </w:rPr>
        <w:t xml:space="preserve">dan </w:t>
      </w:r>
      <w:proofErr w:type="spellStart"/>
      <w:r w:rsidR="0026078C" w:rsidRPr="00B679C1">
        <w:rPr>
          <w:rFonts w:ascii="Times New Roman" w:hAnsi="Times New Roman" w:cs="Times New Roman"/>
          <w:sz w:val="24"/>
          <w:szCs w:val="24"/>
        </w:rPr>
        <w:t>melibatkan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banyak</w:t>
      </w:r>
      <w:proofErr w:type="spellEnd"/>
      <w:r w:rsidR="0026078C" w:rsidRPr="00B679C1">
        <w:rPr>
          <w:rFonts w:ascii="Times New Roman" w:hAnsi="Times New Roman" w:cs="Times New Roman"/>
          <w:sz w:val="24"/>
          <w:szCs w:val="24"/>
        </w:rPr>
        <w:t xml:space="preserve"> orang </w:t>
      </w:r>
      <w:proofErr w:type="spellStart"/>
      <w:r w:rsidR="0026078C" w:rsidRPr="00B679C1">
        <w:rPr>
          <w:rFonts w:ascii="Times New Roman" w:hAnsi="Times New Roman" w:cs="Times New Roman"/>
          <w:sz w:val="24"/>
          <w:szCs w:val="24"/>
        </w:rPr>
        <w:t>guna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memenuhi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kebutuhannya</w:t>
      </w:r>
      <w:proofErr w:type="spellEnd"/>
      <w:r w:rsidR="0026078C"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26078C" w:rsidRPr="00B679C1">
        <w:rPr>
          <w:rFonts w:ascii="Times New Roman" w:hAnsi="Times New Roman" w:cs="Times New Roman"/>
          <w:sz w:val="24"/>
          <w:szCs w:val="24"/>
        </w:rPr>
        <w:t>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mengalami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transformasi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modernisasi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inovasi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pengaplikasian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penerapannya</w:t>
      </w:r>
      <w:proofErr w:type="spellEnd"/>
      <w:r w:rsidR="0026078C"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Dengan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adanya</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perkembangan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teknologi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mulai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mengalami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transformasi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ke</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digital. </w:t>
      </w:r>
    </w:p>
    <w:p w14:paraId="1B36152E" w14:textId="070980EB" w:rsidR="0026078C"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senantiasa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mengharapkan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terus-menerus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memupuk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investasi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kemampuan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teknik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Jika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memberikan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penduduk</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dilihat</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diukur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Domestik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Bruto</w:t>
      </w:r>
      <w:proofErr w:type="spellEnd"/>
      <w:r w:rsidR="003E4E6C" w:rsidRPr="00B679C1">
        <w:rPr>
          <w:rFonts w:ascii="Times New Roman" w:hAnsi="Times New Roman" w:cs="Times New Roman"/>
          <w:sz w:val="24"/>
          <w:szCs w:val="24"/>
        </w:rPr>
        <w:t xml:space="preserve"> (PDB)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Semua</w:t>
      </w:r>
      <w:proofErr w:type="spellEnd"/>
      <w:r w:rsidR="003E4E6C" w:rsidRPr="00B679C1">
        <w:rPr>
          <w:rFonts w:ascii="Times New Roman" w:hAnsi="Times New Roman" w:cs="Times New Roman"/>
          <w:sz w:val="24"/>
          <w:szCs w:val="24"/>
        </w:rPr>
        <w:t xml:space="preserve"> negara </w:t>
      </w:r>
      <w:proofErr w:type="spellStart"/>
      <w:r w:rsidR="003E4E6C" w:rsidRPr="00B679C1">
        <w:rPr>
          <w:rFonts w:ascii="Times New Roman" w:hAnsi="Times New Roman" w:cs="Times New Roman"/>
          <w:sz w:val="24"/>
          <w:szCs w:val="24"/>
        </w:rPr>
        <w:t>berusaha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meningkatkan</w:t>
      </w:r>
      <w:proofErr w:type="spellEnd"/>
      <w:r w:rsidR="003E4E6C" w:rsidRPr="00B679C1">
        <w:rPr>
          <w:rFonts w:ascii="Times New Roman" w:hAnsi="Times New Roman" w:cs="Times New Roman"/>
          <w:sz w:val="24"/>
          <w:szCs w:val="24"/>
        </w:rPr>
        <w:t xml:space="preserve"> PDB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per </w:t>
      </w:r>
      <w:proofErr w:type="spellStart"/>
      <w:r w:rsidR="003E4E6C" w:rsidRPr="00B679C1">
        <w:rPr>
          <w:rFonts w:ascii="Times New Roman" w:hAnsi="Times New Roman" w:cs="Times New Roman"/>
          <w:sz w:val="24"/>
          <w:szCs w:val="24"/>
        </w:rPr>
        <w:t>kapita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untuk</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berkontribusi</w:t>
      </w:r>
      <w:proofErr w:type="spellEnd"/>
      <w:r w:rsidR="003E4E6C" w:rsidRPr="00B679C1">
        <w:rPr>
          <w:rFonts w:ascii="Times New Roman" w:hAnsi="Times New Roman" w:cs="Times New Roman"/>
          <w:sz w:val="24"/>
          <w:szCs w:val="24"/>
        </w:rPr>
        <w:t xml:space="preserve"> pada </w:t>
      </w:r>
      <w:proofErr w:type="spellStart"/>
      <w:r w:rsidR="003E4E6C" w:rsidRPr="00B679C1">
        <w:rPr>
          <w:rFonts w:ascii="Times New Roman" w:hAnsi="Times New Roman" w:cs="Times New Roman"/>
          <w:sz w:val="24"/>
          <w:szCs w:val="24"/>
        </w:rPr>
        <w:t>kesejahteraan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populasi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054FBB" w:rsidRPr="00B679C1">
        <w:rPr>
          <w:rFonts w:ascii="Times New Roman" w:hAnsi="Times New Roman" w:cs="Times New Roman"/>
          <w:sz w:val="24"/>
          <w:szCs w:val="24"/>
        </w:rPr>
        <w:t>,</w:t>
      </w:r>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serta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memperkuat</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posisi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bangsa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dalam</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hubungan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internasional</w:t>
      </w:r>
      <w:proofErr w:type="spellEnd"/>
      <w:r w:rsidR="003E4E6C" w:rsidRPr="00B679C1">
        <w:rPr>
          <w:rFonts w:ascii="Times New Roman" w:hAnsi="Times New Roman" w:cs="Times New Roman"/>
          <w:sz w:val="24"/>
          <w:szCs w:val="24"/>
        </w:rPr>
        <w:t xml:space="preserve"> </w:t>
      </w:r>
      <w:r w:rsidR="003E4E6C" w:rsidRPr="00B679C1">
        <w:rPr>
          <w:rFonts w:ascii="Times New Roman" w:hAnsi="Times New Roman" w:cs="Times New Roman"/>
          <w:sz w:val="24"/>
          <w:szCs w:val="24"/>
        </w:rPr>
        <w:fldChar w:fldCharType="begin" w:fldLock="1"/>
      </w:r>
      <w:r w:rsidR="00754E78" w:rsidRPr="00B679C1">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B679C1">
        <w:rPr>
          <w:rFonts w:ascii="Times New Roman" w:hAnsi="Times New Roman" w:cs="Times New Roman"/>
          <w:sz w:val="24"/>
          <w:szCs w:val="24"/>
        </w:rPr>
        <w:fldChar w:fldCharType="separate"/>
      </w:r>
      <w:r w:rsidR="003E4E6C" w:rsidRPr="00B679C1">
        <w:rPr>
          <w:rFonts w:ascii="Times New Roman" w:hAnsi="Times New Roman" w:cs="Times New Roman"/>
          <w:noProof/>
          <w:sz w:val="24"/>
          <w:szCs w:val="24"/>
        </w:rPr>
        <w:t>(Tümer &amp; Akkuş, 2018)</w:t>
      </w:r>
      <w:r w:rsidR="003E4E6C" w:rsidRPr="00B679C1">
        <w:rPr>
          <w:rFonts w:ascii="Times New Roman" w:hAnsi="Times New Roman" w:cs="Times New Roman"/>
          <w:sz w:val="24"/>
          <w:szCs w:val="24"/>
        </w:rPr>
        <w:fldChar w:fldCharType="end"/>
      </w:r>
      <w:r w:rsidR="003E4E6C" w:rsidRPr="00B679C1">
        <w:rPr>
          <w:rFonts w:ascii="Times New Roman" w:hAnsi="Times New Roman" w:cs="Times New Roman"/>
          <w:sz w:val="24"/>
          <w:szCs w:val="24"/>
        </w:rPr>
        <w:t>.</w:t>
      </w:r>
    </w:p>
    <w:p w14:paraId="365AD8DA" w14:textId="04DD1F21" w:rsidR="005D3707" w:rsidRPr="00B679C1" w:rsidRDefault="0026078C"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noProof/>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r w:rsidRPr="00B679C1">
        <w:rPr>
          <w:rFonts w:ascii="Times New Roman" w:hAnsi="Times New Roman" w:cs="Times New Roman"/>
          <w:i w:val="0"/>
          <w:iCs w:val="0"/>
          <w:color w:val="auto"/>
          <w:sz w:val="24"/>
          <w:szCs w:val="24"/>
        </w:rPr>
        <w:t xml:space="preserve"> di Indonesia</w:t>
      </w:r>
    </w:p>
    <w:p w14:paraId="309FD595" w14:textId="409A565D" w:rsidR="0026078C" w:rsidRPr="00B679C1" w:rsidRDefault="0026078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noProof/>
          <w:sz w:val="24"/>
          <w:szCs w:val="24"/>
        </w:rPr>
        <w:t>Badan Pusat Statistik (2020)</w:t>
      </w:r>
      <w:r w:rsidR="00E7437B" w:rsidRPr="00B679C1">
        <w:rPr>
          <w:rFonts w:ascii="Times New Roman" w:hAnsi="Times New Roman" w:cs="Times New Roman"/>
          <w:sz w:val="24"/>
          <w:szCs w:val="24"/>
        </w:rPr>
        <w:fldChar w:fldCharType="end"/>
      </w:r>
    </w:p>
    <w:p w14:paraId="0E6B093D" w14:textId="36E03B6C" w:rsidR="00806967"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iCs/>
          <w:noProof/>
          <w:sz w:val="24"/>
          <w:szCs w:val="24"/>
        </w:rPr>
        <w:t>Badan Pusat Statistik</w:t>
      </w:r>
      <w:r w:rsidR="00E7437B" w:rsidRPr="00B679C1">
        <w:rPr>
          <w:rFonts w:ascii="Times New Roman" w:hAnsi="Times New Roman" w:cs="Times New Roman"/>
          <w:noProof/>
          <w:sz w:val="24"/>
          <w:szCs w:val="24"/>
        </w:rPr>
        <w:t xml:space="preserve"> (2020)</w:t>
      </w:r>
      <w:r w:rsidR="00E7437B" w:rsidRPr="00B679C1">
        <w:rPr>
          <w:rFonts w:ascii="Times New Roman" w:hAnsi="Times New Roman" w:cs="Times New Roman"/>
          <w:sz w:val="24"/>
          <w:szCs w:val="24"/>
        </w:rPr>
        <w:fldChar w:fldCharType="end"/>
      </w:r>
      <w:r w:rsidR="00E7437B"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5,02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2018 yang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5,17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Indonesia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bertumbuh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bersaing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negara lain.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lastRenderedPageBreak/>
        <w:t>didukung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kuantitas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dihasilkan</w:t>
      </w:r>
      <w:proofErr w:type="spellEnd"/>
      <w:r w:rsidR="009C1AE2" w:rsidRPr="00B679C1">
        <w:rPr>
          <w:rFonts w:ascii="Times New Roman" w:hAnsi="Times New Roman" w:cs="Times New Roman"/>
          <w:sz w:val="24"/>
          <w:szCs w:val="24"/>
        </w:rPr>
        <w:t xml:space="preserve"> </w:t>
      </w:r>
      <w:r w:rsidR="009C1AE2"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B679C1">
        <w:rPr>
          <w:rFonts w:ascii="Times New Roman" w:hAnsi="Times New Roman" w:cs="Times New Roman"/>
          <w:sz w:val="24"/>
          <w:szCs w:val="24"/>
        </w:rPr>
        <w:fldChar w:fldCharType="separate"/>
      </w:r>
      <w:r w:rsidR="009C1AE2" w:rsidRPr="00B679C1">
        <w:rPr>
          <w:rFonts w:ascii="Times New Roman" w:hAnsi="Times New Roman" w:cs="Times New Roman"/>
          <w:noProof/>
          <w:sz w:val="24"/>
          <w:szCs w:val="24"/>
        </w:rPr>
        <w:t>(Bank Indonesia, 2018)</w:t>
      </w:r>
      <w:r w:rsidR="009C1AE2" w:rsidRPr="00B679C1">
        <w:rPr>
          <w:rFonts w:ascii="Times New Roman" w:hAnsi="Times New Roman" w:cs="Times New Roman"/>
          <w:sz w:val="24"/>
          <w:szCs w:val="24"/>
        </w:rPr>
        <w:fldChar w:fldCharType="end"/>
      </w:r>
      <w:r w:rsidR="009C1AE2"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dikenal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dimanfaatkan</w:t>
      </w:r>
      <w:proofErr w:type="spellEnd"/>
      <w:r w:rsidRPr="00B679C1">
        <w:rPr>
          <w:rFonts w:ascii="Times New Roman" w:hAnsi="Times New Roman" w:cs="Times New Roman"/>
          <w:sz w:val="24"/>
          <w:szCs w:val="24"/>
        </w:rPr>
        <w:t xml:space="preserve"> </w:t>
      </w:r>
      <w:proofErr w:type="spellStart"/>
      <w:r w:rsidR="00121CE7" w:rsidRPr="00B679C1">
        <w:rPr>
          <w:rFonts w:ascii="Times New Roman" w:hAnsi="Times New Roman" w:cs="Times New Roman"/>
          <w:sz w:val="24"/>
          <w:szCs w:val="24"/>
        </w:rPr>
        <w:t>untuk</w:t>
      </w:r>
      <w:proofErr w:type="spellEnd"/>
      <w:r w:rsidR="00121CE7"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
    <w:p w14:paraId="505F3F42" w14:textId="43EDC580" w:rsidR="0026078C" w:rsidRPr="00B679C1" w:rsidRDefault="0067415A"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adalah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sesuatu</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berkaitan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dengan</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mencakup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kelembagaan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serta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cara</w:t>
      </w:r>
      <w:proofErr w:type="spellEnd"/>
      <w:r w:rsidR="0026078C" w:rsidRPr="00B679C1">
        <w:rPr>
          <w:rFonts w:ascii="Times New Roman" w:hAnsi="Times New Roman" w:cs="Times New Roman"/>
          <w:sz w:val="24"/>
          <w:szCs w:val="24"/>
        </w:rPr>
        <w:t xml:space="preserve"> dan proses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melaksanakan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usahanya</w:t>
      </w:r>
      <w:proofErr w:type="spellEnd"/>
      <w:r w:rsidR="002530D7" w:rsidRPr="00B679C1">
        <w:rPr>
          <w:rFonts w:ascii="Times New Roman" w:hAnsi="Times New Roman" w:cs="Times New Roman"/>
          <w:sz w:val="24"/>
          <w:szCs w:val="24"/>
        </w:rPr>
        <w:t xml:space="preserve"> </w:t>
      </w:r>
      <w:r w:rsidR="002530D7"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002530D7" w:rsidRPr="00B679C1">
        <w:rPr>
          <w:rFonts w:ascii="Times New Roman" w:hAnsi="Times New Roman" w:cs="Times New Roman"/>
          <w:sz w:val="24"/>
          <w:szCs w:val="24"/>
        </w:rPr>
        <w:fldChar w:fldCharType="separate"/>
      </w:r>
      <w:r w:rsidR="002530D7" w:rsidRPr="00B679C1">
        <w:rPr>
          <w:rFonts w:ascii="Times New Roman" w:hAnsi="Times New Roman" w:cs="Times New Roman"/>
          <w:noProof/>
          <w:sz w:val="24"/>
          <w:szCs w:val="24"/>
        </w:rPr>
        <w:t>(OJK, 2018)</w:t>
      </w:r>
      <w:r w:rsidR="002530D7" w:rsidRPr="00B679C1">
        <w:rPr>
          <w:rFonts w:ascii="Times New Roman" w:hAnsi="Times New Roman" w:cs="Times New Roman"/>
          <w:sz w:val="24"/>
          <w:szCs w:val="24"/>
        </w:rPr>
        <w:fldChar w:fldCharType="end"/>
      </w:r>
      <w:r w:rsidR="0026078C"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seluruh</w:t>
      </w:r>
      <w:proofErr w:type="spellEnd"/>
      <w:r w:rsidRPr="00B679C1">
        <w:rPr>
          <w:rFonts w:ascii="Times New Roman" w:hAnsi="Times New Roman" w:cs="Times New Roman"/>
          <w:sz w:val="24"/>
          <w:szCs w:val="24"/>
        </w:rPr>
        <w:t xml:space="preserve"> negara</w:t>
      </w:r>
      <w:r w:rsidR="00572D1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urat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nadi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r w:rsidR="00572D19" w:rsidRPr="00B679C1">
        <w:rPr>
          <w:rFonts w:ascii="Times New Roman" w:hAnsi="Times New Roman" w:cs="Times New Roman"/>
          <w:sz w:val="24"/>
          <w:szCs w:val="24"/>
        </w:rPr>
        <w:t>B</w:t>
      </w:r>
      <w:r w:rsidR="0026078C" w:rsidRPr="00B679C1">
        <w:rPr>
          <w:rFonts w:ascii="Times New Roman" w:hAnsi="Times New Roman" w:cs="Times New Roman"/>
          <w:sz w:val="24"/>
          <w:szCs w:val="24"/>
        </w:rPr>
        <w:t xml:space="preserve">anyak </w:t>
      </w:r>
      <w:proofErr w:type="spellStart"/>
      <w:r w:rsidR="0026078C" w:rsidRPr="00B679C1">
        <w:rPr>
          <w:rFonts w:ascii="Times New Roman" w:hAnsi="Times New Roman" w:cs="Times New Roman"/>
          <w:sz w:val="24"/>
          <w:szCs w:val="24"/>
        </w:rPr>
        <w:t>roda-roda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gerakkan</w:t>
      </w:r>
      <w:proofErr w:type="spellEnd"/>
      <w:r w:rsidR="0026078C" w:rsidRPr="00B679C1">
        <w:rPr>
          <w:rFonts w:ascii="Times New Roman" w:hAnsi="Times New Roman" w:cs="Times New Roman"/>
          <w:sz w:val="24"/>
          <w:szCs w:val="24"/>
        </w:rPr>
        <w:t xml:space="preserve"> oleh </w:t>
      </w:r>
      <w:proofErr w:type="spellStart"/>
      <w:r w:rsidR="0026078C" w:rsidRPr="00B679C1">
        <w:rPr>
          <w:rFonts w:ascii="Times New Roman" w:hAnsi="Times New Roman" w:cs="Times New Roman"/>
          <w:sz w:val="24"/>
          <w:szCs w:val="24"/>
        </w:rPr>
        <w:t>perbankan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baik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secara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maupun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r w:rsidR="00085739" w:rsidRPr="00B679C1">
        <w:rPr>
          <w:rFonts w:ascii="Times New Roman" w:hAnsi="Times New Roman" w:cs="Times New Roman"/>
          <w:sz w:val="24"/>
          <w:szCs w:val="24"/>
        </w:rPr>
        <w:t>D</w:t>
      </w:r>
      <w:r w:rsidR="0026078C" w:rsidRPr="00B679C1">
        <w:rPr>
          <w:rFonts w:ascii="Times New Roman" w:hAnsi="Times New Roman" w:cs="Times New Roman"/>
          <w:sz w:val="24"/>
          <w:szCs w:val="24"/>
        </w:rPr>
        <w:t>i Indonesia</w:t>
      </w:r>
      <w:r w:rsidR="006D557B"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sendiri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memegang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peranan</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teramat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penting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terlebih</w:t>
      </w:r>
      <w:proofErr w:type="spellEnd"/>
      <w:r w:rsidR="0026078C" w:rsidRPr="00B679C1">
        <w:rPr>
          <w:rFonts w:ascii="Times New Roman" w:hAnsi="Times New Roman" w:cs="Times New Roman"/>
          <w:sz w:val="24"/>
          <w:szCs w:val="24"/>
        </w:rPr>
        <w:t xml:space="preserve"> negara Indonesia </w:t>
      </w:r>
      <w:proofErr w:type="spellStart"/>
      <w:r w:rsidR="0026078C" w:rsidRPr="00B679C1">
        <w:rPr>
          <w:rFonts w:ascii="Times New Roman" w:hAnsi="Times New Roman" w:cs="Times New Roman"/>
          <w:sz w:val="24"/>
          <w:szCs w:val="24"/>
        </w:rPr>
        <w:t>termasuk</w:t>
      </w:r>
      <w:proofErr w:type="spellEnd"/>
      <w:r w:rsidR="0026078C" w:rsidRPr="00B679C1">
        <w:rPr>
          <w:rFonts w:ascii="Times New Roman" w:hAnsi="Times New Roman" w:cs="Times New Roman"/>
          <w:sz w:val="24"/>
          <w:szCs w:val="24"/>
        </w:rPr>
        <w:t xml:space="preserve"> negara yang </w:t>
      </w:r>
      <w:proofErr w:type="spellStart"/>
      <w:r w:rsidR="0026078C" w:rsidRPr="00B679C1">
        <w:rPr>
          <w:rFonts w:ascii="Times New Roman" w:hAnsi="Times New Roman" w:cs="Times New Roman"/>
          <w:sz w:val="24"/>
          <w:szCs w:val="24"/>
        </w:rPr>
        <w:t>sedang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membangun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sektor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saat</w:t>
      </w:r>
      <w:proofErr w:type="spellEnd"/>
      <w:r w:rsidR="0026078C" w:rsidRPr="00B679C1">
        <w:rPr>
          <w:rFonts w:ascii="Times New Roman" w:hAnsi="Times New Roman" w:cs="Times New Roman"/>
          <w:sz w:val="24"/>
          <w:szCs w:val="24"/>
        </w:rPr>
        <w:t xml:space="preserve"> ini </w:t>
      </w:r>
      <w:proofErr w:type="spellStart"/>
      <w:r w:rsidR="0026078C" w:rsidRPr="00B679C1">
        <w:rPr>
          <w:rFonts w:ascii="Times New Roman" w:hAnsi="Times New Roman" w:cs="Times New Roman"/>
          <w:sz w:val="24"/>
          <w:szCs w:val="24"/>
        </w:rPr>
        <w:t>sudah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semakin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luas</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asing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lagi</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Perkembangan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mempengaruhi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jasa</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ke</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di Indonesia.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harinya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menggunakan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produk-produk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melakukan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transaksi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mulai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dari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mengirim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menabung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membayar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biaya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hidup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sehari-hari</w:t>
      </w:r>
      <w:proofErr w:type="spellEnd"/>
      <w:r w:rsidR="0026078C" w:rsidRPr="00B679C1">
        <w:rPr>
          <w:rFonts w:ascii="Times New Roman" w:hAnsi="Times New Roman" w:cs="Times New Roman"/>
          <w:sz w:val="24"/>
          <w:szCs w:val="24"/>
        </w:rPr>
        <w:t xml:space="preserve">. </w:t>
      </w:r>
    </w:p>
    <w:p w14:paraId="710AA742" w14:textId="4522E932" w:rsidR="0026078C"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proofErr w:type="spellStart"/>
      <w:r w:rsidRPr="00B679C1">
        <w:rPr>
          <w:rFonts w:ascii="Times New Roman" w:hAnsi="Times New Roman" w:cs="Times New Roman"/>
          <w:i w:val="0"/>
          <w:iCs w:val="0"/>
          <w:color w:val="auto"/>
          <w:sz w:val="24"/>
          <w:szCs w:val="24"/>
        </w:rPr>
        <w:t>Tabel</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Tabel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Kegiatan</w:t>
      </w:r>
      <w:proofErr w:type="spellEnd"/>
      <w:r w:rsidRPr="00B679C1">
        <w:rPr>
          <w:rFonts w:ascii="Times New Roman" w:hAnsi="Times New Roman" w:cs="Times New Roman"/>
          <w:i w:val="0"/>
          <w:iCs w:val="0"/>
          <w:color w:val="auto"/>
          <w:sz w:val="24"/>
          <w:szCs w:val="24"/>
        </w:rPr>
        <w:t xml:space="preserve"> Usaha </w:t>
      </w:r>
      <w:proofErr w:type="spellStart"/>
      <w:r w:rsidRPr="00B679C1">
        <w:rPr>
          <w:rFonts w:ascii="Times New Roman" w:hAnsi="Times New Roman" w:cs="Times New Roman"/>
          <w:i w:val="0"/>
          <w:iCs w:val="0"/>
          <w:color w:val="auto"/>
          <w:sz w:val="24"/>
          <w:szCs w:val="24"/>
        </w:rPr>
        <w:t>Perbankan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dalam</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Miliar</w:t>
      </w:r>
      <w:proofErr w:type="spellEnd"/>
      <w:r w:rsidRPr="00B679C1">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B679C1" w:rsidRPr="00B679C1" w14:paraId="69D9E1A5" w14:textId="77777777" w:rsidTr="00572D19">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B679C1" w:rsidRDefault="00CD0457" w:rsidP="00B679C1">
            <w:pPr>
              <w:spacing w:after="0" w:line="360" w:lineRule="auto"/>
              <w:jc w:val="center"/>
              <w:rPr>
                <w:rFonts w:ascii="Times New Roman" w:eastAsia="Times New Roman" w:hAnsi="Times New Roman" w:cs="Times New Roman"/>
                <w:b/>
                <w:bCs/>
                <w:sz w:val="24"/>
                <w:szCs w:val="24"/>
              </w:rPr>
            </w:pPr>
            <w:proofErr w:type="spellStart"/>
            <w:r w:rsidRPr="00B679C1">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2019</w:t>
            </w:r>
          </w:p>
        </w:tc>
      </w:tr>
      <w:tr w:rsidR="00B679C1" w:rsidRPr="00B679C1" w14:paraId="24EDF675"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B274F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Penyaluran</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673E3BDD"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98B6B1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5498617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4DF113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2CA3D9F9"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8.280.812</w:t>
            </w:r>
          </w:p>
        </w:tc>
      </w:tr>
      <w:tr w:rsidR="00B679C1" w:rsidRPr="00B679C1" w14:paraId="7A4B479A"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814A78A"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Sumber</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B6C4C7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4BDA02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29B60A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7B2477B"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1D6D045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6.839.563</w:t>
            </w:r>
          </w:p>
        </w:tc>
      </w:tr>
      <w:tr w:rsidR="00B679C1" w:rsidRPr="00B679C1" w14:paraId="3AD5688D"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3506D74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Jumlah</w:t>
            </w:r>
            <w:proofErr w:type="spellEnd"/>
            <w:r w:rsidRPr="00B679C1">
              <w:rPr>
                <w:rFonts w:ascii="Times New Roman" w:eastAsia="Times New Roman" w:hAnsi="Times New Roman" w:cs="Times New Roman"/>
                <w:sz w:val="24"/>
                <w:szCs w:val="24"/>
              </w:rPr>
              <w:t xml:space="preserve"> </w:t>
            </w:r>
            <w:proofErr w:type="spellStart"/>
            <w:r w:rsidRPr="00B679C1">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627DB4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0B7720E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43735D5"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519116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2DBCB0B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8.562.974</w:t>
            </w:r>
          </w:p>
        </w:tc>
      </w:tr>
    </w:tbl>
    <w:p w14:paraId="7949E503" w14:textId="1FD8CEDD" w:rsidR="00774E33" w:rsidRPr="00B679C1" w:rsidRDefault="00774E33"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B679C1">
        <w:rPr>
          <w:rFonts w:ascii="Times New Roman" w:hAnsi="Times New Roman" w:cs="Times New Roman"/>
          <w:sz w:val="24"/>
          <w:szCs w:val="24"/>
        </w:rPr>
        <w:fldChar w:fldCharType="separate"/>
      </w:r>
      <w:r w:rsidRPr="00B679C1">
        <w:rPr>
          <w:rFonts w:ascii="Times New Roman" w:hAnsi="Times New Roman" w:cs="Times New Roman"/>
          <w:noProof/>
          <w:sz w:val="24"/>
          <w:szCs w:val="24"/>
        </w:rPr>
        <w:t>OJK (2019)</w:t>
      </w:r>
      <w:r w:rsidRPr="00B679C1">
        <w:rPr>
          <w:rFonts w:ascii="Times New Roman" w:hAnsi="Times New Roman" w:cs="Times New Roman"/>
          <w:sz w:val="24"/>
          <w:szCs w:val="24"/>
        </w:rPr>
        <w:fldChar w:fldCharType="end"/>
      </w:r>
      <w:r w:rsidR="00384075" w:rsidRPr="00B679C1">
        <w:rPr>
          <w:rFonts w:ascii="Times New Roman" w:hAnsi="Times New Roman" w:cs="Times New Roman"/>
          <w:sz w:val="24"/>
          <w:szCs w:val="24"/>
        </w:rPr>
        <w:t xml:space="preserve"> </w:t>
      </w:r>
      <w:proofErr w:type="spellStart"/>
      <w:r w:rsidR="00384075" w:rsidRPr="00B679C1">
        <w:rPr>
          <w:rFonts w:ascii="Times New Roman" w:hAnsi="Times New Roman" w:cs="Times New Roman"/>
          <w:sz w:val="24"/>
          <w:szCs w:val="24"/>
        </w:rPr>
        <w:t>diolah</w:t>
      </w:r>
      <w:proofErr w:type="spellEnd"/>
      <w:r w:rsidR="00384075" w:rsidRPr="00B679C1">
        <w:rPr>
          <w:rFonts w:ascii="Times New Roman" w:hAnsi="Times New Roman" w:cs="Times New Roman"/>
          <w:sz w:val="24"/>
          <w:szCs w:val="24"/>
        </w:rPr>
        <w:t xml:space="preserve"> oleh </w:t>
      </w:r>
      <w:proofErr w:type="spellStart"/>
      <w:r w:rsidR="00384075" w:rsidRPr="00B679C1">
        <w:rPr>
          <w:rFonts w:ascii="Times New Roman" w:hAnsi="Times New Roman" w:cs="Times New Roman"/>
          <w:sz w:val="24"/>
          <w:szCs w:val="24"/>
        </w:rPr>
        <w:t>penulis</w:t>
      </w:r>
      <w:proofErr w:type="spellEnd"/>
    </w:p>
    <w:p w14:paraId="081C34C0" w14:textId="70398D86" w:rsidR="00120261"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berkembang</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dibuktikan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tidak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aset</w:t>
      </w:r>
      <w:proofErr w:type="spellEnd"/>
      <w:r w:rsidRPr="00B679C1">
        <w:rPr>
          <w:rFonts w:ascii="Times New Roman" w:hAnsi="Times New Roman" w:cs="Times New Roman"/>
          <w:sz w:val="24"/>
          <w:szCs w:val="24"/>
        </w:rPr>
        <w:t xml:space="preserve"> dan bank yang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bertambah</w:t>
      </w:r>
      <w:proofErr w:type="spellEnd"/>
      <w:r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Berdasarkan</w:t>
      </w:r>
      <w:proofErr w:type="spellEnd"/>
      <w:r w:rsidR="003A1A1E" w:rsidRPr="00B679C1">
        <w:rPr>
          <w:rFonts w:ascii="Times New Roman" w:hAnsi="Times New Roman" w:cs="Times New Roman"/>
          <w:sz w:val="24"/>
          <w:szCs w:val="24"/>
        </w:rPr>
        <w:t xml:space="preserve"> data yang </w:t>
      </w:r>
      <w:proofErr w:type="spellStart"/>
      <w:r w:rsidR="003A1A1E" w:rsidRPr="00B679C1">
        <w:rPr>
          <w:rFonts w:ascii="Times New Roman" w:hAnsi="Times New Roman" w:cs="Times New Roman"/>
          <w:sz w:val="24"/>
          <w:szCs w:val="24"/>
        </w:rPr>
        <w:t>didapat</w:t>
      </w:r>
      <w:proofErr w:type="spellEnd"/>
      <w:r w:rsidR="003A1A1E"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dari</w:t>
      </w:r>
      <w:proofErr w:type="spellEnd"/>
      <w:r w:rsidR="003A1A1E" w:rsidRPr="00B679C1">
        <w:rPr>
          <w:rFonts w:ascii="Times New Roman" w:hAnsi="Times New Roman" w:cs="Times New Roman"/>
          <w:sz w:val="24"/>
          <w:szCs w:val="24"/>
        </w:rPr>
        <w:t xml:space="preserve"> </w:t>
      </w:r>
      <w:r w:rsidR="003A1A1E"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B679C1">
        <w:rPr>
          <w:rFonts w:ascii="Times New Roman" w:hAnsi="Times New Roman" w:cs="Times New Roman"/>
          <w:sz w:val="24"/>
          <w:szCs w:val="24"/>
        </w:rPr>
        <w:fldChar w:fldCharType="separate"/>
      </w:r>
      <w:r w:rsidR="003A1A1E" w:rsidRPr="00B679C1">
        <w:rPr>
          <w:rFonts w:ascii="Times New Roman" w:hAnsi="Times New Roman" w:cs="Times New Roman"/>
          <w:noProof/>
          <w:sz w:val="24"/>
          <w:szCs w:val="24"/>
        </w:rPr>
        <w:t>OJK (2019)</w:t>
      </w:r>
      <w:r w:rsidR="003A1A1E" w:rsidRPr="00B679C1">
        <w:rPr>
          <w:rFonts w:ascii="Times New Roman" w:hAnsi="Times New Roman" w:cs="Times New Roman"/>
          <w:sz w:val="24"/>
          <w:szCs w:val="24"/>
        </w:rPr>
        <w:fldChar w:fldCharType="end"/>
      </w:r>
      <w:r w:rsidR="003A1A1E" w:rsidRPr="00B679C1">
        <w:rPr>
          <w:rFonts w:ascii="Times New Roman" w:hAnsi="Times New Roman" w:cs="Times New Roman"/>
          <w:sz w:val="24"/>
          <w:szCs w:val="24"/>
        </w:rPr>
        <w:t>, p</w:t>
      </w:r>
      <w:r w:rsidRPr="00B679C1">
        <w:rPr>
          <w:rFonts w:ascii="Times New Roman" w:hAnsi="Times New Roman" w:cs="Times New Roman"/>
          <w:sz w:val="24"/>
          <w:szCs w:val="24"/>
        </w:rPr>
        <w:t xml:space="preserve">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2015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bank </w:t>
      </w:r>
      <w:proofErr w:type="spellStart"/>
      <w:r w:rsidRPr="00B679C1">
        <w:rPr>
          <w:rFonts w:ascii="Times New Roman" w:hAnsi="Times New Roman" w:cs="Times New Roman"/>
          <w:sz w:val="24"/>
          <w:szCs w:val="24"/>
        </w:rPr>
        <w:t>umum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5,95 </w:t>
      </w:r>
      <w:proofErr w:type="spellStart"/>
      <w:r w:rsidRPr="00B679C1">
        <w:rPr>
          <w:rFonts w:ascii="Times New Roman" w:hAnsi="Times New Roman" w:cs="Times New Roman"/>
          <w:sz w:val="24"/>
          <w:szCs w:val="24"/>
        </w:rPr>
        <w:t>Miliar</w:t>
      </w:r>
      <w:proofErr w:type="spellEnd"/>
      <w:r w:rsidRPr="00B679C1">
        <w:rPr>
          <w:rFonts w:ascii="Times New Roman" w:hAnsi="Times New Roman" w:cs="Times New Roman"/>
          <w:sz w:val="24"/>
          <w:szCs w:val="24"/>
        </w:rPr>
        <w:t xml:space="preserve"> Rupiah dan pada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8</w:t>
      </w:r>
      <w:r w:rsidR="008574A4" w:rsidRPr="00B679C1">
        <w:rPr>
          <w:rFonts w:ascii="Times New Roman" w:hAnsi="Times New Roman" w:cs="Times New Roman"/>
          <w:sz w:val="24"/>
          <w:szCs w:val="24"/>
        </w:rPr>
        <w:t>,</w:t>
      </w:r>
      <w:r w:rsidRPr="00B679C1">
        <w:rPr>
          <w:rFonts w:ascii="Times New Roman" w:hAnsi="Times New Roman" w:cs="Times New Roman"/>
          <w:sz w:val="24"/>
          <w:szCs w:val="24"/>
        </w:rPr>
        <w:t>28</w:t>
      </w:r>
      <w:r w:rsidR="006D557B" w:rsidRPr="00B679C1">
        <w:rPr>
          <w:rFonts w:ascii="Times New Roman" w:hAnsi="Times New Roman" w:cs="Times New Roman"/>
          <w:sz w:val="24"/>
          <w:szCs w:val="24"/>
        </w:rPr>
        <w:t xml:space="preserve"> </w:t>
      </w:r>
      <w:proofErr w:type="spellStart"/>
      <w:r w:rsidR="008574A4" w:rsidRPr="00B679C1">
        <w:rPr>
          <w:rFonts w:ascii="Times New Roman" w:hAnsi="Times New Roman" w:cs="Times New Roman"/>
          <w:sz w:val="24"/>
          <w:szCs w:val="24"/>
        </w:rPr>
        <w:t>M</w:t>
      </w:r>
      <w:r w:rsidR="006D557B" w:rsidRPr="00B679C1">
        <w:rPr>
          <w:rFonts w:ascii="Times New Roman" w:hAnsi="Times New Roman" w:cs="Times New Roman"/>
          <w:sz w:val="24"/>
          <w:szCs w:val="24"/>
        </w:rPr>
        <w:t>iliar</w:t>
      </w:r>
      <w:proofErr w:type="spellEnd"/>
      <w:r w:rsidRPr="00B679C1">
        <w:rPr>
          <w:rFonts w:ascii="Times New Roman" w:hAnsi="Times New Roman" w:cs="Times New Roman"/>
          <w:sz w:val="24"/>
          <w:szCs w:val="24"/>
        </w:rPr>
        <w:t xml:space="preserve"> Rupiah. </w:t>
      </w:r>
      <w:proofErr w:type="spellStart"/>
      <w:r w:rsidRPr="00B679C1">
        <w:rPr>
          <w:rFonts w:ascii="Times New Roman" w:hAnsi="Times New Roman" w:cs="Times New Roman"/>
          <w:sz w:val="24"/>
          <w:szCs w:val="24"/>
        </w:rPr>
        <w:t>Begitu</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lain yang </w:t>
      </w:r>
      <w:proofErr w:type="spellStart"/>
      <w:r w:rsidRPr="00B679C1">
        <w:rPr>
          <w:rFonts w:ascii="Times New Roman" w:hAnsi="Times New Roman" w:cs="Times New Roman"/>
          <w:sz w:val="24"/>
          <w:szCs w:val="24"/>
        </w:rPr>
        <w:t>ikut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r w:rsidR="00645D90" w:rsidRPr="00B679C1">
        <w:rPr>
          <w:rFonts w:ascii="Times New Roman" w:hAnsi="Times New Roman" w:cs="Times New Roman"/>
          <w:sz w:val="24"/>
          <w:szCs w:val="24"/>
        </w:rPr>
        <w: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Semakin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kebutuhan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pihak</w:t>
      </w:r>
      <w:proofErr w:type="spellEnd"/>
      <w:r w:rsidRPr="00B679C1">
        <w:rPr>
          <w:rFonts w:ascii="Times New Roman" w:hAnsi="Times New Roman" w:cs="Times New Roman"/>
          <w:sz w:val="24"/>
          <w:szCs w:val="24"/>
        </w:rPr>
        <w:t xml:space="preserve"> bank pun </w:t>
      </w:r>
      <w:proofErr w:type="spellStart"/>
      <w:r w:rsidRPr="00B679C1">
        <w:rPr>
          <w:rFonts w:ascii="Times New Roman" w:hAnsi="Times New Roman" w:cs="Times New Roman"/>
          <w:sz w:val="24"/>
          <w:szCs w:val="24"/>
        </w:rPr>
        <w:t>mulai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inovasi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kenyamanan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keamanan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nasabahnya</w:t>
      </w:r>
      <w:proofErr w:type="spellEnd"/>
      <w:r w:rsidRPr="00B679C1">
        <w:rPr>
          <w:rFonts w:ascii="Times New Roman" w:hAnsi="Times New Roman" w:cs="Times New Roman"/>
          <w:sz w:val="24"/>
          <w:szCs w:val="24"/>
        </w:rPr>
        <w:t>.</w:t>
      </w:r>
    </w:p>
    <w:p w14:paraId="01A6901C" w14:textId="77777777" w:rsidR="00737B7A" w:rsidRPr="00B679C1" w:rsidRDefault="00737B7A" w:rsidP="00B679C1">
      <w:pPr>
        <w:spacing w:after="0" w:line="360" w:lineRule="auto"/>
        <w:ind w:firstLine="720"/>
        <w:jc w:val="both"/>
        <w:rPr>
          <w:rFonts w:ascii="Times New Roman" w:hAnsi="Times New Roman" w:cs="Times New Roman"/>
          <w:sz w:val="24"/>
          <w:szCs w:val="24"/>
        </w:rPr>
      </w:pPr>
    </w:p>
    <w:p w14:paraId="48A6B187" w14:textId="54241A92" w:rsidR="00120261" w:rsidRPr="00B679C1" w:rsidRDefault="00120261"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B679C1" w:rsidRDefault="003A1A1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2</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Pemanfaatan</w:t>
      </w:r>
      <w:proofErr w:type="spellEnd"/>
      <w:r w:rsidRPr="00B679C1">
        <w:rPr>
          <w:rFonts w:ascii="Times New Roman" w:hAnsi="Times New Roman" w:cs="Times New Roman"/>
          <w:i w:val="0"/>
          <w:iCs w:val="0"/>
          <w:color w:val="auto"/>
          <w:sz w:val="24"/>
          <w:szCs w:val="24"/>
        </w:rPr>
        <w:t xml:space="preserve"> Internet </w:t>
      </w:r>
      <w:proofErr w:type="spellStart"/>
      <w:r w:rsidRPr="00B679C1">
        <w:rPr>
          <w:rFonts w:ascii="Times New Roman" w:hAnsi="Times New Roman" w:cs="Times New Roman"/>
          <w:i w:val="0"/>
          <w:iCs w:val="0"/>
          <w:color w:val="auto"/>
          <w:sz w:val="24"/>
          <w:szCs w:val="24"/>
        </w:rPr>
        <w:t>Bidang</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p>
    <w:p w14:paraId="5E8BDF8A" w14:textId="11AAF67C" w:rsidR="00120261" w:rsidRPr="00B679C1" w:rsidRDefault="00120261"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9E2E1E"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B679C1">
        <w:rPr>
          <w:rFonts w:ascii="Times New Roman" w:hAnsi="Times New Roman" w:cs="Times New Roman"/>
          <w:sz w:val="24"/>
          <w:szCs w:val="24"/>
        </w:rPr>
        <w:fldChar w:fldCharType="separate"/>
      </w:r>
      <w:r w:rsidR="009E2E1E" w:rsidRPr="00B679C1">
        <w:rPr>
          <w:rFonts w:ascii="Times New Roman" w:hAnsi="Times New Roman" w:cs="Times New Roman"/>
          <w:noProof/>
          <w:sz w:val="24"/>
          <w:szCs w:val="24"/>
        </w:rPr>
        <w:t>Asosiasi Penyelenggara Jasa Internet (2018)</w:t>
      </w:r>
      <w:r w:rsidR="009E2E1E" w:rsidRPr="00B679C1">
        <w:rPr>
          <w:rFonts w:ascii="Times New Roman" w:hAnsi="Times New Roman" w:cs="Times New Roman"/>
          <w:sz w:val="24"/>
          <w:szCs w:val="24"/>
        </w:rPr>
        <w:fldChar w:fldCharType="end"/>
      </w:r>
    </w:p>
    <w:p w14:paraId="553FFB28" w14:textId="7964B6BD" w:rsidR="00671DFE" w:rsidRPr="00B679C1" w:rsidDel="00164C1F" w:rsidRDefault="00A22EAB" w:rsidP="00B679C1">
      <w:pPr>
        <w:spacing w:after="0" w:line="360" w:lineRule="auto"/>
        <w:ind w:firstLine="567"/>
        <w:jc w:val="both"/>
        <w:rPr>
          <w:del w:id="1" w:author="Shinta Amalina Hazrati H" w:date="2020-04-19T07:26:00Z"/>
          <w:rFonts w:ascii="Times New Roman" w:hAnsi="Times New Roman" w:cs="Times New Roman"/>
          <w:sz w:val="24"/>
          <w:szCs w:val="24"/>
        </w:rPr>
      </w:pPr>
      <w:proofErr w:type="spellStart"/>
      <w:r w:rsidRPr="00B679C1">
        <w:rPr>
          <w:rFonts w:ascii="Times New Roman" w:hAnsi="Times New Roman" w:cs="Times New Roman"/>
          <w:sz w:val="24"/>
          <w:szCs w:val="24"/>
        </w:rPr>
        <w:t>Pemanfaat</w:t>
      </w:r>
      <w:r w:rsidR="0056441F" w:rsidRPr="00B679C1">
        <w:rPr>
          <w:rFonts w:ascii="Times New Roman" w:hAnsi="Times New Roman" w:cs="Times New Roman"/>
          <w:sz w:val="24"/>
          <w:szCs w:val="24"/>
        </w:rPr>
        <w: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bidang</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00572D19" w:rsidRPr="00B679C1">
        <w:rPr>
          <w:rFonts w:ascii="Times New Roman" w:hAnsi="Times New Roman" w:cs="Times New Roman"/>
          <w:sz w:val="24"/>
          <w:szCs w:val="24"/>
        </w:rPr>
        <w:t>digunakan</w:t>
      </w:r>
      <w:proofErr w:type="spellEnd"/>
      <w:r w:rsidR="00572D19"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disusul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pekerjaan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membeli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kerja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jual</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termasuk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AE59CA" w:rsidRPr="00B679C1">
        <w:rPr>
          <w:rFonts w:ascii="Times New Roman" w:hAnsi="Times New Roman" w:cs="Times New Roman"/>
          <w:sz w:val="24"/>
          <w:szCs w:val="24"/>
        </w:rPr>
        <w:t>engan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meningkatnya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sarana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prasarana</w:t>
      </w:r>
      <w:proofErr w:type="spellEnd"/>
      <w:r w:rsidR="00AE59CA" w:rsidRPr="00B679C1">
        <w:rPr>
          <w:rFonts w:ascii="Times New Roman" w:hAnsi="Times New Roman" w:cs="Times New Roman"/>
          <w:sz w:val="24"/>
          <w:szCs w:val="24"/>
        </w:rPr>
        <w:t xml:space="preserve"> dan </w:t>
      </w:r>
      <w:proofErr w:type="spellStart"/>
      <w:r w:rsidR="00AE59CA" w:rsidRPr="00B679C1">
        <w:rPr>
          <w:rFonts w:ascii="Times New Roman" w:hAnsi="Times New Roman" w:cs="Times New Roman"/>
          <w:sz w:val="24"/>
          <w:szCs w:val="24"/>
        </w:rPr>
        <w:t>adanya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perkembangan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teknologi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maka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muncullah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banyak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tersebut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menghasilkan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layanan</w:t>
      </w:r>
      <w:proofErr w:type="spellEnd"/>
      <w:r w:rsidR="00AE59CA" w:rsidRPr="00B679C1">
        <w:rPr>
          <w:rFonts w:ascii="Times New Roman" w:hAnsi="Times New Roman" w:cs="Times New Roman"/>
          <w:sz w:val="24"/>
          <w:szCs w:val="24"/>
        </w:rPr>
        <w:t xml:space="preserve"> yang </w:t>
      </w:r>
      <w:proofErr w:type="spellStart"/>
      <w:r w:rsidR="00AE59CA" w:rsidRPr="00B679C1">
        <w:rPr>
          <w:rFonts w:ascii="Times New Roman" w:hAnsi="Times New Roman" w:cs="Times New Roman"/>
          <w:sz w:val="24"/>
          <w:szCs w:val="24"/>
        </w:rPr>
        <w:t>disebut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sebagai</w:t>
      </w:r>
      <w:proofErr w:type="spellEnd"/>
      <w:r w:rsidR="00AE59CA" w:rsidRPr="00B679C1">
        <w:rPr>
          <w:rFonts w:ascii="Times New Roman" w:hAnsi="Times New Roman" w:cs="Times New Roman"/>
          <w:sz w:val="24"/>
          <w:szCs w:val="24"/>
        </w:rPr>
        <w:t xml:space="preserve"> </w:t>
      </w:r>
      <w:r w:rsidR="00CC7B1C" w:rsidRPr="00B679C1">
        <w:rPr>
          <w:rFonts w:ascii="Times New Roman" w:hAnsi="Times New Roman" w:cs="Times New Roman"/>
          <w:i/>
          <w:iCs/>
          <w:sz w:val="24"/>
          <w:szCs w:val="24"/>
        </w:rPr>
        <w:t>e-banking (</w:t>
      </w:r>
      <w:r w:rsidR="00266E54" w:rsidRPr="00B679C1">
        <w:rPr>
          <w:rFonts w:ascii="Times New Roman" w:hAnsi="Times New Roman" w:cs="Times New Roman"/>
          <w:i/>
          <w:iCs/>
          <w:sz w:val="24"/>
          <w:szCs w:val="24"/>
        </w:rPr>
        <w:t>electronic banking</w:t>
      </w:r>
      <w:r w:rsidR="00CC7B1C" w:rsidRPr="00B679C1">
        <w:rPr>
          <w:rFonts w:ascii="Times New Roman" w:hAnsi="Times New Roman" w:cs="Times New Roman"/>
          <w:i/>
          <w:iCs/>
          <w:sz w:val="24"/>
          <w:szCs w:val="24"/>
        </w:rPr>
        <w:t>)</w:t>
      </w:r>
      <w:r w:rsidR="00AE59CA" w:rsidRPr="00B679C1">
        <w:rPr>
          <w:rFonts w:ascii="Times New Roman" w:hAnsi="Times New Roman" w:cs="Times New Roman"/>
          <w:i/>
          <w:iCs/>
          <w:sz w:val="24"/>
          <w:szCs w:val="24"/>
        </w:rPr>
        <w:t xml:space="preserve"> </w:t>
      </w:r>
      <w:r w:rsidR="00AE59CA" w:rsidRPr="00B679C1">
        <w:rPr>
          <w:rFonts w:ascii="Times New Roman" w:hAnsi="Times New Roman" w:cs="Times New Roman"/>
          <w:sz w:val="24"/>
          <w:szCs w:val="24"/>
        </w:rPr>
        <w:t xml:space="preserve">yang </w:t>
      </w:r>
      <w:proofErr w:type="spellStart"/>
      <w:r w:rsidR="00AE59CA" w:rsidRPr="00B679C1">
        <w:rPr>
          <w:rFonts w:ascii="Times New Roman" w:hAnsi="Times New Roman" w:cs="Times New Roman"/>
          <w:sz w:val="24"/>
          <w:szCs w:val="24"/>
        </w:rPr>
        <w:t>sudah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tidak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asing</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kita</w:t>
      </w:r>
      <w:proofErr w:type="spellEnd"/>
      <w:r w:rsidR="00AE59CA"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E-banking</w:t>
      </w:r>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merupakan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layanan</w:t>
      </w:r>
      <w:proofErr w:type="spellEnd"/>
      <w:r w:rsidR="00E96D10" w:rsidRPr="00B679C1">
        <w:rPr>
          <w:rFonts w:ascii="Times New Roman" w:hAnsi="Times New Roman" w:cs="Times New Roman"/>
          <w:sz w:val="24"/>
          <w:szCs w:val="24"/>
        </w:rPr>
        <w:t xml:space="preserve"> yang </w:t>
      </w:r>
      <w:proofErr w:type="spellStart"/>
      <w:r w:rsidR="00E96D10" w:rsidRPr="00B679C1">
        <w:rPr>
          <w:rFonts w:ascii="Times New Roman" w:hAnsi="Times New Roman" w:cs="Times New Roman"/>
          <w:sz w:val="24"/>
          <w:szCs w:val="24"/>
        </w:rPr>
        <w:t>memungkinkan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nasabah</w:t>
      </w:r>
      <w:proofErr w:type="spellEnd"/>
      <w:r w:rsidR="00E96D10" w:rsidRPr="00B679C1">
        <w:rPr>
          <w:rFonts w:ascii="Times New Roman" w:hAnsi="Times New Roman" w:cs="Times New Roman"/>
          <w:sz w:val="24"/>
          <w:szCs w:val="24"/>
        </w:rPr>
        <w:t xml:space="preserve"> </w:t>
      </w:r>
      <w:r w:rsidR="00164C1F" w:rsidRPr="00B679C1">
        <w:rPr>
          <w:rFonts w:ascii="Times New Roman" w:hAnsi="Times New Roman" w:cs="Times New Roman"/>
          <w:sz w:val="24"/>
          <w:szCs w:val="24"/>
        </w:rPr>
        <w:t>b</w:t>
      </w:r>
      <w:r w:rsidR="00E96D10" w:rsidRPr="00B679C1">
        <w:rPr>
          <w:rFonts w:ascii="Times New Roman" w:hAnsi="Times New Roman" w:cs="Times New Roman"/>
          <w:sz w:val="24"/>
          <w:szCs w:val="24"/>
        </w:rPr>
        <w:t xml:space="preserve">ank </w:t>
      </w:r>
      <w:proofErr w:type="spellStart"/>
      <w:r w:rsidR="00E96D10" w:rsidRPr="00B679C1">
        <w:rPr>
          <w:rFonts w:ascii="Times New Roman" w:hAnsi="Times New Roman" w:cs="Times New Roman"/>
          <w:sz w:val="24"/>
          <w:szCs w:val="24"/>
        </w:rPr>
        <w:t>untuk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memperoleh</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informasi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komunikasi</w:t>
      </w:r>
      <w:proofErr w:type="spellEnd"/>
      <w:r w:rsidR="00E96D10" w:rsidRPr="00B679C1">
        <w:rPr>
          <w:rFonts w:ascii="Times New Roman" w:hAnsi="Times New Roman" w:cs="Times New Roman"/>
          <w:sz w:val="24"/>
          <w:szCs w:val="24"/>
        </w:rPr>
        <w:t xml:space="preserve">, dan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transaksi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perbankan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melalui</w:t>
      </w:r>
      <w:proofErr w:type="spellEnd"/>
      <w:r w:rsidR="00E96D10" w:rsidRPr="00B679C1">
        <w:rPr>
          <w:rFonts w:ascii="Times New Roman" w:hAnsi="Times New Roman" w:cs="Times New Roman"/>
          <w:sz w:val="24"/>
          <w:szCs w:val="24"/>
        </w:rPr>
        <w:t xml:space="preserve"> media </w:t>
      </w:r>
      <w:proofErr w:type="spellStart"/>
      <w:r w:rsidR="00E96D10" w:rsidRPr="00B679C1">
        <w:rPr>
          <w:rFonts w:ascii="Times New Roman" w:hAnsi="Times New Roman" w:cs="Times New Roman"/>
          <w:sz w:val="24"/>
          <w:szCs w:val="24"/>
        </w:rPr>
        <w:t>elektronik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seperti</w:t>
      </w:r>
      <w:proofErr w:type="spellEnd"/>
      <w:r w:rsidR="00E96D10"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Automatic Teller Machine (ATM), Electronic Data Capture (EDC)/ Point</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Of</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 xml:space="preserve">Sales (POS), internet banking, SMS banking, mobile banking, e-commerce, phone banking, </w:t>
      </w:r>
      <w:r w:rsidR="00E96D10" w:rsidRPr="00B679C1">
        <w:rPr>
          <w:rFonts w:ascii="Times New Roman" w:hAnsi="Times New Roman" w:cs="Times New Roman"/>
          <w:sz w:val="24"/>
          <w:szCs w:val="24"/>
        </w:rPr>
        <w:t>dan</w:t>
      </w:r>
      <w:r w:rsidR="00E96D10" w:rsidRPr="00B679C1">
        <w:rPr>
          <w:rFonts w:ascii="Times New Roman" w:hAnsi="Times New Roman" w:cs="Times New Roman"/>
          <w:i/>
          <w:iCs/>
          <w:sz w:val="24"/>
          <w:szCs w:val="24"/>
        </w:rPr>
        <w:t xml:space="preserve"> video banking</w:t>
      </w:r>
      <w:r w:rsidR="002608A3" w:rsidRPr="00B679C1">
        <w:rPr>
          <w:rFonts w:ascii="Times New Roman" w:hAnsi="Times New Roman" w:cs="Times New Roman"/>
          <w:sz w:val="24"/>
          <w:szCs w:val="24"/>
        </w:rPr>
        <w:t xml:space="preserve"> </w:t>
      </w:r>
      <w:r w:rsidR="005B316F"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B679C1">
        <w:rPr>
          <w:rFonts w:ascii="Times New Roman" w:hAnsi="Times New Roman" w:cs="Times New Roman"/>
          <w:sz w:val="24"/>
          <w:szCs w:val="24"/>
        </w:rPr>
        <w:fldChar w:fldCharType="separate"/>
      </w:r>
      <w:r w:rsidR="005B316F" w:rsidRPr="00B679C1">
        <w:rPr>
          <w:rFonts w:ascii="Times New Roman" w:hAnsi="Times New Roman" w:cs="Times New Roman"/>
          <w:noProof/>
          <w:sz w:val="24"/>
          <w:szCs w:val="24"/>
        </w:rPr>
        <w:t>(OJK, 2015)</w:t>
      </w:r>
      <w:r w:rsidR="005B316F" w:rsidRPr="00B679C1">
        <w:rPr>
          <w:rFonts w:ascii="Times New Roman" w:hAnsi="Times New Roman" w:cs="Times New Roman"/>
          <w:sz w:val="24"/>
          <w:szCs w:val="24"/>
        </w:rPr>
        <w:fldChar w:fldCharType="end"/>
      </w:r>
      <w:r w:rsidR="002608A3" w:rsidRPr="00B679C1">
        <w:rPr>
          <w:rFonts w:ascii="Times New Roman" w:hAnsi="Times New Roman" w:cs="Times New Roman"/>
          <w:sz w:val="24"/>
          <w:szCs w:val="24"/>
        </w:rPr>
        <w:t>.</w:t>
      </w:r>
      <w:ins w:id="2" w:author="Shinta Amalina Hazrati H" w:date="2020-04-19T07:26:00Z">
        <w:r w:rsidR="00164C1F" w:rsidRPr="00B679C1">
          <w:rPr>
            <w:rFonts w:ascii="Times New Roman" w:hAnsi="Times New Roman" w:cs="Times New Roman"/>
            <w:sz w:val="24"/>
            <w:szCs w:val="24"/>
          </w:rPr>
          <w:t xml:space="preserve"> </w:t>
        </w:r>
      </w:ins>
    </w:p>
    <w:p w14:paraId="6A409565" w14:textId="5CE2AD91" w:rsidR="00CB7FF4" w:rsidRPr="00B679C1" w:rsidRDefault="001D4804"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yang paling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mobile banking</w:t>
      </w:r>
      <w:r w:rsidR="00551655" w:rsidRPr="00B679C1">
        <w:rPr>
          <w:rFonts w:ascii="Times New Roman" w:hAnsi="Times New Roman" w:cs="Times New Roman"/>
          <w:i/>
          <w:iCs/>
          <w:sz w:val="24"/>
          <w:szCs w:val="24"/>
        </w:rPr>
        <w:t xml:space="preserve"> (m-banking)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Menurut</w:t>
      </w:r>
      <w:proofErr w:type="spellEnd"/>
      <w:r w:rsidR="008641F8" w:rsidRPr="00B679C1">
        <w:rPr>
          <w:rFonts w:ascii="Times New Roman" w:hAnsi="Times New Roman" w:cs="Times New Roman"/>
          <w:sz w:val="24"/>
          <w:szCs w:val="24"/>
        </w:rPr>
        <w:t xml:space="preserve"> </w:t>
      </w:r>
      <w:r w:rsidR="00E86E5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B679C1">
        <w:rPr>
          <w:rFonts w:ascii="Times New Roman" w:hAnsi="Times New Roman" w:cs="Times New Roman"/>
          <w:sz w:val="24"/>
          <w:szCs w:val="24"/>
        </w:rPr>
        <w:fldChar w:fldCharType="separate"/>
      </w:r>
      <w:r w:rsidR="00E86E5D" w:rsidRPr="00B679C1">
        <w:rPr>
          <w:rFonts w:ascii="Times New Roman" w:hAnsi="Times New Roman" w:cs="Times New Roman"/>
          <w:noProof/>
          <w:sz w:val="24"/>
          <w:szCs w:val="24"/>
        </w:rPr>
        <w:t>OJK (2015)</w:t>
      </w:r>
      <w:r w:rsidR="00E86E5D" w:rsidRPr="00B679C1">
        <w:rPr>
          <w:rFonts w:ascii="Times New Roman" w:hAnsi="Times New Roman" w:cs="Times New Roman"/>
          <w:sz w:val="24"/>
          <w:szCs w:val="24"/>
        </w:rPr>
        <w:fldChar w:fldCharType="end"/>
      </w:r>
      <w:r w:rsidR="00E86E5D"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551655"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merupakan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memungkinkan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bank </w:t>
      </w:r>
      <w:proofErr w:type="spellStart"/>
      <w:r w:rsidR="008641F8" w:rsidRPr="00B679C1">
        <w:rPr>
          <w:rFonts w:ascii="Times New Roman" w:hAnsi="Times New Roman" w:cs="Times New Roman"/>
          <w:sz w:val="24"/>
          <w:szCs w:val="24"/>
        </w:rPr>
        <w:t>melakukan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perbankan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melalui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ponsel</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atau</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smartphone</w:t>
      </w:r>
      <w:r w:rsidR="008641F8" w:rsidRPr="00B679C1">
        <w:rPr>
          <w:rFonts w:ascii="Times New Roman" w:hAnsi="Times New Roman" w:cs="Times New Roman"/>
          <w:sz w:val="24"/>
          <w:szCs w:val="24"/>
        </w:rPr>
        <w:t xml:space="preserve">. </w:t>
      </w:r>
    </w:p>
    <w:p w14:paraId="29923B04" w14:textId="3CB73887" w:rsidR="00CB7FF4" w:rsidRPr="00B679C1" w:rsidRDefault="00CB7FF4" w:rsidP="00B679C1">
      <w:pPr>
        <w:spacing w:after="0" w:line="360" w:lineRule="auto"/>
        <w:jc w:val="center"/>
        <w:rPr>
          <w:rFonts w:ascii="Times New Roman" w:hAnsi="Times New Roman" w:cs="Times New Roman"/>
          <w:i/>
          <w:iCs/>
          <w:sz w:val="24"/>
          <w:szCs w:val="24"/>
        </w:rPr>
      </w:pPr>
      <w:r w:rsidRPr="00B679C1">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3D2C118C" w14:textId="3F96D9CB" w:rsidR="00671DFE" w:rsidRPr="00B679C1" w:rsidRDefault="00671DF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3</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color w:val="auto"/>
          <w:sz w:val="24"/>
          <w:szCs w:val="24"/>
        </w:rPr>
        <w:t>Mobile Banking</w:t>
      </w:r>
    </w:p>
    <w:p w14:paraId="37A754E6" w14:textId="15693E60" w:rsidR="00CB7FF4" w:rsidRPr="00B679C1" w:rsidRDefault="00CB7FF4"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p>
    <w:p w14:paraId="16EA13D2" w14:textId="36DA98EA" w:rsidR="002913DC" w:rsidRPr="00B679C1" w:rsidRDefault="00BE6624"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r w:rsidR="007D42CC" w:rsidRPr="00B679C1">
        <w:rPr>
          <w:rFonts w:ascii="Times New Roman" w:hAnsi="Times New Roman" w:cs="Times New Roman"/>
          <w:noProof/>
          <w:sz w:val="24"/>
          <w:szCs w:val="24"/>
        </w:rPr>
        <w:t xml:space="preserve"> </w:t>
      </w:r>
      <w:proofErr w:type="spellStart"/>
      <w:r w:rsidRPr="00B679C1">
        <w:rPr>
          <w:rFonts w:ascii="Times New Roman" w:hAnsi="Times New Roman" w:cs="Times New Roman"/>
          <w:sz w:val="24"/>
          <w:szCs w:val="24"/>
        </w:rPr>
        <w:t>s</w:t>
      </w:r>
      <w:r w:rsidR="00525640" w:rsidRPr="00B679C1">
        <w:rPr>
          <w:rFonts w:ascii="Times New Roman" w:hAnsi="Times New Roman" w:cs="Times New Roman"/>
          <w:sz w:val="24"/>
          <w:szCs w:val="24"/>
        </w:rPr>
        <w:t>ecara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keseluruhan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pengguna</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proofErr w:type="spellStart"/>
      <w:r w:rsidR="00525640" w:rsidRPr="00B679C1">
        <w:rPr>
          <w:rFonts w:ascii="Times New Roman" w:hAnsi="Times New Roman" w:cs="Times New Roman"/>
          <w:sz w:val="24"/>
          <w:szCs w:val="24"/>
        </w:rPr>
        <w:t>tertinggi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525640" w:rsidRPr="00B679C1">
        <w:rPr>
          <w:rFonts w:ascii="Times New Roman" w:hAnsi="Times New Roman" w:cs="Times New Roman"/>
          <w:sz w:val="24"/>
          <w:szCs w:val="24"/>
        </w:rPr>
        <w:t xml:space="preserve"> Kenya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sebanyak</w:t>
      </w:r>
      <w:proofErr w:type="spellEnd"/>
      <w:r w:rsidR="00525640" w:rsidRPr="00B679C1">
        <w:rPr>
          <w:rFonts w:ascii="Times New Roman" w:hAnsi="Times New Roman" w:cs="Times New Roman"/>
          <w:sz w:val="24"/>
          <w:szCs w:val="24"/>
        </w:rPr>
        <w:t xml:space="preserve"> 93%</w:t>
      </w:r>
      <w:r w:rsidR="00B1505A" w:rsidRPr="00B679C1">
        <w:rPr>
          <w:rFonts w:ascii="Times New Roman" w:hAnsi="Times New Roman" w:cs="Times New Roman"/>
          <w:sz w:val="24"/>
          <w:szCs w:val="24"/>
        </w:rPr>
        <w:t>,</w:t>
      </w:r>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disusul</w:t>
      </w:r>
      <w:proofErr w:type="spellEnd"/>
      <w:r w:rsidR="00525640" w:rsidRPr="00B679C1">
        <w:rPr>
          <w:rFonts w:ascii="Times New Roman" w:hAnsi="Times New Roman" w:cs="Times New Roman"/>
          <w:sz w:val="24"/>
          <w:szCs w:val="24"/>
        </w:rPr>
        <w:t xml:space="preserve"> oleh Nigeria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85%. </w:t>
      </w:r>
      <w:proofErr w:type="spellStart"/>
      <w:r w:rsidR="00525640" w:rsidRPr="00B679C1">
        <w:rPr>
          <w:rFonts w:ascii="Times New Roman" w:hAnsi="Times New Roman" w:cs="Times New Roman"/>
          <w:sz w:val="24"/>
          <w:szCs w:val="24"/>
        </w:rPr>
        <w:t>Penggunaan</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r w:rsidR="00525640" w:rsidRPr="00B679C1">
        <w:rPr>
          <w:rFonts w:ascii="Times New Roman" w:hAnsi="Times New Roman" w:cs="Times New Roman"/>
          <w:sz w:val="24"/>
          <w:szCs w:val="24"/>
        </w:rPr>
        <w:t xml:space="preserve">di Indonesia </w:t>
      </w:r>
      <w:proofErr w:type="spellStart"/>
      <w:r w:rsidR="00525640" w:rsidRPr="00B679C1">
        <w:rPr>
          <w:rFonts w:ascii="Times New Roman" w:hAnsi="Times New Roman" w:cs="Times New Roman"/>
          <w:sz w:val="24"/>
          <w:szCs w:val="24"/>
        </w:rPr>
        <w:t>tergolong</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80%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menjawab</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sudah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menggunakannya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Meskipun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belum</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setinggi</w:t>
      </w:r>
      <w:proofErr w:type="spellEnd"/>
      <w:r w:rsidR="00525640" w:rsidRPr="00B679C1">
        <w:rPr>
          <w:rFonts w:ascii="Times New Roman" w:hAnsi="Times New Roman" w:cs="Times New Roman"/>
          <w:sz w:val="24"/>
          <w:szCs w:val="24"/>
        </w:rPr>
        <w:t xml:space="preserve"> di negara-negara Afrika, </w:t>
      </w:r>
      <w:proofErr w:type="spellStart"/>
      <w:r w:rsidR="00525640" w:rsidRPr="00B679C1">
        <w:rPr>
          <w:rFonts w:ascii="Times New Roman" w:hAnsi="Times New Roman" w:cs="Times New Roman"/>
          <w:sz w:val="24"/>
          <w:szCs w:val="24"/>
        </w:rPr>
        <w:t>tetapi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angka</w:t>
      </w:r>
      <w:proofErr w:type="spellEnd"/>
      <w:r w:rsidR="00525640" w:rsidRPr="00B679C1">
        <w:rPr>
          <w:rFonts w:ascii="Times New Roman" w:hAnsi="Times New Roman" w:cs="Times New Roman"/>
          <w:sz w:val="24"/>
          <w:szCs w:val="24"/>
        </w:rPr>
        <w:t xml:space="preserve"> ini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baik</w:t>
      </w:r>
      <w:proofErr w:type="spellEnd"/>
      <w:r w:rsidR="00525640" w:rsidRPr="00B679C1">
        <w:rPr>
          <w:rFonts w:ascii="Times New Roman" w:hAnsi="Times New Roman" w:cs="Times New Roman"/>
          <w:sz w:val="24"/>
          <w:szCs w:val="24"/>
        </w:rPr>
        <w:t xml:space="preserve"> </w:t>
      </w:r>
      <w:proofErr w:type="spellStart"/>
      <w:r w:rsidR="005C3262" w:rsidRPr="00B679C1">
        <w:rPr>
          <w:rFonts w:ascii="Times New Roman" w:hAnsi="Times New Roman" w:cs="Times New Roman"/>
          <w:sz w:val="24"/>
          <w:szCs w:val="24"/>
        </w:rPr>
        <w:t>daripada</w:t>
      </w:r>
      <w:proofErr w:type="spellEnd"/>
      <w:ins w:id="3" w:author="Shinta Amalina Hazrati H" w:date="2020-03-21T10:12:00Z">
        <w:r w:rsidR="00F662FB" w:rsidRPr="00B679C1">
          <w:rPr>
            <w:rFonts w:ascii="Times New Roman" w:hAnsi="Times New Roman" w:cs="Times New Roman"/>
            <w:sz w:val="24"/>
            <w:szCs w:val="24"/>
          </w:rPr>
          <w:t xml:space="preserve"> </w:t>
        </w:r>
      </w:ins>
      <w:proofErr w:type="spellStart"/>
      <w:r w:rsidR="00525640" w:rsidRPr="00B679C1">
        <w:rPr>
          <w:rFonts w:ascii="Times New Roman" w:hAnsi="Times New Roman" w:cs="Times New Roman"/>
          <w:sz w:val="24"/>
          <w:szCs w:val="24"/>
        </w:rPr>
        <w:t>capaian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berbagai</w:t>
      </w:r>
      <w:proofErr w:type="spellEnd"/>
      <w:r w:rsidR="00525640" w:rsidRPr="00B679C1">
        <w:rPr>
          <w:rFonts w:ascii="Times New Roman" w:hAnsi="Times New Roman" w:cs="Times New Roman"/>
          <w:sz w:val="24"/>
          <w:szCs w:val="24"/>
        </w:rPr>
        <w:t xml:space="preserve"> negara Asia </w:t>
      </w:r>
      <w:proofErr w:type="spellStart"/>
      <w:r w:rsidR="00525640" w:rsidRPr="00B679C1">
        <w:rPr>
          <w:rFonts w:ascii="Times New Roman" w:hAnsi="Times New Roman" w:cs="Times New Roman"/>
          <w:sz w:val="24"/>
          <w:szCs w:val="24"/>
        </w:rPr>
        <w:t>lainnya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Faktor</w:t>
      </w:r>
      <w:proofErr w:type="spellEnd"/>
      <w:r w:rsidR="00525640" w:rsidRPr="00B679C1">
        <w:rPr>
          <w:rFonts w:ascii="Times New Roman" w:hAnsi="Times New Roman" w:cs="Times New Roman"/>
          <w:sz w:val="24"/>
          <w:szCs w:val="24"/>
        </w:rPr>
        <w:t xml:space="preserve"> lain yang </w:t>
      </w:r>
      <w:proofErr w:type="spellStart"/>
      <w:r w:rsidR="00525640" w:rsidRPr="00B679C1">
        <w:rPr>
          <w:rFonts w:ascii="Times New Roman" w:hAnsi="Times New Roman" w:cs="Times New Roman"/>
          <w:sz w:val="24"/>
          <w:szCs w:val="24"/>
        </w:rPr>
        <w:t>membuat</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525640" w:rsidRPr="00B679C1">
        <w:rPr>
          <w:rFonts w:ascii="Times New Roman" w:hAnsi="Times New Roman" w:cs="Times New Roman"/>
          <w:i/>
          <w:iCs/>
          <w:sz w:val="24"/>
          <w:szCs w:val="24"/>
        </w:rPr>
        <w:t xml:space="preserve">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diminati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menawarkan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kemudahan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jika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dibandingkan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dengan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karena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tidak</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perlu</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mengingat</w:t>
      </w:r>
      <w:proofErr w:type="spellEnd"/>
      <w:r w:rsidR="008641F8" w:rsidRPr="00B679C1">
        <w:rPr>
          <w:rFonts w:ascii="Times New Roman" w:hAnsi="Times New Roman" w:cs="Times New Roman"/>
          <w:sz w:val="24"/>
          <w:szCs w:val="24"/>
        </w:rPr>
        <w:t xml:space="preserve"> format </w:t>
      </w:r>
      <w:proofErr w:type="spellStart"/>
      <w:r w:rsidR="008641F8" w:rsidRPr="00B679C1">
        <w:rPr>
          <w:rFonts w:ascii="Times New Roman" w:hAnsi="Times New Roman" w:cs="Times New Roman"/>
          <w:sz w:val="24"/>
          <w:szCs w:val="24"/>
        </w:rPr>
        <w:t>pesan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w:t>
      </w:r>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dikirimkan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w:t>
      </w:r>
      <w:proofErr w:type="spellEnd"/>
      <w:r w:rsidR="008641F8" w:rsidRPr="00B679C1">
        <w:rPr>
          <w:rFonts w:ascii="Times New Roman" w:hAnsi="Times New Roman" w:cs="Times New Roman"/>
          <w:sz w:val="24"/>
          <w:szCs w:val="24"/>
        </w:rPr>
        <w:t xml:space="preserve"> bank dan juga </w:t>
      </w:r>
      <w:proofErr w:type="spellStart"/>
      <w:r w:rsidR="008641F8" w:rsidRPr="00B679C1">
        <w:rPr>
          <w:rFonts w:ascii="Times New Roman" w:hAnsi="Times New Roman" w:cs="Times New Roman"/>
          <w:sz w:val="24"/>
          <w:szCs w:val="24"/>
        </w:rPr>
        <w:t>nomor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tujuan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Fitur-</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antara</w:t>
      </w:r>
      <w:proofErr w:type="spellEnd"/>
      <w:r w:rsidR="008641F8" w:rsidRPr="00B679C1">
        <w:rPr>
          <w:rFonts w:ascii="Times New Roman" w:hAnsi="Times New Roman" w:cs="Times New Roman"/>
          <w:sz w:val="24"/>
          <w:szCs w:val="24"/>
        </w:rPr>
        <w:t xml:space="preserve"> lain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informasi</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seperti</w:t>
      </w:r>
      <w:proofErr w:type="spellEnd"/>
      <w:r w:rsidR="008641F8" w:rsidRPr="00B679C1">
        <w:rPr>
          <w:rFonts w:ascii="Times New Roman" w:hAnsi="Times New Roman" w:cs="Times New Roman"/>
          <w:sz w:val="24"/>
          <w:szCs w:val="24"/>
        </w:rPr>
        <w:t xml:space="preserve"> transfer, </w:t>
      </w:r>
      <w:proofErr w:type="spellStart"/>
      <w:r w:rsidR="008641F8" w:rsidRPr="00B679C1">
        <w:rPr>
          <w:rFonts w:ascii="Times New Roman" w:hAnsi="Times New Roman" w:cs="Times New Roman"/>
          <w:sz w:val="24"/>
          <w:szCs w:val="24"/>
        </w:rPr>
        <w:t>pembayaran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tagihan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pembelian</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berbagai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lainnya</w:t>
      </w:r>
      <w:proofErr w:type="spellEnd"/>
      <w:r w:rsidR="008641F8" w:rsidRPr="00B679C1">
        <w:rPr>
          <w:rFonts w:ascii="Times New Roman" w:hAnsi="Times New Roman" w:cs="Times New Roman"/>
          <w:sz w:val="24"/>
          <w:szCs w:val="24"/>
        </w:rPr>
        <w:t>.</w:t>
      </w:r>
      <w:r w:rsidR="00552BC2" w:rsidRPr="00B679C1">
        <w:rPr>
          <w:rFonts w:ascii="Times New Roman" w:hAnsi="Times New Roman" w:cs="Times New Roman"/>
          <w:sz w:val="24"/>
          <w:szCs w:val="24"/>
        </w:rPr>
        <w:t xml:space="preserve"> </w:t>
      </w:r>
    </w:p>
    <w:p w14:paraId="469B4F7F" w14:textId="5B5925E1" w:rsidR="001A09D7" w:rsidRPr="00B679C1" w:rsidRDefault="00552BC2"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114C9D"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w:t>
      </w:r>
      <w:r w:rsidR="00AB6B09"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kita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harus</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mengerti</w:t>
      </w:r>
      <w:proofErr w:type="spellEnd"/>
      <w:r w:rsidRPr="00B679C1">
        <w:rPr>
          <w:rFonts w:ascii="Times New Roman" w:hAnsi="Times New Roman" w:cs="Times New Roman"/>
          <w:sz w:val="24"/>
          <w:szCs w:val="24"/>
        </w:rPr>
        <w:t xml:space="preserve"> </w:t>
      </w:r>
      <w:r w:rsidR="001A09D7" w:rsidRPr="00B679C1">
        <w:rPr>
          <w:rFonts w:ascii="Times New Roman" w:hAnsi="Times New Roman" w:cs="Times New Roman"/>
          <w:sz w:val="24"/>
          <w:szCs w:val="24"/>
        </w:rPr>
        <w:t xml:space="preserve">salah </w:t>
      </w:r>
      <w:proofErr w:type="spellStart"/>
      <w:r w:rsidR="001A09D7" w:rsidRPr="00B679C1">
        <w:rPr>
          <w:rFonts w:ascii="Times New Roman" w:hAnsi="Times New Roman" w:cs="Times New Roman"/>
          <w:sz w:val="24"/>
          <w:szCs w:val="24"/>
        </w:rPr>
        <w:t>satu</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hal</w:t>
      </w:r>
      <w:proofErr w:type="spellEnd"/>
      <w:r w:rsidR="001A09D7" w:rsidRPr="00B679C1">
        <w:rPr>
          <w:rFonts w:ascii="Times New Roman" w:hAnsi="Times New Roman" w:cs="Times New Roman"/>
          <w:sz w:val="24"/>
          <w:szCs w:val="24"/>
        </w:rPr>
        <w:t xml:space="preserve"> yang </w:t>
      </w:r>
      <w:proofErr w:type="spellStart"/>
      <w:r w:rsidR="001A09D7" w:rsidRPr="00B679C1">
        <w:rPr>
          <w:rFonts w:ascii="Times New Roman" w:hAnsi="Times New Roman" w:cs="Times New Roman"/>
          <w:sz w:val="24"/>
          <w:szCs w:val="24"/>
        </w:rPr>
        <w:t>berkaitan</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dengannya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yaitu</w:t>
      </w:r>
      <w:proofErr w:type="spellEnd"/>
      <w:r w:rsidR="001A09D7"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perbedaan</w:t>
      </w:r>
      <w:proofErr w:type="spellEnd"/>
      <w:r w:rsidR="00AB6B09"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individu</w:t>
      </w:r>
      <w:proofErr w:type="spellEnd"/>
      <w:r w:rsidR="00AB6B09" w:rsidRPr="00B679C1">
        <w:rPr>
          <w:rFonts w:ascii="Times New Roman" w:hAnsi="Times New Roman" w:cs="Times New Roman"/>
          <w:sz w:val="24"/>
          <w:szCs w:val="24"/>
        </w:rPr>
        <w:t xml:space="preserve"> (</w:t>
      </w:r>
      <w:r w:rsidR="00D5672B" w:rsidRPr="00B679C1">
        <w:rPr>
          <w:rFonts w:ascii="Times New Roman" w:hAnsi="Times New Roman" w:cs="Times New Roman"/>
          <w:i/>
          <w:iCs/>
          <w:sz w:val="24"/>
          <w:szCs w:val="24"/>
        </w:rPr>
        <w:t>individual differences</w:t>
      </w:r>
      <w:r w:rsidR="00AB6B09" w:rsidRPr="00B679C1">
        <w:rPr>
          <w:rFonts w:ascii="Times New Roman" w:hAnsi="Times New Roman" w:cs="Times New Roman"/>
          <w:i/>
          <w:iCs/>
          <w:sz w:val="24"/>
          <w:szCs w:val="24"/>
        </w:rPr>
        <w:t>)</w:t>
      </w:r>
      <w:r w:rsidR="00D5672B" w:rsidRPr="00B679C1">
        <w:rPr>
          <w:rFonts w:ascii="Times New Roman" w:hAnsi="Times New Roman" w:cs="Times New Roman"/>
          <w:i/>
          <w:iCs/>
          <w:sz w:val="24"/>
          <w:szCs w:val="24"/>
        </w:rPr>
        <w:t xml:space="preserve"> </w:t>
      </w:r>
      <w:r w:rsidR="001A09D7" w:rsidRPr="00B679C1">
        <w:rPr>
          <w:rFonts w:ascii="Times New Roman" w:hAnsi="Times New Roman" w:cs="Times New Roman"/>
          <w:i/>
          <w:iCs/>
          <w:sz w:val="24"/>
          <w:szCs w:val="24"/>
        </w:rPr>
        <w:fldChar w:fldCharType="begin" w:fldLock="1"/>
      </w:r>
      <w:r w:rsidR="0084357C" w:rsidRPr="00B679C1">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B679C1">
        <w:rPr>
          <w:rFonts w:ascii="Times New Roman" w:hAnsi="Times New Roman" w:cs="Times New Roman"/>
          <w:i/>
          <w:iCs/>
          <w:sz w:val="24"/>
          <w:szCs w:val="24"/>
        </w:rPr>
        <w:fldChar w:fldCharType="separate"/>
      </w:r>
      <w:r w:rsidR="001A09D7" w:rsidRPr="00B679C1">
        <w:rPr>
          <w:rFonts w:ascii="Times New Roman" w:hAnsi="Times New Roman" w:cs="Times New Roman"/>
          <w:iCs/>
          <w:noProof/>
          <w:sz w:val="24"/>
          <w:szCs w:val="24"/>
        </w:rPr>
        <w:t>(Kim et al., 2010)</w:t>
      </w:r>
      <w:r w:rsidR="001A09D7" w:rsidRPr="00B679C1">
        <w:rPr>
          <w:rFonts w:ascii="Times New Roman" w:hAnsi="Times New Roman" w:cs="Times New Roman"/>
          <w:i/>
          <w:iCs/>
          <w:sz w:val="24"/>
          <w:szCs w:val="24"/>
        </w:rPr>
        <w:fldChar w:fldCharType="end"/>
      </w:r>
      <w:r w:rsidR="001A09D7" w:rsidRPr="00B679C1">
        <w:rPr>
          <w:rFonts w:ascii="Times New Roman" w:hAnsi="Times New Roman" w:cs="Times New Roman"/>
          <w:i/>
          <w:iCs/>
          <w:sz w:val="24"/>
          <w:szCs w:val="24"/>
        </w:rPr>
        <w:t xml:space="preserve">. </w:t>
      </w:r>
      <w:proofErr w:type="spellStart"/>
      <w:r w:rsidR="001A09D7" w:rsidRPr="00B679C1">
        <w:rPr>
          <w:rFonts w:ascii="Times New Roman" w:hAnsi="Times New Roman" w:cs="Times New Roman"/>
          <w:sz w:val="24"/>
          <w:szCs w:val="24"/>
        </w:rPr>
        <w:t>Penelitian</w:t>
      </w:r>
      <w:proofErr w:type="spellEnd"/>
      <w:r w:rsidR="001A09D7" w:rsidRPr="00B679C1">
        <w:rPr>
          <w:rFonts w:ascii="Times New Roman" w:hAnsi="Times New Roman" w:cs="Times New Roman"/>
          <w:sz w:val="24"/>
          <w:szCs w:val="24"/>
        </w:rPr>
        <w:t xml:space="preserve"> ini </w:t>
      </w:r>
      <w:proofErr w:type="spellStart"/>
      <w:r w:rsidR="001A09D7" w:rsidRPr="00B679C1">
        <w:rPr>
          <w:rFonts w:ascii="Times New Roman" w:hAnsi="Times New Roman" w:cs="Times New Roman"/>
          <w:sz w:val="24"/>
          <w:szCs w:val="24"/>
        </w:rPr>
        <w:t>mengukur</w:t>
      </w:r>
      <w:proofErr w:type="spellEnd"/>
      <w:r w:rsidR="001A09D7" w:rsidRPr="00B679C1">
        <w:rPr>
          <w:rFonts w:ascii="Times New Roman" w:hAnsi="Times New Roman" w:cs="Times New Roman"/>
          <w:sz w:val="24"/>
          <w:szCs w:val="24"/>
        </w:rPr>
        <w:t xml:space="preserve"> </w:t>
      </w:r>
      <w:r w:rsidR="001A09D7" w:rsidRPr="00B679C1">
        <w:rPr>
          <w:rFonts w:ascii="Times New Roman" w:hAnsi="Times New Roman" w:cs="Times New Roman"/>
          <w:i/>
          <w:iCs/>
          <w:sz w:val="24"/>
          <w:szCs w:val="24"/>
        </w:rPr>
        <w:t xml:space="preserve">individual differences </w:t>
      </w:r>
      <w:proofErr w:type="spellStart"/>
      <w:r w:rsidR="00684D2A"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8E4BC8" w:rsidRPr="00B679C1">
        <w:rPr>
          <w:rFonts w:ascii="Times New Roman" w:hAnsi="Times New Roman" w:cs="Times New Roman"/>
          <w:i/>
          <w:iCs/>
          <w:sz w:val="24"/>
          <w:szCs w:val="24"/>
        </w:rPr>
        <w:t xml:space="preserve"> </w:t>
      </w:r>
      <w:r w:rsidRPr="00B679C1">
        <w:rPr>
          <w:rFonts w:ascii="Times New Roman" w:hAnsi="Times New Roman" w:cs="Times New Roman"/>
          <w:sz w:val="24"/>
          <w:szCs w:val="24"/>
        </w:rPr>
        <w:t xml:space="preserve">dan </w:t>
      </w:r>
      <w:r w:rsidRPr="00B679C1">
        <w:rPr>
          <w:rFonts w:ascii="Times New Roman" w:hAnsi="Times New Roman" w:cs="Times New Roman"/>
          <w:i/>
          <w:iCs/>
          <w:sz w:val="24"/>
          <w:szCs w:val="24"/>
        </w:rPr>
        <w:t>m</w:t>
      </w:r>
      <w:r w:rsidR="00227CB9" w:rsidRPr="00B679C1">
        <w:rPr>
          <w:rFonts w:ascii="Times New Roman" w:hAnsi="Times New Roman" w:cs="Times New Roman"/>
          <w:i/>
          <w:iCs/>
          <w:sz w:val="24"/>
          <w:szCs w:val="24"/>
        </w:rPr>
        <w:t xml:space="preserve">obile </w:t>
      </w:r>
      <w:r w:rsidRPr="00B679C1">
        <w:rPr>
          <w:rFonts w:ascii="Times New Roman" w:hAnsi="Times New Roman" w:cs="Times New Roman"/>
          <w:i/>
          <w:iCs/>
          <w:sz w:val="24"/>
          <w:szCs w:val="24"/>
        </w:rPr>
        <w:t>banking</w:t>
      </w:r>
      <w:r w:rsidR="00227CB9" w:rsidRPr="00B679C1">
        <w:rPr>
          <w:rFonts w:ascii="Times New Roman" w:hAnsi="Times New Roman" w:cs="Times New Roman"/>
          <w:i/>
          <w:iCs/>
          <w:sz w:val="24"/>
          <w:szCs w:val="24"/>
        </w:rPr>
        <w:t xml:space="preserve"> (m-banking)</w:t>
      </w:r>
      <w:r w:rsidRPr="00B679C1">
        <w:rPr>
          <w:rFonts w:ascii="Times New Roman" w:hAnsi="Times New Roman" w:cs="Times New Roman"/>
          <w:i/>
          <w:iCs/>
          <w:sz w:val="24"/>
          <w:szCs w:val="24"/>
        </w:rPr>
        <w:t xml:space="preserve"> knowledge</w:t>
      </w:r>
      <w:r w:rsidR="00684D2A" w:rsidRPr="00B679C1">
        <w:rPr>
          <w:rFonts w:ascii="Times New Roman" w:hAnsi="Times New Roman" w:cs="Times New Roman"/>
          <w:i/>
          <w:iCs/>
          <w:sz w:val="24"/>
          <w:szCs w:val="24"/>
        </w:rPr>
        <w:t xml:space="preserve"> </w:t>
      </w:r>
      <w:proofErr w:type="spellStart"/>
      <w:r w:rsidR="00684D2A" w:rsidRPr="00B679C1">
        <w:rPr>
          <w:rFonts w:ascii="Times New Roman" w:hAnsi="Times New Roman" w:cs="Times New Roman"/>
          <w:sz w:val="24"/>
          <w:szCs w:val="24"/>
        </w:rPr>
        <w:t>karena</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berperan</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penting</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dalam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sistem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informasi</w:t>
      </w:r>
      <w:proofErr w:type="spellEnd"/>
      <w:r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merupakan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sistem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seberapa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AB6B09"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perbankannya</w:t>
      </w:r>
      <w:proofErr w:type="spellEnd"/>
      <w:r w:rsidRPr="00B679C1">
        <w:rPr>
          <w:rFonts w:ascii="Times New Roman" w:hAnsi="Times New Roman" w:cs="Times New Roman"/>
          <w:sz w:val="24"/>
          <w:szCs w:val="24"/>
        </w:rPr>
        <w:t>.</w:t>
      </w:r>
    </w:p>
    <w:p w14:paraId="6A8F1738" w14:textId="56878BF0" w:rsidR="00BF5923" w:rsidRPr="00B679C1" w:rsidRDefault="0025654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Hal</w:t>
      </w:r>
      <w:r w:rsidR="00E158CC" w:rsidRPr="00B679C1">
        <w:rPr>
          <w:rFonts w:ascii="Times New Roman" w:hAnsi="Times New Roman" w:cs="Times New Roman"/>
          <w:sz w:val="24"/>
          <w:szCs w:val="24"/>
        </w:rPr>
        <w:t>-</w:t>
      </w:r>
      <w:proofErr w:type="spellStart"/>
      <w:r w:rsidR="00E158CC" w:rsidRPr="00B679C1">
        <w:rPr>
          <w:rFonts w:ascii="Times New Roman" w:hAnsi="Times New Roman" w:cs="Times New Roman"/>
          <w:sz w:val="24"/>
          <w:szCs w:val="24"/>
        </w:rPr>
        <w:t>hal</w:t>
      </w:r>
      <w:proofErr w:type="spellEnd"/>
      <w:r w:rsidR="00E158CC"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telah</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disebutkan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diatas</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merupakan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beberapa</w:t>
      </w:r>
      <w:proofErr w:type="spellEnd"/>
      <w:r w:rsidR="00E158CC"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variabel</w:t>
      </w:r>
      <w:proofErr w:type="spellEnd"/>
      <w:r w:rsidR="00E158CC" w:rsidRPr="00B679C1">
        <w:rPr>
          <w:rFonts w:ascii="Times New Roman" w:hAnsi="Times New Roman" w:cs="Times New Roman"/>
          <w:sz w:val="24"/>
          <w:szCs w:val="24"/>
        </w:rPr>
        <w:t xml:space="preserve"> yang </w:t>
      </w:r>
      <w:proofErr w:type="spellStart"/>
      <w:r w:rsidR="00E34437" w:rsidRPr="00B679C1">
        <w:rPr>
          <w:rFonts w:ascii="Times New Roman" w:hAnsi="Times New Roman" w:cs="Times New Roman"/>
          <w:sz w:val="24"/>
          <w:szCs w:val="24"/>
        </w:rPr>
        <w:t>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digunakan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penulis</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untuk</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mencari</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tahu</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faktor</w:t>
      </w:r>
      <w:proofErr w:type="spellEnd"/>
      <w:r w:rsidR="00E34437"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mempengaruhi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inklusi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keuangan</w:t>
      </w:r>
      <w:proofErr w:type="spellEnd"/>
      <w:r w:rsidR="00E158CC" w:rsidRPr="00B679C1">
        <w:rPr>
          <w:rFonts w:ascii="Times New Roman" w:hAnsi="Times New Roman" w:cs="Times New Roman"/>
          <w:sz w:val="24"/>
          <w:szCs w:val="24"/>
        </w:rPr>
        <w:t xml:space="preserve">. Hal </w:t>
      </w:r>
      <w:proofErr w:type="spellStart"/>
      <w:r w:rsidRPr="00B679C1">
        <w:rPr>
          <w:rFonts w:ascii="Times New Roman" w:hAnsi="Times New Roman" w:cs="Times New Roman"/>
          <w:sz w:val="24"/>
          <w:szCs w:val="24"/>
        </w:rPr>
        <w:t>penting</w:t>
      </w:r>
      <w:proofErr w:type="spellEnd"/>
      <w:r w:rsidRPr="00B679C1">
        <w:rPr>
          <w:rFonts w:ascii="Times New Roman" w:hAnsi="Times New Roman" w:cs="Times New Roman"/>
          <w:sz w:val="24"/>
          <w:szCs w:val="24"/>
        </w:rPr>
        <w:t xml:space="preserve"> lain yang </w:t>
      </w:r>
      <w:proofErr w:type="spellStart"/>
      <w:r w:rsidR="00E16C48" w:rsidRPr="00B679C1">
        <w:rPr>
          <w:rFonts w:ascii="Times New Roman" w:hAnsi="Times New Roman" w:cs="Times New Roman"/>
          <w:sz w:val="24"/>
          <w:szCs w:val="24"/>
        </w:rPr>
        <w:t>digunakan</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sebagai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variabel</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untuk</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mencari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tahu</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faktor</w:t>
      </w:r>
      <w:proofErr w:type="spellEnd"/>
      <w:r w:rsidR="00E16C48" w:rsidRPr="00B679C1">
        <w:rPr>
          <w:rFonts w:ascii="Times New Roman" w:hAnsi="Times New Roman" w:cs="Times New Roman"/>
          <w:sz w:val="24"/>
          <w:szCs w:val="24"/>
        </w:rPr>
        <w:t xml:space="preserve"> yang </w:t>
      </w:r>
      <w:proofErr w:type="spellStart"/>
      <w:r w:rsidR="00E16C48" w:rsidRPr="00B679C1">
        <w:rPr>
          <w:rFonts w:ascii="Times New Roman" w:hAnsi="Times New Roman" w:cs="Times New Roman"/>
          <w:sz w:val="24"/>
          <w:szCs w:val="24"/>
        </w:rPr>
        <w:lastRenderedPageBreak/>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8574A4"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Menurut</w:t>
      </w:r>
      <w:proofErr w:type="spellEnd"/>
      <w:r w:rsidR="003016CA" w:rsidRPr="00B679C1">
        <w:rPr>
          <w:rFonts w:ascii="Times New Roman" w:hAnsi="Times New Roman" w:cs="Times New Roman"/>
          <w:sz w:val="24"/>
          <w:szCs w:val="24"/>
        </w:rPr>
        <w:t xml:space="preserve"> </w:t>
      </w:r>
      <w:r w:rsidR="003016CA"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B679C1">
        <w:rPr>
          <w:rFonts w:ascii="Times New Roman" w:hAnsi="Times New Roman" w:cs="Times New Roman"/>
          <w:sz w:val="24"/>
          <w:szCs w:val="24"/>
        </w:rPr>
        <w:fldChar w:fldCharType="separate"/>
      </w:r>
      <w:r w:rsidR="003016CA" w:rsidRPr="00B679C1">
        <w:rPr>
          <w:rFonts w:ascii="Times New Roman" w:hAnsi="Times New Roman" w:cs="Times New Roman"/>
          <w:noProof/>
          <w:sz w:val="24"/>
          <w:szCs w:val="24"/>
        </w:rPr>
        <w:t>Kemendikbud (2017)</w:t>
      </w:r>
      <w:r w:rsidR="003016CA" w:rsidRPr="00B679C1">
        <w:rPr>
          <w:rFonts w:ascii="Times New Roman" w:hAnsi="Times New Roman" w:cs="Times New Roman"/>
          <w:sz w:val="24"/>
          <w:szCs w:val="24"/>
        </w:rPr>
        <w:fldChar w:fldCharType="end"/>
      </w:r>
      <w:r w:rsidR="00F662FB"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kecakapan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mengaplikasikan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konsep</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risiko</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keterampilan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keputusan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konteks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maupun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berpartisipasi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Sementara</w:t>
      </w:r>
      <w:proofErr w:type="spellEnd"/>
      <w:r w:rsidR="0047344D" w:rsidRPr="00B679C1">
        <w:rPr>
          <w:rFonts w:ascii="Times New Roman" w:hAnsi="Times New Roman" w:cs="Times New Roman"/>
          <w:sz w:val="24"/>
          <w:szCs w:val="24"/>
        </w:rPr>
        <w:t xml:space="preserve"> </w:t>
      </w:r>
      <w:r w:rsidR="0047344D" w:rsidRPr="00B679C1">
        <w:rPr>
          <w:rFonts w:ascii="Times New Roman" w:hAnsi="Times New Roman" w:cs="Times New Roman"/>
          <w:sz w:val="24"/>
          <w:szCs w:val="24"/>
        </w:rPr>
        <w:fldChar w:fldCharType="begin" w:fldLock="1"/>
      </w:r>
      <w:r w:rsidR="00D45AB8"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B679C1">
        <w:rPr>
          <w:rFonts w:ascii="Times New Roman" w:hAnsi="Times New Roman" w:cs="Times New Roman"/>
          <w:sz w:val="24"/>
          <w:szCs w:val="24"/>
        </w:rPr>
        <w:fldChar w:fldCharType="separate"/>
      </w:r>
      <w:r w:rsidR="0047344D" w:rsidRPr="00B679C1">
        <w:rPr>
          <w:rFonts w:ascii="Times New Roman" w:hAnsi="Times New Roman" w:cs="Times New Roman"/>
          <w:noProof/>
          <w:sz w:val="24"/>
          <w:szCs w:val="24"/>
        </w:rPr>
        <w:t>OJK (2017)</w:t>
      </w:r>
      <w:r w:rsidR="0047344D" w:rsidRPr="00B679C1">
        <w:rPr>
          <w:rFonts w:ascii="Times New Roman" w:hAnsi="Times New Roman" w:cs="Times New Roman"/>
          <w:sz w:val="24"/>
          <w:szCs w:val="24"/>
        </w:rPr>
        <w:fldChar w:fldCharType="end"/>
      </w:r>
      <w:r w:rsidR="0047344D"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mendefinisikan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literasi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sebagai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atas</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konsep</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risiko</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berikut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keterampilan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motivasi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serta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keyakinan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untuk</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menerapkan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dimilikinya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tersebut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rangka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membuat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keputusan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efektif</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meningkatkan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kesejahteraan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r w:rsidR="00E83267" w:rsidRPr="00B679C1">
        <w:rPr>
          <w:rFonts w:ascii="Times New Roman" w:hAnsi="Times New Roman" w:cs="Times New Roman"/>
          <w:i/>
          <w:iCs/>
          <w:sz w:val="24"/>
          <w:szCs w:val="24"/>
        </w:rPr>
        <w:t>financial well-being</w:t>
      </w:r>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individu</w:t>
      </w:r>
      <w:proofErr w:type="spellEnd"/>
      <w:r w:rsidR="00803DE4" w:rsidRPr="00B679C1">
        <w:rPr>
          <w:rFonts w:ascii="Times New Roman" w:hAnsi="Times New Roman" w:cs="Times New Roman"/>
          <w:sz w:val="24"/>
          <w:szCs w:val="24"/>
        </w:rPr>
        <w:t xml:space="preserve"> </w:t>
      </w:r>
      <w:r w:rsidR="00E83267" w:rsidRPr="00B679C1">
        <w:rPr>
          <w:rFonts w:ascii="Times New Roman" w:hAnsi="Times New Roman" w:cs="Times New Roman"/>
          <w:sz w:val="24"/>
          <w:szCs w:val="24"/>
        </w:rPr>
        <w:t xml:space="preserve">dan </w:t>
      </w:r>
      <w:proofErr w:type="spellStart"/>
      <w:r w:rsidR="00E83267" w:rsidRPr="00B679C1">
        <w:rPr>
          <w:rFonts w:ascii="Times New Roman" w:hAnsi="Times New Roman" w:cs="Times New Roman"/>
          <w:sz w:val="24"/>
          <w:szCs w:val="24"/>
        </w:rPr>
        <w:t>masyarakat</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berpartisipasi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bidang</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ekonomi</w:t>
      </w:r>
      <w:proofErr w:type="spellEnd"/>
      <w:r w:rsidR="00E83267" w:rsidRPr="00B679C1">
        <w:rPr>
          <w:rFonts w:ascii="Times New Roman" w:hAnsi="Times New Roman" w:cs="Times New Roman"/>
          <w:sz w:val="24"/>
          <w:szCs w:val="24"/>
        </w:rPr>
        <w:t xml:space="preserve">. </w:t>
      </w:r>
    </w:p>
    <w:p w14:paraId="0CA0BF4F" w14:textId="1181DDC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dibilang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cukup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namun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Penyebabnya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minim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keterampilann</w:t>
      </w:r>
      <w:r w:rsidR="003340B2" w:rsidRPr="00B679C1">
        <w:rPr>
          <w:rFonts w:ascii="Times New Roman" w:hAnsi="Times New Roman" w:cs="Times New Roman"/>
          <w:sz w:val="24"/>
          <w:szCs w:val="24"/>
        </w:rPr>
        <w:t>n</w:t>
      </w:r>
      <w:r w:rsidRPr="00B679C1">
        <w:rPr>
          <w:rFonts w:ascii="Times New Roman" w:hAnsi="Times New Roman" w:cs="Times New Roman"/>
          <w:sz w:val="24"/>
          <w:szCs w:val="24"/>
        </w:rPr>
        <w:t>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mengakibatkan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00472D3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r w:rsidR="00546E95"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546E95" w:rsidRPr="00B679C1">
        <w:rPr>
          <w:rFonts w:ascii="Times New Roman" w:hAnsi="Times New Roman" w:cs="Times New Roman"/>
          <w:sz w:val="24"/>
          <w:szCs w:val="24"/>
        </w:rPr>
        <w:fldChar w:fldCharType="separate"/>
      </w:r>
      <w:r w:rsidR="00546E95" w:rsidRPr="00B679C1">
        <w:rPr>
          <w:rFonts w:ascii="Times New Roman" w:hAnsi="Times New Roman" w:cs="Times New Roman"/>
          <w:noProof/>
          <w:sz w:val="24"/>
          <w:szCs w:val="24"/>
        </w:rPr>
        <w:t>OJK (2017)</w:t>
      </w:r>
      <w:r w:rsidR="00546E95" w:rsidRPr="00B679C1">
        <w:rPr>
          <w:rFonts w:ascii="Times New Roman" w:hAnsi="Times New Roman" w:cs="Times New Roman"/>
          <w:sz w:val="24"/>
          <w:szCs w:val="24"/>
        </w:rPr>
        <w:fldChar w:fldCharType="end"/>
      </w:r>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mengatakan</w:t>
      </w:r>
      <w:proofErr w:type="spellEnd"/>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s</w:t>
      </w:r>
      <w:r w:rsidRPr="00B679C1">
        <w:rPr>
          <w:rFonts w:ascii="Times New Roman" w:hAnsi="Times New Roman" w:cs="Times New Roman"/>
          <w:sz w:val="24"/>
          <w:szCs w:val="24"/>
        </w:rPr>
        <w:t>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membutuhkan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bekal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kehidupan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inflasi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w:t>
      </w:r>
      <w:proofErr w:type="spellEnd"/>
      <w:r w:rsidRPr="00B679C1">
        <w:rPr>
          <w:rFonts w:ascii="Times New Roman" w:hAnsi="Times New Roman" w:cs="Times New Roman"/>
          <w:sz w:val="24"/>
          <w:szCs w:val="24"/>
        </w:rPr>
        <w:t>.</w:t>
      </w:r>
      <w:r w:rsidR="00E7222D" w:rsidRPr="00B679C1">
        <w:rPr>
          <w:rFonts w:ascii="Times New Roman" w:hAnsi="Times New Roman" w:cs="Times New Roman"/>
          <w:sz w:val="24"/>
          <w:szCs w:val="24"/>
        </w:rPr>
        <w:t xml:space="preserve"> </w:t>
      </w:r>
    </w:p>
    <w:p w14:paraId="68219AD6" w14:textId="6A0FC610" w:rsidR="00B717BD" w:rsidRPr="00B679C1" w:rsidRDefault="00E7222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FF2131"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B679C1">
        <w:rPr>
          <w:rFonts w:ascii="Times New Roman" w:hAnsi="Times New Roman" w:cs="Times New Roman"/>
          <w:sz w:val="24"/>
          <w:szCs w:val="24"/>
        </w:rPr>
        <w:fldChar w:fldCharType="separate"/>
      </w:r>
      <w:r w:rsidR="00FF2131" w:rsidRPr="00B679C1">
        <w:rPr>
          <w:rFonts w:ascii="Times New Roman" w:hAnsi="Times New Roman" w:cs="Times New Roman"/>
          <w:noProof/>
          <w:sz w:val="24"/>
          <w:szCs w:val="24"/>
        </w:rPr>
        <w:t>Otoritas Jasa Keuangan (2019)</w:t>
      </w:r>
      <w:r w:rsidR="00FF2131" w:rsidRPr="00B679C1">
        <w:rPr>
          <w:rFonts w:ascii="Times New Roman" w:hAnsi="Times New Roman" w:cs="Times New Roman"/>
          <w:sz w:val="24"/>
          <w:szCs w:val="24"/>
        </w:rPr>
        <w:fldChar w:fldCharType="end"/>
      </w:r>
      <w:r w:rsidRPr="00B679C1">
        <w:rPr>
          <w:rFonts w:ascii="Times New Roman" w:hAnsi="Times New Roman" w:cs="Times New Roman"/>
          <w:sz w:val="24"/>
          <w:szCs w:val="24"/>
        </w:rPr>
        <w:t xml:space="preserve">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menunjukkan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38,03%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76,19%. Angka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survei</w:t>
      </w:r>
      <w:proofErr w:type="spellEnd"/>
      <w:r w:rsidRPr="00B679C1">
        <w:rPr>
          <w:rFonts w:ascii="Times New Roman" w:hAnsi="Times New Roman" w:cs="Times New Roman"/>
          <w:sz w:val="24"/>
          <w:szCs w:val="24"/>
        </w:rPr>
        <w:t xml:space="preserve"> OJK 2016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29,7%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3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8,33%,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8,39%.</w:t>
      </w:r>
    </w:p>
    <w:p w14:paraId="635E74E8" w14:textId="27CC6A95" w:rsidR="00EC5420" w:rsidRPr="00B679C1" w:rsidRDefault="00EC5420"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B679C1" w:rsidRDefault="0017659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4</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Literasi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5791DE16" w14:textId="0E0BE213" w:rsidR="00EC5420" w:rsidRPr="00B679C1" w:rsidRDefault="00EC5420"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D45AB8" w:rsidRPr="00B679C1">
        <w:rPr>
          <w:rFonts w:ascii="Times New Roman" w:hAnsi="Times New Roman" w:cs="Times New Roman"/>
          <w:sz w:val="24"/>
          <w:szCs w:val="24"/>
        </w:rPr>
        <w:fldChar w:fldCharType="begin" w:fldLock="1"/>
      </w:r>
      <w:r w:rsidR="000464F7"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B679C1">
        <w:rPr>
          <w:rFonts w:ascii="Times New Roman" w:hAnsi="Times New Roman" w:cs="Times New Roman"/>
          <w:sz w:val="24"/>
          <w:szCs w:val="24"/>
        </w:rPr>
        <w:fldChar w:fldCharType="separate"/>
      </w:r>
      <w:r w:rsidR="00D45AB8" w:rsidRPr="00B679C1">
        <w:rPr>
          <w:rFonts w:ascii="Times New Roman" w:hAnsi="Times New Roman" w:cs="Times New Roman"/>
          <w:noProof/>
          <w:sz w:val="24"/>
          <w:szCs w:val="24"/>
        </w:rPr>
        <w:t>OJK (2017)</w:t>
      </w:r>
      <w:r w:rsidR="00D45AB8" w:rsidRPr="00B679C1">
        <w:rPr>
          <w:rFonts w:ascii="Times New Roman" w:hAnsi="Times New Roman" w:cs="Times New Roman"/>
          <w:sz w:val="24"/>
          <w:szCs w:val="24"/>
        </w:rPr>
        <w:fldChar w:fldCharType="end"/>
      </w:r>
    </w:p>
    <w:p w14:paraId="7A84709B" w14:textId="45E0DBAD" w:rsidR="00E003BC" w:rsidRPr="00B679C1" w:rsidRDefault="00B717B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29,7%.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13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Banten.</w:t>
      </w:r>
    </w:p>
    <w:p w14:paraId="655FA457" w14:textId="1BA618A7" w:rsidR="00E003BC" w:rsidRPr="00B679C1" w:rsidRDefault="00E003BC"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B679C1" w:rsidRDefault="00791F1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Gambar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5</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Inklusi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4E0C7A76" w14:textId="35A3864D" w:rsidR="00E003BC" w:rsidRPr="00B679C1" w:rsidRDefault="00E003B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0464F7" w:rsidRPr="00B679C1">
        <w:rPr>
          <w:rFonts w:ascii="Times New Roman" w:hAnsi="Times New Roman" w:cs="Times New Roman"/>
          <w:sz w:val="24"/>
          <w:szCs w:val="24"/>
        </w:rPr>
        <w:fldChar w:fldCharType="begin" w:fldLock="1"/>
      </w:r>
      <w:r w:rsidR="00113FF5"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B679C1">
        <w:rPr>
          <w:rFonts w:ascii="Times New Roman" w:hAnsi="Times New Roman" w:cs="Times New Roman"/>
          <w:sz w:val="24"/>
          <w:szCs w:val="24"/>
        </w:rPr>
        <w:fldChar w:fldCharType="separate"/>
      </w:r>
      <w:r w:rsidR="000464F7" w:rsidRPr="00B679C1">
        <w:rPr>
          <w:rFonts w:ascii="Times New Roman" w:hAnsi="Times New Roman" w:cs="Times New Roman"/>
          <w:noProof/>
          <w:sz w:val="24"/>
          <w:szCs w:val="24"/>
        </w:rPr>
        <w:t>OJK (2017)</w:t>
      </w:r>
      <w:r w:rsidR="000464F7" w:rsidRPr="00B679C1">
        <w:rPr>
          <w:rFonts w:ascii="Times New Roman" w:hAnsi="Times New Roman" w:cs="Times New Roman"/>
          <w:sz w:val="24"/>
          <w:szCs w:val="24"/>
        </w:rPr>
        <w:fldChar w:fldCharType="end"/>
      </w:r>
    </w:p>
    <w:p w14:paraId="7BAAAC60" w14:textId="55E71B0C" w:rsidR="00A13AAD" w:rsidRPr="00B679C1" w:rsidRDefault="00A13AAD"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16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Bali.</w:t>
      </w:r>
    </w:p>
    <w:p w14:paraId="5DE854E3" w14:textId="74B56C9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umum</w:t>
      </w:r>
      <w:proofErr w:type="spellEnd"/>
      <w:ins w:id="4" w:author="Shinta Amalina Hazrati H" w:date="2020-04-07T12:34:00Z">
        <w:r w:rsidR="004D4046" w:rsidRPr="00B679C1">
          <w:rPr>
            <w:rFonts w:ascii="Times New Roman" w:hAnsi="Times New Roman" w:cs="Times New Roman"/>
            <w:sz w:val="24"/>
            <w:szCs w:val="24"/>
          </w:rPr>
          <w:t>,</w:t>
        </w:r>
      </w:ins>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diartikan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orang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efisien</w:t>
      </w:r>
      <w:proofErr w:type="spellEnd"/>
      <w:r w:rsidRPr="00B679C1">
        <w:rPr>
          <w:rFonts w:ascii="Times New Roman" w:hAnsi="Times New Roman" w:cs="Times New Roman"/>
          <w:sz w:val="24"/>
          <w:szCs w:val="24"/>
        </w:rPr>
        <w:t xml:space="preserve">. </w:t>
      </w:r>
      <w:r w:rsidR="00113FF5" w:rsidRPr="00B679C1">
        <w:rPr>
          <w:rFonts w:ascii="Times New Roman" w:hAnsi="Times New Roman" w:cs="Times New Roman"/>
          <w:sz w:val="24"/>
          <w:szCs w:val="24"/>
        </w:rPr>
        <w:fldChar w:fldCharType="begin" w:fldLock="1"/>
      </w:r>
      <w:r w:rsidR="00C04C1C" w:rsidRPr="00B679C1">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B679C1">
        <w:rPr>
          <w:rFonts w:ascii="Times New Roman" w:hAnsi="Times New Roman" w:cs="Times New Roman"/>
          <w:sz w:val="24"/>
          <w:szCs w:val="24"/>
        </w:rPr>
        <w:fldChar w:fldCharType="separate"/>
      </w:r>
      <w:r w:rsidR="00113FF5" w:rsidRPr="00B679C1">
        <w:rPr>
          <w:rFonts w:ascii="Times New Roman" w:hAnsi="Times New Roman" w:cs="Times New Roman"/>
          <w:noProof/>
          <w:sz w:val="24"/>
          <w:szCs w:val="24"/>
        </w:rPr>
        <w:t>Kitakogelu (2018)</w:t>
      </w:r>
      <w:r w:rsidR="00113FF5" w:rsidRPr="00B679C1">
        <w:rPr>
          <w:rFonts w:ascii="Times New Roman" w:hAnsi="Times New Roman" w:cs="Times New Roman"/>
          <w:sz w:val="24"/>
          <w:szCs w:val="24"/>
        </w:rPr>
        <w:fldChar w:fldCharType="end"/>
      </w:r>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mendefinisikan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inklusi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digital </w:t>
      </w:r>
      <w:proofErr w:type="spellStart"/>
      <w:r w:rsidR="00B7639D" w:rsidRPr="00B679C1">
        <w:rPr>
          <w:rFonts w:ascii="Times New Roman" w:hAnsi="Times New Roman" w:cs="Times New Roman"/>
          <w:sz w:val="24"/>
          <w:szCs w:val="24"/>
        </w:rPr>
        <w:t>sebagai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tujuan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akses</w:t>
      </w:r>
      <w:proofErr w:type="spellEnd"/>
      <w:r w:rsidR="00B7639D" w:rsidRPr="00B679C1">
        <w:rPr>
          <w:rFonts w:ascii="Times New Roman" w:hAnsi="Times New Roman" w:cs="Times New Roman"/>
          <w:sz w:val="24"/>
          <w:szCs w:val="24"/>
        </w:rPr>
        <w:t xml:space="preserve"> digital dan </w:t>
      </w:r>
      <w:proofErr w:type="spellStart"/>
      <w:r w:rsidR="00B7639D" w:rsidRPr="00B679C1">
        <w:rPr>
          <w:rFonts w:ascii="Times New Roman" w:hAnsi="Times New Roman" w:cs="Times New Roman"/>
          <w:sz w:val="24"/>
          <w:szCs w:val="24"/>
        </w:rPr>
        <w:t>penggunaan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serta</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layanan</w:t>
      </w:r>
      <w:proofErr w:type="spellEnd"/>
      <w:r w:rsidR="00B7639D" w:rsidRPr="00B679C1">
        <w:rPr>
          <w:rFonts w:ascii="Times New Roman" w:hAnsi="Times New Roman" w:cs="Times New Roman"/>
          <w:sz w:val="24"/>
          <w:szCs w:val="24"/>
        </w:rPr>
        <w:t xml:space="preserve"> formal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oleh </w:t>
      </w:r>
      <w:proofErr w:type="spellStart"/>
      <w:r w:rsidR="00B7639D" w:rsidRPr="00B679C1">
        <w:rPr>
          <w:rFonts w:ascii="Times New Roman" w:hAnsi="Times New Roman" w:cs="Times New Roman"/>
          <w:sz w:val="24"/>
          <w:szCs w:val="24"/>
        </w:rPr>
        <w:t>populasi</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tak</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terkecuali</w:t>
      </w:r>
      <w:proofErr w:type="spellEnd"/>
      <w:r w:rsidR="00B7639D" w:rsidRPr="00B679C1">
        <w:rPr>
          <w:rFonts w:ascii="Times New Roman" w:hAnsi="Times New Roman" w:cs="Times New Roman"/>
          <w:sz w:val="24"/>
          <w:szCs w:val="24"/>
        </w:rPr>
        <w:t xml:space="preserve"> dan </w:t>
      </w:r>
      <w:proofErr w:type="spellStart"/>
      <w:r w:rsidR="00B7639D" w:rsidRPr="00B679C1">
        <w:rPr>
          <w:rFonts w:ascii="Times New Roman" w:hAnsi="Times New Roman" w:cs="Times New Roman"/>
          <w:sz w:val="24"/>
          <w:szCs w:val="24"/>
        </w:rPr>
        <w:t>pelayanan</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layak</w:t>
      </w:r>
      <w:proofErr w:type="spellEnd"/>
      <w:r w:rsidR="00B7639D" w:rsidRPr="00B679C1">
        <w:rPr>
          <w:rFonts w:ascii="Times New Roman" w:hAnsi="Times New Roman" w:cs="Times New Roman"/>
          <w:sz w:val="24"/>
          <w:szCs w:val="24"/>
        </w:rPr>
        <w:t>.</w:t>
      </w:r>
    </w:p>
    <w:p w14:paraId="7225B970" w14:textId="3FB51430" w:rsidR="00854772" w:rsidRPr="00B679C1" w:rsidRDefault="0025248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C04C1C" w:rsidRPr="00B679C1">
        <w:rPr>
          <w:rFonts w:ascii="Times New Roman" w:hAnsi="Times New Roman" w:cs="Times New Roman"/>
          <w:sz w:val="24"/>
          <w:szCs w:val="24"/>
        </w:rPr>
        <w:t>enelitian</w:t>
      </w:r>
      <w:proofErr w:type="spellEnd"/>
      <w:r w:rsidR="00C04C1C" w:rsidRPr="00B679C1">
        <w:rPr>
          <w:rFonts w:ascii="Times New Roman" w:hAnsi="Times New Roman" w:cs="Times New Roman"/>
          <w:sz w:val="24"/>
          <w:szCs w:val="24"/>
        </w:rPr>
        <w:t xml:space="preserve"> yang </w:t>
      </w:r>
      <w:proofErr w:type="spellStart"/>
      <w:r w:rsidR="00C04C1C" w:rsidRPr="00B679C1">
        <w:rPr>
          <w:rFonts w:ascii="Times New Roman" w:hAnsi="Times New Roman" w:cs="Times New Roman"/>
          <w:sz w:val="24"/>
          <w:szCs w:val="24"/>
        </w:rPr>
        <w:t>dilakukan</w:t>
      </w:r>
      <w:proofErr w:type="spellEnd"/>
      <w:r w:rsidR="00C04C1C" w:rsidRPr="00B679C1">
        <w:rPr>
          <w:rFonts w:ascii="Times New Roman" w:hAnsi="Times New Roman" w:cs="Times New Roman"/>
          <w:sz w:val="24"/>
          <w:szCs w:val="24"/>
        </w:rPr>
        <w:t xml:space="preserve"> oleh </w:t>
      </w:r>
      <w:r w:rsidR="00AF3DDD"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Sun &amp; Havidz (2019)</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dalam</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penelitiannya</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menggunakan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variabel</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independen</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personal innovativeness </w:t>
      </w:r>
      <w:r w:rsidR="00AF3DDD" w:rsidRPr="00B679C1">
        <w:rPr>
          <w:rFonts w:ascii="Times New Roman" w:hAnsi="Times New Roman" w:cs="Times New Roman"/>
          <w:sz w:val="24"/>
          <w:szCs w:val="24"/>
        </w:rPr>
        <w:t xml:space="preserve">dan </w:t>
      </w:r>
      <w:r w:rsidR="00AF3DDD" w:rsidRPr="00B679C1">
        <w:rPr>
          <w:rFonts w:ascii="Times New Roman" w:hAnsi="Times New Roman" w:cs="Times New Roman"/>
          <w:i/>
          <w:iCs/>
          <w:sz w:val="24"/>
          <w:szCs w:val="24"/>
        </w:rPr>
        <w:t xml:space="preserve">m-banking </w:t>
      </w:r>
      <w:r w:rsidR="00AF3DDD" w:rsidRPr="00B679C1">
        <w:rPr>
          <w:rFonts w:ascii="Times New Roman" w:hAnsi="Times New Roman" w:cs="Times New Roman"/>
          <w:i/>
          <w:iCs/>
          <w:sz w:val="24"/>
          <w:szCs w:val="24"/>
        </w:rPr>
        <w:lastRenderedPageBreak/>
        <w:t>knowledge</w:t>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hanya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m-banking knowledge </w:t>
      </w:r>
      <w:r w:rsidR="00AF3DDD" w:rsidRPr="00B679C1">
        <w:rPr>
          <w:rFonts w:ascii="Times New Roman" w:hAnsi="Times New Roman" w:cs="Times New Roman"/>
          <w:sz w:val="24"/>
          <w:szCs w:val="24"/>
        </w:rPr>
        <w:t xml:space="preserve">yang </w:t>
      </w:r>
      <w:proofErr w:type="spellStart"/>
      <w:r w:rsidR="00AF3DDD" w:rsidRPr="00B679C1">
        <w:rPr>
          <w:rFonts w:ascii="Times New Roman" w:hAnsi="Times New Roman" w:cs="Times New Roman"/>
          <w:sz w:val="24"/>
          <w:szCs w:val="24"/>
        </w:rPr>
        <w:t>berpengaruh</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positif</w:t>
      </w:r>
      <w:proofErr w:type="spellEnd"/>
      <w:r w:rsidR="00AF3DDD" w:rsidRPr="00B679C1">
        <w:rPr>
          <w:rFonts w:ascii="Times New Roman" w:hAnsi="Times New Roman" w:cs="Times New Roman"/>
          <w:sz w:val="24"/>
          <w:szCs w:val="24"/>
        </w:rPr>
        <w:t xml:space="preserve"> pada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tersebut</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Sementara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Kirana (2020)</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melakukan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mengenai</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pengaruh</w:t>
      </w:r>
      <w:proofErr w:type="spellEnd"/>
      <w:r w:rsidR="00AF3DDD"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literasi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dan </w:t>
      </w:r>
      <w:r w:rsidR="00854772" w:rsidRPr="00B679C1">
        <w:rPr>
          <w:rFonts w:ascii="Times New Roman" w:hAnsi="Times New Roman" w:cs="Times New Roman"/>
          <w:i/>
          <w:iCs/>
          <w:sz w:val="24"/>
          <w:szCs w:val="24"/>
        </w:rPr>
        <w:t>mobile payment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terhadap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inklusi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di </w:t>
      </w:r>
      <w:proofErr w:type="spellStart"/>
      <w:r w:rsidR="00854772" w:rsidRPr="00B679C1">
        <w:rPr>
          <w:rFonts w:ascii="Times New Roman" w:hAnsi="Times New Roman" w:cs="Times New Roman"/>
          <w:sz w:val="24"/>
          <w:szCs w:val="24"/>
        </w:rPr>
        <w:t>daerah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Jabodetabek</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Penelitian</w:t>
      </w:r>
      <w:proofErr w:type="spellEnd"/>
      <w:r w:rsidR="00854772" w:rsidRPr="00B679C1">
        <w:rPr>
          <w:rFonts w:ascii="Times New Roman" w:hAnsi="Times New Roman" w:cs="Times New Roman"/>
          <w:sz w:val="24"/>
          <w:szCs w:val="24"/>
        </w:rPr>
        <w:t xml:space="preserve"> ini </w:t>
      </w:r>
      <w:proofErr w:type="spellStart"/>
      <w:r w:rsidR="00854772" w:rsidRPr="00B679C1">
        <w:rPr>
          <w:rFonts w:ascii="Times New Roman" w:hAnsi="Times New Roman" w:cs="Times New Roman"/>
          <w:sz w:val="24"/>
          <w:szCs w:val="24"/>
        </w:rPr>
        <w:t>menggunakan</w:t>
      </w:r>
      <w:proofErr w:type="spellEnd"/>
      <w:r w:rsidR="00854772" w:rsidRPr="00B679C1">
        <w:rPr>
          <w:rFonts w:ascii="Times New Roman" w:hAnsi="Times New Roman" w:cs="Times New Roman"/>
          <w:sz w:val="24"/>
          <w:szCs w:val="24"/>
        </w:rPr>
        <w:t xml:space="preserve"> uji </w:t>
      </w:r>
      <w:proofErr w:type="spellStart"/>
      <w:r w:rsidR="00854772" w:rsidRPr="00B679C1">
        <w:rPr>
          <w:rFonts w:ascii="Times New Roman" w:hAnsi="Times New Roman" w:cs="Times New Roman"/>
          <w:sz w:val="24"/>
          <w:szCs w:val="24"/>
        </w:rPr>
        <w:t>parsial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dengan</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hasil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semua</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memiliki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pengaruh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positif</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kecuali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sikap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w:t>
      </w:r>
      <w:r w:rsidR="00256545" w:rsidRPr="00B679C1">
        <w:rPr>
          <w:rFonts w:ascii="Times New Roman" w:hAnsi="Times New Roman" w:cs="Times New Roman"/>
          <w:sz w:val="24"/>
          <w:szCs w:val="24"/>
        </w:rPr>
        <w:t xml:space="preserve">Oleh </w:t>
      </w:r>
      <w:proofErr w:type="spellStart"/>
      <w:r w:rsidR="00256545" w:rsidRPr="00B679C1">
        <w:rPr>
          <w:rFonts w:ascii="Times New Roman" w:hAnsi="Times New Roman" w:cs="Times New Roman"/>
          <w:sz w:val="24"/>
          <w:szCs w:val="24"/>
        </w:rPr>
        <w:t>karena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itu</w:t>
      </w:r>
      <w:proofErr w:type="spellEnd"/>
      <w:r w:rsidR="00854772" w:rsidRPr="00B679C1">
        <w:rPr>
          <w:rFonts w:ascii="Times New Roman" w:hAnsi="Times New Roman" w:cs="Times New Roman"/>
          <w:sz w:val="24"/>
          <w:szCs w:val="24"/>
        </w:rPr>
        <w:t>,</w:t>
      </w:r>
      <w:r w:rsidR="00227CB9"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belum</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diketahui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w:t>
      </w:r>
      <w:r w:rsidRPr="00B679C1">
        <w:rPr>
          <w:rFonts w:ascii="Times New Roman" w:hAnsi="Times New Roman" w:cs="Times New Roman"/>
          <w:sz w:val="24"/>
          <w:szCs w:val="24"/>
        </w:rPr>
        <w:t xml:space="preserve">dan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r w:rsidR="001C0EC0" w:rsidRPr="00B679C1">
        <w:rPr>
          <w:rFonts w:ascii="Times New Roman" w:hAnsi="Times New Roman" w:cs="Times New Roman"/>
          <w:sz w:val="24"/>
          <w:szCs w:val="24"/>
        </w:rPr>
        <w:t xml:space="preserve"> </w:t>
      </w:r>
      <w:r w:rsidR="001C0EC0"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001C0EC0" w:rsidRPr="00B679C1">
        <w:rPr>
          <w:rFonts w:ascii="Times New Roman" w:hAnsi="Times New Roman" w:cs="Times New Roman"/>
          <w:sz w:val="24"/>
          <w:szCs w:val="24"/>
        </w:rPr>
        <w:fldChar w:fldCharType="separate"/>
      </w:r>
      <w:r w:rsidR="001C0EC0" w:rsidRPr="00B679C1">
        <w:rPr>
          <w:rFonts w:ascii="Times New Roman" w:hAnsi="Times New Roman" w:cs="Times New Roman"/>
          <w:noProof/>
          <w:sz w:val="24"/>
          <w:szCs w:val="24"/>
        </w:rPr>
        <w:t>Grohmann et al. (2018)</w:t>
      </w:r>
      <w:r w:rsidR="001C0EC0" w:rsidRPr="00B679C1">
        <w:rPr>
          <w:rFonts w:ascii="Times New Roman" w:hAnsi="Times New Roman" w:cs="Times New Roman"/>
          <w:sz w:val="24"/>
          <w:szCs w:val="24"/>
        </w:rPr>
        <w:fldChar w:fldCharType="end"/>
      </w:r>
      <w:r w:rsidR="001C0EC0" w:rsidRPr="00B679C1">
        <w:rPr>
          <w:rFonts w:ascii="Times New Roman" w:hAnsi="Times New Roman" w:cs="Times New Roman"/>
          <w:sz w:val="24"/>
          <w:szCs w:val="24"/>
        </w:rPr>
        <w:t xml:space="preserve"> </w:t>
      </w:r>
      <w:commentRangeStart w:id="5"/>
      <w:commentRangeEnd w:id="5"/>
      <w:r w:rsidR="00395399" w:rsidRPr="00B679C1">
        <w:rPr>
          <w:rStyle w:val="CommentReference"/>
          <w:rFonts w:ascii="Times New Roman" w:hAnsi="Times New Roman" w:cs="Times New Roman"/>
          <w:sz w:val="24"/>
          <w:szCs w:val="24"/>
        </w:rPr>
        <w:commentReference w:id="5"/>
      </w:r>
      <w:proofErr w:type="spellStart"/>
      <w:r w:rsidR="008C600D" w:rsidRPr="00B679C1">
        <w:rPr>
          <w:rFonts w:ascii="Times New Roman" w:hAnsi="Times New Roman" w:cs="Times New Roman"/>
          <w:sz w:val="24"/>
          <w:szCs w:val="24"/>
        </w:rPr>
        <w:t>meneliti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menggunakan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literasi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8C600D" w:rsidRPr="00B679C1">
        <w:rPr>
          <w:rFonts w:ascii="Times New Roman" w:hAnsi="Times New Roman" w:cs="Times New Roman"/>
          <w:sz w:val="24"/>
          <w:szCs w:val="24"/>
        </w:rPr>
        <w:t xml:space="preserve"> dan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inklusi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Mereka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memulai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analisis</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dengan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melihat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proporsi</w:t>
      </w:r>
      <w:proofErr w:type="spellEnd"/>
      <w:r w:rsidR="003140D1" w:rsidRPr="00B679C1">
        <w:rPr>
          <w:rFonts w:ascii="Times New Roman" w:hAnsi="Times New Roman" w:cs="Times New Roman"/>
          <w:sz w:val="24"/>
          <w:szCs w:val="24"/>
        </w:rPr>
        <w:t xml:space="preserve"> orang di </w:t>
      </w:r>
      <w:proofErr w:type="spellStart"/>
      <w:r w:rsidR="003140D1" w:rsidRPr="00B679C1">
        <w:rPr>
          <w:rFonts w:ascii="Times New Roman" w:hAnsi="Times New Roman" w:cs="Times New Roman"/>
          <w:sz w:val="24"/>
          <w:szCs w:val="24"/>
        </w:rPr>
        <w:t>suatu</w:t>
      </w:r>
      <w:proofErr w:type="spellEnd"/>
      <w:r w:rsidR="003140D1" w:rsidRPr="00B679C1">
        <w:rPr>
          <w:rFonts w:ascii="Times New Roman" w:hAnsi="Times New Roman" w:cs="Times New Roman"/>
          <w:sz w:val="24"/>
          <w:szCs w:val="24"/>
        </w:rPr>
        <w:t xml:space="preserve"> negara yang </w:t>
      </w:r>
      <w:proofErr w:type="spellStart"/>
      <w:r w:rsidR="003140D1" w:rsidRPr="00B679C1">
        <w:rPr>
          <w:rFonts w:ascii="Times New Roman" w:hAnsi="Times New Roman" w:cs="Times New Roman"/>
          <w:sz w:val="24"/>
          <w:szCs w:val="24"/>
        </w:rPr>
        <w:t>dapat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dianggap</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melek</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finansial</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Hasilnya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ditemukan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positif</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signifikan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literasi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keempat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w:t>
      </w:r>
    </w:p>
    <w:p w14:paraId="3153CF7F" w14:textId="10648DBA" w:rsidR="009D1623" w:rsidRPr="00B679C1" w:rsidRDefault="00252480" w:rsidP="00B679C1">
      <w:pPr>
        <w:spacing w:after="0" w:line="360" w:lineRule="auto"/>
        <w:ind w:firstLine="567"/>
        <w:jc w:val="both"/>
        <w:rPr>
          <w:rFonts w:ascii="Times New Roman" w:hAnsi="Times New Roman" w:cs="Times New Roman"/>
          <w:sz w:val="24"/>
          <w:szCs w:val="24"/>
        </w:rPr>
      </w:pPr>
      <w:commentRangeStart w:id="6"/>
      <w:proofErr w:type="spellStart"/>
      <w:r w:rsidRPr="00B679C1">
        <w:rPr>
          <w:rFonts w:ascii="Times New Roman" w:hAnsi="Times New Roman" w:cs="Times New Roman"/>
          <w:sz w:val="24"/>
          <w:szCs w:val="24"/>
        </w:rPr>
        <w:t>Berdasar</w:t>
      </w:r>
      <w:r w:rsidR="005D3787" w:rsidRPr="00B679C1">
        <w:rPr>
          <w:rFonts w:ascii="Times New Roman" w:hAnsi="Times New Roman" w:cs="Times New Roman"/>
          <w:sz w:val="24"/>
          <w:szCs w:val="24"/>
        </w:rPr>
        <w: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menurut</w:t>
      </w:r>
      <w:proofErr w:type="spellEnd"/>
      <w:r w:rsidR="005A6F4A"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penulis</w:t>
      </w:r>
      <w:proofErr w:type="spellEnd"/>
      <w:r w:rsidR="00F629B6" w:rsidRPr="00B679C1">
        <w:rPr>
          <w:rFonts w:ascii="Times New Roman" w:hAnsi="Times New Roman" w:cs="Times New Roman"/>
          <w:sz w:val="24"/>
          <w:szCs w:val="24"/>
        </w:rPr>
        <w:t xml:space="preserve"> </w:t>
      </w:r>
      <w:r w:rsidR="001C0EC0" w:rsidRPr="00B679C1">
        <w:rPr>
          <w:rFonts w:ascii="Times New Roman" w:hAnsi="Times New Roman" w:cs="Times New Roman"/>
          <w:i/>
          <w:iCs/>
          <w:sz w:val="24"/>
          <w:szCs w:val="24"/>
        </w:rPr>
        <w:t>individual differences</w:t>
      </w:r>
      <w:commentRangeStart w:id="7"/>
      <w:commentRangeEnd w:id="7"/>
      <w:r w:rsidR="00395399" w:rsidRPr="00B679C1">
        <w:rPr>
          <w:rStyle w:val="CommentReference"/>
          <w:rFonts w:ascii="Times New Roman" w:hAnsi="Times New Roman" w:cs="Times New Roman"/>
          <w:sz w:val="24"/>
          <w:szCs w:val="24"/>
        </w:rPr>
        <w:commentReference w:id="7"/>
      </w:r>
      <w:r w:rsidR="00F629B6" w:rsidRPr="00B679C1">
        <w:rPr>
          <w:rFonts w:ascii="Times New Roman" w:hAnsi="Times New Roman" w:cs="Times New Roman"/>
          <w:i/>
          <w:iCs/>
          <w:sz w:val="24"/>
          <w:szCs w:val="24"/>
        </w:rPr>
        <w:t xml:space="preserve"> </w:t>
      </w:r>
      <w:r w:rsidR="00F629B6" w:rsidRPr="00B679C1">
        <w:rPr>
          <w:rFonts w:ascii="Times New Roman" w:hAnsi="Times New Roman" w:cs="Times New Roman"/>
          <w:sz w:val="24"/>
          <w:szCs w:val="24"/>
        </w:rPr>
        <w:t xml:space="preserve">dan </w:t>
      </w:r>
      <w:proofErr w:type="spellStart"/>
      <w:r w:rsidR="00F629B6" w:rsidRPr="00B679C1">
        <w:rPr>
          <w:rFonts w:ascii="Times New Roman" w:hAnsi="Times New Roman" w:cs="Times New Roman"/>
          <w:sz w:val="24"/>
          <w:szCs w:val="24"/>
        </w:rPr>
        <w:t>literasi</w:t>
      </w:r>
      <w:proofErr w:type="spellEnd"/>
      <w:r w:rsidR="00F629B6" w:rsidRPr="00B679C1">
        <w:rPr>
          <w:rFonts w:ascii="Times New Roman" w:hAnsi="Times New Roman" w:cs="Times New Roman"/>
          <w:sz w:val="24"/>
          <w:szCs w:val="24"/>
        </w:rPr>
        <w:t xml:space="preserve"> </w:t>
      </w:r>
      <w:proofErr w:type="spellStart"/>
      <w:r w:rsidR="00F629B6" w:rsidRPr="00B679C1">
        <w:rPr>
          <w:rFonts w:ascii="Times New Roman" w:hAnsi="Times New Roman" w:cs="Times New Roman"/>
          <w:sz w:val="24"/>
          <w:szCs w:val="24"/>
        </w:rPr>
        <w:t>keuangan</w:t>
      </w:r>
      <w:proofErr w:type="spellEnd"/>
      <w:r w:rsidR="00256545"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00803DE4" w:rsidRPr="00B679C1">
        <w:rPr>
          <w:rFonts w:ascii="Times New Roman" w:hAnsi="Times New Roman" w:cs="Times New Roman"/>
          <w:sz w:val="24"/>
          <w:szCs w:val="24"/>
        </w:rPr>
        <w:t>dapat</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berpengaruh</w:t>
      </w:r>
      <w:proofErr w:type="spellEnd"/>
      <w:r w:rsidR="00256545" w:rsidRPr="00B679C1">
        <w:rPr>
          <w:rFonts w:ascii="Times New Roman" w:hAnsi="Times New Roman" w:cs="Times New Roman"/>
          <w:sz w:val="24"/>
          <w:szCs w:val="24"/>
        </w:rPr>
        <w:t xml:space="preserve"> </w:t>
      </w:r>
      <w:proofErr w:type="spellStart"/>
      <w:r w:rsidR="00803DE4" w:rsidRPr="00B679C1">
        <w:rPr>
          <w:rFonts w:ascii="Times New Roman" w:hAnsi="Times New Roman" w:cs="Times New Roman"/>
          <w:sz w:val="24"/>
          <w:szCs w:val="24"/>
        </w:rPr>
        <w:t>positif</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terhadap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inklusi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keuangan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Semakin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berkembangnya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teknologi</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pemahaman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membangun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perekonomian</w:t>
      </w:r>
      <w:proofErr w:type="spellEnd"/>
      <w:r w:rsidR="00256545" w:rsidRPr="00B679C1">
        <w:rPr>
          <w:rFonts w:ascii="Times New Roman" w:hAnsi="Times New Roman" w:cs="Times New Roman"/>
          <w:sz w:val="24"/>
          <w:szCs w:val="24"/>
        </w:rPr>
        <w:t xml:space="preserve"> Indonesia </w:t>
      </w:r>
      <w:proofErr w:type="spellStart"/>
      <w:r w:rsidR="00256545" w:rsidRPr="00B679C1">
        <w:rPr>
          <w:rFonts w:ascii="Times New Roman" w:hAnsi="Times New Roman" w:cs="Times New Roman"/>
          <w:sz w:val="24"/>
          <w:szCs w:val="24"/>
        </w:rPr>
        <w:t>ke</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arah</w:t>
      </w:r>
      <w:proofErr w:type="spellEnd"/>
      <w:r w:rsidR="00256545" w:rsidRPr="00B679C1">
        <w:rPr>
          <w:rFonts w:ascii="Times New Roman" w:hAnsi="Times New Roman" w:cs="Times New Roman"/>
          <w:sz w:val="24"/>
          <w:szCs w:val="24"/>
        </w:rPr>
        <w:t xml:space="preserve"> yang </w:t>
      </w:r>
      <w:proofErr w:type="spellStart"/>
      <w:r w:rsidR="00256545" w:rsidRPr="00B679C1">
        <w:rPr>
          <w:rFonts w:ascii="Times New Roman" w:hAnsi="Times New Roman" w:cs="Times New Roman"/>
          <w:sz w:val="24"/>
          <w:szCs w:val="24"/>
        </w:rPr>
        <w:t>lebih</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baik</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stabil</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Dengan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begitu</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hidup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sejahtera</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mengurangi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kesenjangan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sosial</w:t>
      </w:r>
      <w:proofErr w:type="spellEnd"/>
      <w:r w:rsidR="00256545" w:rsidRPr="00B679C1">
        <w:rPr>
          <w:rFonts w:ascii="Times New Roman" w:hAnsi="Times New Roman" w:cs="Times New Roman"/>
          <w:sz w:val="24"/>
          <w:szCs w:val="24"/>
        </w:rPr>
        <w:t>.</w:t>
      </w:r>
      <w:r w:rsidR="00F629B6"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Penulis</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memilih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daerah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sebagai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sasaran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penelitian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karena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sesuai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ada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masuk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dalam</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jajaran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provinsi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persentase</w:t>
      </w:r>
      <w:proofErr w:type="spellEnd"/>
      <w:r w:rsidR="00442E90" w:rsidRPr="00B679C1">
        <w:rPr>
          <w:rFonts w:ascii="Times New Roman" w:hAnsi="Times New Roman" w:cs="Times New Roman"/>
          <w:sz w:val="24"/>
          <w:szCs w:val="24"/>
        </w:rPr>
        <w:t xml:space="preserve"> yang di </w:t>
      </w:r>
      <w:proofErr w:type="spellStart"/>
      <w:r w:rsidR="00442E90" w:rsidRPr="00B679C1">
        <w:rPr>
          <w:rFonts w:ascii="Times New Roman" w:hAnsi="Times New Roman" w:cs="Times New Roman"/>
          <w:sz w:val="24"/>
          <w:szCs w:val="24"/>
        </w:rPr>
        <w:t>atas</w:t>
      </w:r>
      <w:proofErr w:type="spellEnd"/>
      <w:r w:rsidR="00442E90" w:rsidRPr="00B679C1">
        <w:rPr>
          <w:rFonts w:ascii="Times New Roman" w:hAnsi="Times New Roman" w:cs="Times New Roman"/>
          <w:sz w:val="24"/>
          <w:szCs w:val="24"/>
        </w:rPr>
        <w:t xml:space="preserve"> rata-rata</w:t>
      </w:r>
      <w:r w:rsidR="009C218C" w:rsidRPr="00B679C1">
        <w:rPr>
          <w:rFonts w:ascii="Times New Roman" w:hAnsi="Times New Roman" w:cs="Times New Roman"/>
          <w:sz w:val="24"/>
          <w:szCs w:val="24"/>
        </w:rPr>
        <w:t>,</w:t>
      </w:r>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sehingga</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didapatkan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akan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lebih</w:t>
      </w:r>
      <w:proofErr w:type="spellEnd"/>
      <w:r w:rsidR="00442E90" w:rsidRPr="00B679C1">
        <w:rPr>
          <w:rFonts w:ascii="Times New Roman" w:hAnsi="Times New Roman" w:cs="Times New Roman"/>
          <w:sz w:val="24"/>
          <w:szCs w:val="24"/>
        </w:rPr>
        <w:t xml:space="preserve"> valid.</w:t>
      </w:r>
      <w:commentRangeEnd w:id="6"/>
      <w:r w:rsidR="006E19FD" w:rsidRPr="00B679C1">
        <w:rPr>
          <w:rStyle w:val="CommentReference"/>
          <w:rFonts w:ascii="Times New Roman" w:hAnsi="Times New Roman" w:cs="Times New Roman"/>
          <w:sz w:val="24"/>
          <w:szCs w:val="24"/>
        </w:rPr>
        <w:commentReference w:id="6"/>
      </w:r>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Sehingga</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judul</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penelitian</w:t>
      </w:r>
      <w:proofErr w:type="spellEnd"/>
      <w:r w:rsidR="00BE5141" w:rsidRPr="00B679C1">
        <w:rPr>
          <w:rFonts w:ascii="Times New Roman" w:hAnsi="Times New Roman" w:cs="Times New Roman"/>
          <w:sz w:val="24"/>
          <w:szCs w:val="24"/>
        </w:rPr>
        <w:t xml:space="preserve"> ini </w:t>
      </w:r>
      <w:proofErr w:type="spellStart"/>
      <w:r w:rsidR="00BE5141" w:rsidRPr="00B679C1">
        <w:rPr>
          <w:rFonts w:ascii="Times New Roman" w:hAnsi="Times New Roman" w:cs="Times New Roman"/>
          <w:sz w:val="24"/>
          <w:szCs w:val="24"/>
        </w:rPr>
        <w:t>adalah</w:t>
      </w:r>
      <w:proofErr w:type="spellEnd"/>
      <w:r w:rsidR="00BE5141" w:rsidRPr="00B679C1">
        <w:rPr>
          <w:rFonts w:ascii="Times New Roman" w:hAnsi="Times New Roman" w:cs="Times New Roman"/>
          <w:sz w:val="24"/>
          <w:szCs w:val="24"/>
        </w:rPr>
        <w:t>, “</w:t>
      </w:r>
      <w:proofErr w:type="spellStart"/>
      <w:r w:rsidR="00BE5141" w:rsidRPr="00B679C1">
        <w:rPr>
          <w:rFonts w:ascii="Times New Roman" w:hAnsi="Times New Roman" w:cs="Times New Roman"/>
          <w:sz w:val="24"/>
          <w:szCs w:val="24"/>
        </w:rPr>
        <w:t>Perbedaan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Individu</w:t>
      </w:r>
      <w:proofErr w:type="spellEnd"/>
      <w:r w:rsidR="00BE5141" w:rsidRPr="00B679C1">
        <w:rPr>
          <w:rFonts w:ascii="Times New Roman" w:hAnsi="Times New Roman" w:cs="Times New Roman"/>
          <w:sz w:val="24"/>
          <w:szCs w:val="24"/>
        </w:rPr>
        <w:t xml:space="preserve"> dan </w:t>
      </w:r>
      <w:proofErr w:type="spellStart"/>
      <w:r w:rsidR="00BE5141" w:rsidRPr="00B679C1">
        <w:rPr>
          <w:rFonts w:ascii="Times New Roman" w:hAnsi="Times New Roman" w:cs="Times New Roman"/>
          <w:sz w:val="24"/>
          <w:szCs w:val="24"/>
        </w:rPr>
        <w:t>Literasi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Sebagai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Faktor</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Penentu</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Inklusi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Studi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Empiris</w:t>
      </w:r>
      <w:proofErr w:type="spellEnd"/>
      <w:r w:rsidR="00BE5141" w:rsidRPr="00B679C1">
        <w:rPr>
          <w:rFonts w:ascii="Times New Roman" w:hAnsi="Times New Roman" w:cs="Times New Roman"/>
          <w:sz w:val="24"/>
          <w:szCs w:val="24"/>
        </w:rPr>
        <w:t xml:space="preserve"> di Wilayah </w:t>
      </w:r>
      <w:proofErr w:type="spellStart"/>
      <w:r w:rsidR="00BE5141" w:rsidRPr="00B679C1">
        <w:rPr>
          <w:rFonts w:ascii="Times New Roman" w:hAnsi="Times New Roman" w:cs="Times New Roman"/>
          <w:sz w:val="24"/>
          <w:szCs w:val="24"/>
        </w:rPr>
        <w:t>Jabodetabek</w:t>
      </w:r>
      <w:proofErr w:type="spellEnd"/>
      <w:r w:rsidR="00BE5141" w:rsidRPr="00B679C1">
        <w:rPr>
          <w:rFonts w:ascii="Times New Roman" w:hAnsi="Times New Roman" w:cs="Times New Roman"/>
          <w:sz w:val="24"/>
          <w:szCs w:val="24"/>
        </w:rPr>
        <w:t>”.</w:t>
      </w:r>
    </w:p>
    <w:p w14:paraId="16266296" w14:textId="77777777" w:rsidR="009D1623" w:rsidRPr="00B679C1" w:rsidRDefault="009D1623" w:rsidP="00B679C1">
      <w:pPr>
        <w:spacing w:after="0" w:line="360" w:lineRule="auto"/>
        <w:jc w:val="both"/>
        <w:rPr>
          <w:rFonts w:ascii="Times New Roman" w:hAnsi="Times New Roman" w:cs="Times New Roman"/>
          <w:sz w:val="24"/>
          <w:szCs w:val="24"/>
        </w:rPr>
      </w:pPr>
    </w:p>
    <w:p w14:paraId="5CFB1355" w14:textId="0B3350D6"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Rumusan</w:t>
      </w:r>
      <w:proofErr w:type="spellEnd"/>
      <w:r w:rsidRPr="00B679C1">
        <w:rPr>
          <w:rFonts w:cs="Times New Roman"/>
          <w:szCs w:val="24"/>
        </w:rPr>
        <w:t xml:space="preserve"> </w:t>
      </w:r>
      <w:proofErr w:type="spellStart"/>
      <w:r w:rsidRPr="00B679C1">
        <w:rPr>
          <w:rFonts w:cs="Times New Roman"/>
          <w:szCs w:val="24"/>
        </w:rPr>
        <w:t>Masalah</w:t>
      </w:r>
      <w:proofErr w:type="spellEnd"/>
    </w:p>
    <w:p w14:paraId="7F211DCB" w14:textId="77777777" w:rsidR="008B3B82" w:rsidRPr="00B679C1" w:rsidRDefault="008B3B82"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dikemukakan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ditentukan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berikut</w:t>
      </w:r>
      <w:proofErr w:type="spellEnd"/>
      <w:r w:rsidRPr="00B679C1">
        <w:rPr>
          <w:rFonts w:ascii="Times New Roman" w:hAnsi="Times New Roman" w:cs="Times New Roman"/>
          <w:sz w:val="24"/>
          <w:szCs w:val="24"/>
        </w:rPr>
        <w:t>:</w:t>
      </w:r>
    </w:p>
    <w:p w14:paraId="16112CEC" w14:textId="77777777"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(PIN)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2A459AE" w14:textId="65756A81"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m-banking knowledge (MBK)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C80F366" w14:textId="5AF92243"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066552" w14:textId="77777777"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(FB)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49B915AA" w14:textId="412F2479"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(FA)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BA6D1DE" w14:textId="77777777" w:rsidR="009D1623" w:rsidRPr="00B679C1" w:rsidRDefault="009D1623" w:rsidP="00B679C1">
      <w:pPr>
        <w:spacing w:after="0" w:line="360" w:lineRule="auto"/>
        <w:jc w:val="both"/>
        <w:rPr>
          <w:rFonts w:ascii="Times New Roman" w:hAnsi="Times New Roman" w:cs="Times New Roman"/>
          <w:sz w:val="24"/>
          <w:szCs w:val="24"/>
        </w:rPr>
      </w:pPr>
    </w:p>
    <w:p w14:paraId="5C4718AB" w14:textId="1B72C700"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Tujuan</w:t>
      </w:r>
      <w:proofErr w:type="spellEnd"/>
      <w:r w:rsidRPr="00B679C1">
        <w:rPr>
          <w:rFonts w:cs="Times New Roman"/>
          <w:szCs w:val="24"/>
        </w:rPr>
        <w:t xml:space="preserve"> </w:t>
      </w:r>
      <w:proofErr w:type="spellStart"/>
      <w:r w:rsidRPr="00B679C1">
        <w:rPr>
          <w:rFonts w:cs="Times New Roman"/>
          <w:szCs w:val="24"/>
        </w:rPr>
        <w:t>Penelitian</w:t>
      </w:r>
      <w:proofErr w:type="spellEnd"/>
    </w:p>
    <w:p w14:paraId="30BAFCD5" w14:textId="0C49CEE3" w:rsidR="00ED1C40" w:rsidRPr="00B679C1" w:rsidRDefault="00BA3856"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w:t>
      </w:r>
      <w:r w:rsidR="00ED1C40" w:rsidRPr="00B679C1">
        <w:rPr>
          <w:rFonts w:ascii="Times New Roman" w:hAnsi="Times New Roman" w:cs="Times New Roman"/>
          <w:sz w:val="24"/>
          <w:szCs w:val="24"/>
        </w:rPr>
        <w:t>ujuan</w:t>
      </w:r>
      <w:proofErr w:type="spellEnd"/>
      <w:r w:rsidR="00ED1C40" w:rsidRPr="00B679C1">
        <w:rPr>
          <w:rFonts w:ascii="Times New Roman" w:hAnsi="Times New Roman" w:cs="Times New Roman"/>
          <w:sz w:val="24"/>
          <w:szCs w:val="24"/>
        </w:rPr>
        <w:t xml:space="preserve"> yang </w:t>
      </w:r>
      <w:proofErr w:type="spellStart"/>
      <w:r w:rsidR="00ED1C40" w:rsidRPr="00B679C1">
        <w:rPr>
          <w:rFonts w:ascii="Times New Roman" w:hAnsi="Times New Roman" w:cs="Times New Roman"/>
          <w:sz w:val="24"/>
          <w:szCs w:val="24"/>
        </w:rPr>
        <w:t>diharapkan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untuk</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dicapai</w:t>
      </w:r>
      <w:proofErr w:type="spellEnd"/>
      <w:r w:rsidR="00ED1C40" w:rsidRPr="00B679C1">
        <w:rPr>
          <w:rFonts w:ascii="Times New Roman" w:hAnsi="Times New Roman" w:cs="Times New Roman"/>
          <w:sz w:val="24"/>
          <w:szCs w:val="24"/>
        </w:rPr>
        <w:t xml:space="preserve"> pada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adalah</w:t>
      </w:r>
      <w:proofErr w:type="spellEnd"/>
      <w:r w:rsidR="00490AFA" w:rsidRPr="00B679C1">
        <w:rPr>
          <w:rFonts w:ascii="Times New Roman" w:hAnsi="Times New Roman" w:cs="Times New Roman"/>
          <w:sz w:val="24"/>
          <w:szCs w:val="24"/>
        </w:rPr>
        <w:t>:</w:t>
      </w:r>
    </w:p>
    <w:p w14:paraId="50539A53" w14:textId="446017B6"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commentRangeStart w:id="8"/>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BE5141" w:rsidRPr="00B679C1">
        <w:rPr>
          <w:rFonts w:ascii="Times New Roman" w:hAnsi="Times New Roman" w:cs="Times New Roman"/>
          <w:i/>
          <w:iCs/>
          <w:sz w:val="24"/>
          <w:szCs w:val="24"/>
        </w:rPr>
        <w:t xml:space="preserve"> (PIN)</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ins w:id="9" w:author="Shinta Amalina Hazrati H" w:date="2020-03-21T10:26:00Z">
        <w:r w:rsidRPr="00B679C1">
          <w:rPr>
            <w:rFonts w:ascii="Times New Roman" w:hAnsi="Times New Roman" w:cs="Times New Roman"/>
            <w:sz w:val="24"/>
            <w:szCs w:val="24"/>
          </w:rPr>
          <w:t xml:space="preserve"> </w:t>
        </w:r>
      </w:ins>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32544CC7" w14:textId="3025DDCE"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00BE5141" w:rsidRPr="00B679C1">
        <w:rPr>
          <w:rFonts w:ascii="Times New Roman" w:hAnsi="Times New Roman" w:cs="Times New Roman"/>
          <w:i/>
          <w:iCs/>
          <w:sz w:val="24"/>
          <w:szCs w:val="24"/>
        </w:rPr>
        <w:t xml:space="preserve"> (MBK)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ins w:id="10" w:author="Shinta Amalina Hazrati H" w:date="2020-03-21T10:26:00Z">
        <w:r w:rsidRPr="00B679C1">
          <w:rPr>
            <w:rFonts w:ascii="Times New Roman" w:hAnsi="Times New Roman" w:cs="Times New Roman"/>
            <w:sz w:val="24"/>
            <w:szCs w:val="24"/>
          </w:rPr>
          <w:t xml:space="preserve"> </w:t>
        </w:r>
      </w:ins>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ED096B" w14:textId="4B7A08E8"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ins w:id="11" w:author="Shinta Amalina Hazrati H" w:date="2020-03-21T10:26:00Z">
        <w:r w:rsidRPr="00B679C1">
          <w:rPr>
            <w:rFonts w:ascii="Times New Roman" w:hAnsi="Times New Roman" w:cs="Times New Roman"/>
            <w:sz w:val="24"/>
            <w:szCs w:val="24"/>
          </w:rPr>
          <w:t xml:space="preserve"> </w:t>
        </w:r>
      </w:ins>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28F435C" w14:textId="50FB9A01"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ins w:id="12" w:author="Shinta Amalina Hazrati H" w:date="2020-03-21T10:26:00Z">
        <w:r w:rsidRPr="00B679C1">
          <w:rPr>
            <w:rFonts w:ascii="Times New Roman" w:hAnsi="Times New Roman" w:cs="Times New Roman"/>
            <w:sz w:val="24"/>
            <w:szCs w:val="24"/>
          </w:rPr>
          <w:t xml:space="preserve"> </w:t>
        </w:r>
      </w:ins>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0042ADC" w14:textId="0E02A5DF"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ins w:id="13" w:author="Shinta Amalina Hazrati H" w:date="2020-03-21T10:26:00Z">
        <w:r w:rsidRPr="00B679C1">
          <w:rPr>
            <w:rFonts w:ascii="Times New Roman" w:hAnsi="Times New Roman" w:cs="Times New Roman"/>
            <w:sz w:val="24"/>
            <w:szCs w:val="24"/>
          </w:rPr>
          <w:t xml:space="preserve"> </w:t>
        </w:r>
      </w:ins>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commentRangeEnd w:id="8"/>
      <w:r w:rsidR="006E19FD" w:rsidRPr="00B679C1">
        <w:rPr>
          <w:rStyle w:val="CommentReference"/>
          <w:rFonts w:ascii="Times New Roman" w:hAnsi="Times New Roman" w:cs="Times New Roman"/>
          <w:sz w:val="24"/>
          <w:szCs w:val="24"/>
        </w:rPr>
        <w:commentReference w:id="8"/>
      </w:r>
    </w:p>
    <w:p w14:paraId="0AC208A3" w14:textId="77777777" w:rsidR="009D1623" w:rsidRPr="00B679C1" w:rsidRDefault="009D1623" w:rsidP="00B679C1">
      <w:pPr>
        <w:spacing w:after="0" w:line="360" w:lineRule="auto"/>
        <w:jc w:val="both"/>
        <w:rPr>
          <w:rFonts w:ascii="Times New Roman" w:hAnsi="Times New Roman" w:cs="Times New Roman"/>
          <w:sz w:val="24"/>
          <w:szCs w:val="24"/>
        </w:rPr>
      </w:pPr>
    </w:p>
    <w:p w14:paraId="24726E6E" w14:textId="2776D323"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Manfaat</w:t>
      </w:r>
      <w:proofErr w:type="spellEnd"/>
      <w:r w:rsidRPr="00B679C1">
        <w:rPr>
          <w:rFonts w:cs="Times New Roman"/>
          <w:szCs w:val="24"/>
        </w:rPr>
        <w:t xml:space="preserve"> </w:t>
      </w:r>
      <w:proofErr w:type="spellStart"/>
      <w:r w:rsidRPr="00B679C1">
        <w:rPr>
          <w:rFonts w:cs="Times New Roman"/>
          <w:szCs w:val="24"/>
        </w:rPr>
        <w:t>Penelitian</w:t>
      </w:r>
      <w:proofErr w:type="spellEnd"/>
    </w:p>
    <w:p w14:paraId="408E9C55" w14:textId="1FF88936" w:rsidR="00ED1C40" w:rsidRPr="00B679C1" w:rsidRDefault="006F3BC8"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w:t>
      </w:r>
      <w:r w:rsidR="00ED1C40" w:rsidRPr="00B679C1">
        <w:rPr>
          <w:rFonts w:ascii="Times New Roman" w:hAnsi="Times New Roman" w:cs="Times New Roman"/>
          <w:sz w:val="24"/>
          <w:szCs w:val="24"/>
        </w:rPr>
        <w:t>dapun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manfaat</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dari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sebagai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berikut</w:t>
      </w:r>
      <w:proofErr w:type="spellEnd"/>
    </w:p>
    <w:p w14:paraId="3A10347B" w14:textId="1475BF6F"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ED1C40" w:rsidRPr="00B679C1">
        <w:rPr>
          <w:rFonts w:ascii="Times New Roman" w:hAnsi="Times New Roman" w:cs="Times New Roman"/>
          <w:sz w:val="24"/>
          <w:szCs w:val="24"/>
        </w:rPr>
        <w:t>en</w:t>
      </w:r>
      <w:r w:rsidR="00897FC8" w:rsidRPr="00B679C1">
        <w:rPr>
          <w:rFonts w:ascii="Times New Roman" w:hAnsi="Times New Roman" w:cs="Times New Roman"/>
          <w:sz w:val="24"/>
          <w:szCs w:val="24"/>
        </w:rPr>
        <w:t>ulis</w:t>
      </w:r>
      <w:proofErr w:type="spellEnd"/>
    </w:p>
    <w:p w14:paraId="1ABA3717" w14:textId="7056E0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F4356E"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391EA9" w:rsidRPr="00B679C1">
        <w:rPr>
          <w:rFonts w:ascii="Times New Roman" w:hAnsi="Times New Roman" w:cs="Times New Roman"/>
          <w:i/>
          <w:iCs/>
          <w:sz w:val="24"/>
          <w:szCs w:val="24"/>
        </w:rPr>
        <w:t xml:space="preserve">, </w:t>
      </w:r>
      <w:r w:rsidR="00391EA9" w:rsidRPr="00B679C1">
        <w:rPr>
          <w:rFonts w:ascii="Times New Roman" w:hAnsi="Times New Roman" w:cs="Times New Roman"/>
          <w:sz w:val="24"/>
          <w:szCs w:val="24"/>
        </w:rPr>
        <w:t xml:space="preserve">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74E0301D" w14:textId="7A7DEBFD"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memahami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w:t>
      </w:r>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57A2C2AB" w14:textId="3C08CC3C"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M</w:t>
      </w:r>
      <w:r w:rsidR="00ED1C40" w:rsidRPr="00B679C1">
        <w:rPr>
          <w:rFonts w:ascii="Times New Roman" w:hAnsi="Times New Roman" w:cs="Times New Roman"/>
          <w:sz w:val="24"/>
          <w:szCs w:val="24"/>
        </w:rPr>
        <w:t xml:space="preserve">asyarakat di </w:t>
      </w:r>
      <w:proofErr w:type="spellStart"/>
      <w:r w:rsidR="00ED1C40" w:rsidRPr="00B679C1">
        <w:rPr>
          <w:rFonts w:ascii="Times New Roman" w:hAnsi="Times New Roman" w:cs="Times New Roman"/>
          <w:sz w:val="24"/>
          <w:szCs w:val="24"/>
        </w:rPr>
        <w:t>Jabodetabek</w:t>
      </w:r>
      <w:proofErr w:type="spellEnd"/>
    </w:p>
    <w:p w14:paraId="1A12F6F6" w14:textId="5034F449"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pembelajaran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banyak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7B13AB"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6E19FD" w:rsidRPr="00B679C1">
        <w:rPr>
          <w:rFonts w:ascii="Times New Roman" w:hAnsi="Times New Roman" w:cs="Times New Roman"/>
          <w:sz w:val="24"/>
          <w:szCs w:val="24"/>
        </w:rPr>
        <w:t>,</w:t>
      </w:r>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0762904B" w14:textId="6570D8A9" w:rsidR="006F3BC8" w:rsidRPr="00B679C1" w:rsidRDefault="006F3BC8"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kesadaran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pentingnya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6498F0DD" w14:textId="73511362"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Perbankan</w:t>
      </w:r>
      <w:proofErr w:type="spellEnd"/>
    </w:p>
    <w:p w14:paraId="5A5D42A6" w14:textId="38D490B0"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bank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mengenai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inklusi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keuangan</w:t>
      </w:r>
      <w:proofErr w:type="spellEnd"/>
    </w:p>
    <w:p w14:paraId="0AB52948" w14:textId="1762240D" w:rsidR="00B00832" w:rsidRPr="00B679C1" w:rsidRDefault="00882302"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Menyediakan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materi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w:t>
      </w:r>
    </w:p>
    <w:p w14:paraId="6FFF1724" w14:textId="6AFF2CB8" w:rsidR="009D1623" w:rsidRPr="00B679C1" w:rsidRDefault="009D1623"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p>
    <w:p w14:paraId="148EACFA" w14:textId="62B1B5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dan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w:t>
      </w:r>
    </w:p>
    <w:p w14:paraId="568CEE0E" w14:textId="30961B93" w:rsidR="00882302" w:rsidRPr="00B679C1" w:rsidRDefault="001073FF" w:rsidP="00B679C1">
      <w:pPr>
        <w:pStyle w:val="ListParagraph"/>
        <w:numPr>
          <w:ilvl w:val="1"/>
          <w:numId w:val="5"/>
        </w:numPr>
        <w:spacing w:after="0" w:line="360" w:lineRule="auto"/>
        <w:ind w:left="1418" w:hanging="283"/>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p>
    <w:p w14:paraId="2EA6EE4A" w14:textId="77777777" w:rsidR="009D1623" w:rsidRPr="00B679C1" w:rsidRDefault="009D1623" w:rsidP="00B679C1">
      <w:pPr>
        <w:spacing w:after="0" w:line="360" w:lineRule="auto"/>
        <w:jc w:val="both"/>
        <w:rPr>
          <w:rFonts w:ascii="Times New Roman" w:hAnsi="Times New Roman" w:cs="Times New Roman"/>
          <w:sz w:val="24"/>
          <w:szCs w:val="24"/>
        </w:rPr>
      </w:pPr>
    </w:p>
    <w:p w14:paraId="120D2E5A" w14:textId="297D55CC" w:rsidR="009A0044" w:rsidRPr="00B679C1" w:rsidRDefault="009A0044" w:rsidP="00B679C1">
      <w:pPr>
        <w:pStyle w:val="Heading2"/>
        <w:spacing w:before="0"/>
        <w:ind w:left="567" w:hanging="567"/>
        <w:jc w:val="both"/>
        <w:rPr>
          <w:rFonts w:cs="Times New Roman"/>
          <w:b w:val="0"/>
          <w:szCs w:val="24"/>
        </w:rPr>
      </w:pPr>
      <w:r w:rsidRPr="00B679C1">
        <w:rPr>
          <w:rFonts w:cs="Times New Roman"/>
          <w:szCs w:val="24"/>
        </w:rPr>
        <w:t xml:space="preserve">Ruang </w:t>
      </w:r>
      <w:proofErr w:type="spellStart"/>
      <w:r w:rsidRPr="00B679C1">
        <w:rPr>
          <w:rFonts w:cs="Times New Roman"/>
          <w:szCs w:val="24"/>
        </w:rPr>
        <w:t>Lingkup</w:t>
      </w:r>
      <w:proofErr w:type="spellEnd"/>
      <w:r w:rsidRPr="00B679C1">
        <w:rPr>
          <w:rFonts w:cs="Times New Roman"/>
          <w:szCs w:val="24"/>
        </w:rPr>
        <w:t xml:space="preserve"> </w:t>
      </w:r>
      <w:proofErr w:type="spellStart"/>
      <w:r w:rsidRPr="00B679C1">
        <w:rPr>
          <w:rFonts w:cs="Times New Roman"/>
          <w:szCs w:val="24"/>
        </w:rPr>
        <w:t>Penelitian</w:t>
      </w:r>
      <w:proofErr w:type="spellEnd"/>
    </w:p>
    <w:p w14:paraId="068C88FA" w14:textId="04C24659" w:rsidR="009D1623" w:rsidRPr="00B679C1" w:rsidRDefault="00ED1C4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mengambil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responden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berada</w:t>
      </w:r>
      <w:proofErr w:type="spellEnd"/>
      <w:r w:rsidRPr="00B679C1">
        <w:rPr>
          <w:rFonts w:ascii="Times New Roman" w:hAnsi="Times New Roman" w:cs="Times New Roman"/>
          <w:sz w:val="24"/>
          <w:szCs w:val="24"/>
        </w:rPr>
        <w:t xml:space="preserve"> di </w:t>
      </w:r>
      <w:r w:rsidR="00B26D70" w:rsidRPr="00B679C1">
        <w:rPr>
          <w:rFonts w:ascii="Times New Roman" w:hAnsi="Times New Roman" w:cs="Times New Roman"/>
          <w:sz w:val="24"/>
          <w:szCs w:val="24"/>
        </w:rPr>
        <w:t>wilayah</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membatasi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menentukan</w:t>
      </w:r>
      <w:proofErr w:type="spellEnd"/>
      <w:r w:rsidRPr="00B679C1">
        <w:rPr>
          <w:rFonts w:ascii="Times New Roman" w:hAnsi="Times New Roman" w:cs="Times New Roman"/>
          <w:sz w:val="24"/>
          <w:szCs w:val="24"/>
        </w:rPr>
        <w:t xml:space="preserve"> </w:t>
      </w:r>
      <w:r w:rsidR="00C763D9" w:rsidRPr="00B679C1">
        <w:rPr>
          <w:rFonts w:ascii="Times New Roman" w:hAnsi="Times New Roman" w:cs="Times New Roman"/>
          <w:sz w:val="24"/>
          <w:szCs w:val="24"/>
        </w:rPr>
        <w:t>lima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004A268E"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personal innovativeness</w:t>
      </w:r>
      <w:r w:rsidR="00C763D9"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m-banking knowledge</w:t>
      </w:r>
      <w:r w:rsidR="00391EA9" w:rsidRPr="00B679C1">
        <w:rPr>
          <w:rFonts w:ascii="Times New Roman" w:hAnsi="Times New Roman" w:cs="Times New Roman"/>
          <w:i/>
          <w:iCs/>
          <w:sz w:val="24"/>
          <w:szCs w:val="24"/>
        </w:rPr>
        <w:t xml:space="preserve">, </w:t>
      </w:r>
      <w:proofErr w:type="spellStart"/>
      <w:r w:rsidR="00391EA9" w:rsidRPr="00B679C1">
        <w:rPr>
          <w:rFonts w:ascii="Times New Roman" w:hAnsi="Times New Roman" w:cs="Times New Roman"/>
          <w:sz w:val="24"/>
          <w:szCs w:val="24"/>
        </w:rPr>
        <w:t>pengetahuan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perilaku</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sikap</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15A66F3E" w14:textId="77777777" w:rsidR="009D1623" w:rsidRPr="00B679C1" w:rsidRDefault="009D1623" w:rsidP="00B679C1">
      <w:pPr>
        <w:spacing w:after="0" w:line="360" w:lineRule="auto"/>
        <w:jc w:val="both"/>
        <w:rPr>
          <w:rFonts w:ascii="Times New Roman" w:hAnsi="Times New Roman" w:cs="Times New Roman"/>
          <w:sz w:val="24"/>
          <w:szCs w:val="24"/>
        </w:rPr>
      </w:pPr>
    </w:p>
    <w:p w14:paraId="244E1B05" w14:textId="58E01449"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Sistematika</w:t>
      </w:r>
      <w:proofErr w:type="spellEnd"/>
      <w:r w:rsidRPr="00B679C1">
        <w:rPr>
          <w:rFonts w:cs="Times New Roman"/>
          <w:szCs w:val="24"/>
        </w:rPr>
        <w:t xml:space="preserve"> </w:t>
      </w:r>
      <w:proofErr w:type="spellStart"/>
      <w:r w:rsidRPr="00B679C1">
        <w:rPr>
          <w:rFonts w:cs="Times New Roman"/>
          <w:szCs w:val="24"/>
        </w:rPr>
        <w:t>Penelitian</w:t>
      </w:r>
      <w:proofErr w:type="spellEnd"/>
    </w:p>
    <w:p w14:paraId="72BA4D44" w14:textId="60932F12" w:rsidR="00C130BE" w:rsidRPr="00B679C1" w:rsidRDefault="00ED1C40" w:rsidP="00B679C1">
      <w:pPr>
        <w:spacing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Adapun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proposal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yakni</w:t>
      </w:r>
      <w:proofErr w:type="spellEnd"/>
      <w:r w:rsidRPr="00B679C1">
        <w:rPr>
          <w:rFonts w:ascii="Times New Roman" w:hAnsi="Times New Roman" w:cs="Times New Roman"/>
          <w:sz w:val="24"/>
          <w:szCs w:val="24"/>
        </w:rPr>
        <w:t>:</w:t>
      </w:r>
    </w:p>
    <w:p w14:paraId="3617EE48" w14:textId="4386E400" w:rsidR="000C11D1"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BAB </w:t>
      </w:r>
      <w:r w:rsidR="00955510" w:rsidRPr="00B679C1">
        <w:rPr>
          <w:rFonts w:ascii="Times New Roman" w:hAnsi="Times New Roman" w:cs="Times New Roman"/>
          <w:sz w:val="24"/>
          <w:szCs w:val="24"/>
        </w:rPr>
        <w:t>1</w:t>
      </w:r>
      <w:r w:rsidR="000C11D1"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proofErr w:type="spellStart"/>
      <w:r w:rsidR="000C11D1" w:rsidRPr="00B679C1">
        <w:rPr>
          <w:rFonts w:ascii="Times New Roman" w:hAnsi="Times New Roman" w:cs="Times New Roman"/>
          <w:sz w:val="24"/>
          <w:szCs w:val="24"/>
        </w:rPr>
        <w:t>Pendahuluan</w:t>
      </w:r>
      <w:proofErr w:type="spellEnd"/>
    </w:p>
    <w:p w14:paraId="38AE602B" w14:textId="17DDE146" w:rsidR="00ED1C40"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garis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manfaat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p>
    <w:p w14:paraId="0103E36D" w14:textId="595D6B6C"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2</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Landasan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Teori</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Pengembangan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Hipotesis</w:t>
      </w:r>
      <w:proofErr w:type="spellEnd"/>
    </w:p>
    <w:p w14:paraId="0D388A31" w14:textId="7AC4A304" w:rsidR="00ED1C40"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menjelaskan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landasan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dan </w:t>
      </w:r>
      <w:proofErr w:type="spellStart"/>
      <w:r w:rsidRPr="00B679C1">
        <w:rPr>
          <w:rFonts w:ascii="Times New Roman" w:hAnsi="Times New Roman" w:cs="Times New Roman"/>
          <w:sz w:val="24"/>
          <w:szCs w:val="24"/>
        </w:rPr>
        <w:t>menjadi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referensi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dilaksanakan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d</w:t>
      </w:r>
      <w:r w:rsidRPr="00B679C1">
        <w:rPr>
          <w:rFonts w:ascii="Times New Roman" w:hAnsi="Times New Roman" w:cs="Times New Roman"/>
          <w:sz w:val="24"/>
          <w:szCs w:val="24"/>
        </w:rPr>
        <w:t>isertai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pemikiran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w:t>
      </w:r>
    </w:p>
    <w:p w14:paraId="00D738B6" w14:textId="3E04D81D"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3</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Objek</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Metode</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p>
    <w:p w14:paraId="164D26C1" w14:textId="79A23E55" w:rsidR="00575DB5"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definisi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operasional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penentuan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sampel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jenis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pengumpulan</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w:t>
      </w:r>
    </w:p>
    <w:p w14:paraId="603E4447" w14:textId="74AC752F" w:rsidR="00575DB5"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4</w:t>
      </w:r>
      <w:r w:rsidR="004A268E" w:rsidRPr="00B679C1">
        <w:rPr>
          <w:rFonts w:ascii="Times New Roman" w:hAnsi="Times New Roman" w:cs="Times New Roman"/>
          <w:sz w:val="24"/>
          <w:szCs w:val="24"/>
        </w:rPr>
        <w:t xml:space="preserve">: Hasil dan </w:t>
      </w:r>
      <w:proofErr w:type="spellStart"/>
      <w:r w:rsidR="004A268E" w:rsidRPr="00B679C1">
        <w:rPr>
          <w:rFonts w:ascii="Times New Roman" w:hAnsi="Times New Roman" w:cs="Times New Roman"/>
          <w:sz w:val="24"/>
          <w:szCs w:val="24"/>
        </w:rPr>
        <w:t>Bahasan</w:t>
      </w:r>
      <w:proofErr w:type="spellEnd"/>
    </w:p>
    <w:p w14:paraId="17187ECB" w14:textId="40F85175" w:rsidR="004A268E" w:rsidRPr="00B679C1" w:rsidRDefault="004A268E"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dikembangkan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deskriptif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uji </w:t>
      </w:r>
      <w:proofErr w:type="spellStart"/>
      <w:r w:rsidRPr="00B679C1">
        <w:rPr>
          <w:rFonts w:ascii="Times New Roman" w:hAnsi="Times New Roman" w:cs="Times New Roman"/>
          <w:sz w:val="24"/>
          <w:szCs w:val="24"/>
        </w:rPr>
        <w:t>empiris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kekokohan</w:t>
      </w:r>
      <w:proofErr w:type="spellEnd"/>
      <w:r w:rsidRPr="00B679C1">
        <w:rPr>
          <w:rFonts w:ascii="Times New Roman" w:hAnsi="Times New Roman" w:cs="Times New Roman"/>
          <w:sz w:val="24"/>
          <w:szCs w:val="24"/>
        </w:rPr>
        <w:t xml:space="preserve"> model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pembahasan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lastRenderedPageBreak/>
        <w:t>dikaitkan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w:t>
      </w:r>
      <w:proofErr w:type="spellEnd"/>
      <w:r w:rsidRPr="00B679C1">
        <w:rPr>
          <w:rFonts w:ascii="Times New Roman" w:hAnsi="Times New Roman" w:cs="Times New Roman"/>
          <w:sz w:val="24"/>
          <w:szCs w:val="24"/>
        </w:rPr>
        <w:t>.</w:t>
      </w:r>
    </w:p>
    <w:p w14:paraId="292E9010" w14:textId="57B5392D" w:rsidR="004A268E"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5</w:t>
      </w:r>
      <w:r w:rsidR="004A268E" w:rsidRPr="00B679C1">
        <w:rPr>
          <w:rFonts w:ascii="Times New Roman" w:hAnsi="Times New Roman" w:cs="Times New Roman"/>
          <w:sz w:val="24"/>
          <w:szCs w:val="24"/>
        </w:rPr>
        <w:t>: Kesimpulan dan Saran</w:t>
      </w:r>
    </w:p>
    <w:p w14:paraId="5E5F5FC4" w14:textId="440C344B" w:rsidR="004A268E" w:rsidRPr="00B679C1" w:rsidRDefault="004A268E" w:rsidP="00B679C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kesimpulan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penilitian</w:t>
      </w:r>
      <w:proofErr w:type="spellEnd"/>
      <w:r w:rsidRPr="00B679C1">
        <w:rPr>
          <w:rFonts w:ascii="Times New Roman" w:hAnsi="Times New Roman" w:cs="Times New Roman"/>
          <w:sz w:val="24"/>
          <w:szCs w:val="24"/>
        </w:rPr>
        <w:t xml:space="preserve"> (Bab 4)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menjawab</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disampaikan</w:t>
      </w:r>
      <w:proofErr w:type="spellEnd"/>
      <w:r w:rsidRPr="00B679C1">
        <w:rPr>
          <w:rFonts w:ascii="Times New Roman" w:hAnsi="Times New Roman" w:cs="Times New Roman"/>
          <w:sz w:val="24"/>
          <w:szCs w:val="24"/>
        </w:rPr>
        <w:t xml:space="preserve"> pada Bab 1, </w:t>
      </w:r>
      <w:proofErr w:type="spellStart"/>
      <w:r w:rsidRPr="00B679C1">
        <w:rPr>
          <w:rFonts w:ascii="Times New Roman" w:hAnsi="Times New Roman" w:cs="Times New Roman"/>
          <w:sz w:val="24"/>
          <w:szCs w:val="24"/>
        </w:rPr>
        <w:t>keterbatasan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berisikan</w:t>
      </w:r>
      <w:proofErr w:type="spellEnd"/>
      <w:r w:rsidRPr="00B679C1">
        <w:rPr>
          <w:rFonts w:ascii="Times New Roman" w:hAnsi="Times New Roman" w:cs="Times New Roman"/>
          <w:sz w:val="24"/>
          <w:szCs w:val="24"/>
        </w:rPr>
        <w:t xml:space="preserve">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pengguna</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serta</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usulan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untuk</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selanjutnya</w:t>
      </w:r>
      <w:proofErr w:type="spellEnd"/>
      <w:r w:rsidR="00E42655" w:rsidRPr="00B679C1">
        <w:rPr>
          <w:rFonts w:ascii="Times New Roman" w:hAnsi="Times New Roman" w:cs="Times New Roman"/>
          <w:sz w:val="24"/>
          <w:szCs w:val="24"/>
        </w:rPr>
        <w:t>.</w:t>
      </w:r>
      <w:bookmarkEnd w:id="0"/>
    </w:p>
    <w:sectPr w:rsidR="004A268E" w:rsidRPr="00B679C1" w:rsidSect="00B679C1">
      <w:headerReference w:type="even" r:id="rId20"/>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hinta Amalina Hazrati H" w:date="2020-04-19T07:41:00Z" w:initials="SAHH">
    <w:p w14:paraId="3907D7EF" w14:textId="25F03789" w:rsidR="00395399" w:rsidRDefault="00395399">
      <w:pPr>
        <w:pStyle w:val="CommentText"/>
      </w:pPr>
      <w:r>
        <w:rPr>
          <w:rStyle w:val="CommentReference"/>
        </w:rPr>
        <w:annotationRef/>
      </w:r>
      <w:r>
        <w:t>Belum mendeley</w:t>
      </w:r>
    </w:p>
  </w:comment>
  <w:comment w:id="7" w:author="Shinta Amalina Hazrati H" w:date="2020-04-19T07:43:00Z" w:initials="SAHH">
    <w:p w14:paraId="0B8F3E44" w14:textId="404A36CF" w:rsidR="00395399" w:rsidRDefault="00395399">
      <w:pPr>
        <w:pStyle w:val="CommentText"/>
      </w:pPr>
      <w:r>
        <w:rPr>
          <w:rStyle w:val="CommentReference"/>
        </w:rPr>
        <w:annotationRef/>
      </w:r>
      <w:r>
        <w:t xml:space="preserve">Ini </w:t>
      </w:r>
      <w:r>
        <w:t>sebutin jadi individual differences aj</w:t>
      </w:r>
    </w:p>
  </w:comment>
  <w:comment w:id="6" w:author="Shinta Amalina Hazrati H" w:date="2020-04-19T07:44:00Z" w:initials="SAHH">
    <w:p w14:paraId="2C1EFD78" w14:textId="77777777" w:rsidR="006E19FD" w:rsidRDefault="006E19FD">
      <w:pPr>
        <w:pStyle w:val="CommentText"/>
      </w:pPr>
      <w:r>
        <w:rPr>
          <w:rStyle w:val="CommentReference"/>
        </w:rPr>
        <w:annotationRef/>
      </w:r>
      <w:r>
        <w:t xml:space="preserve">Di </w:t>
      </w:r>
      <w:r>
        <w:t>akhir kalimat ini ditambahkanjudul penelitiannya:</w:t>
      </w:r>
    </w:p>
    <w:p w14:paraId="383C1D99" w14:textId="2085AB88" w:rsidR="006E19FD" w:rsidRDefault="006E19FD">
      <w:pPr>
        <w:pStyle w:val="CommentText"/>
      </w:pPr>
      <w:r>
        <w:t>Perbedaan Individu dan Literasi Keuangan sebagai factor penentu inklusi keuangan: Studi empiris di wilayah jabodetabek</w:t>
      </w:r>
    </w:p>
  </w:comment>
  <w:comment w:id="8" w:author="Shinta Amalina Hazrati H" w:date="2020-04-19T07:49:00Z" w:initials="SAHH">
    <w:p w14:paraId="43123C80" w14:textId="2B1D1435" w:rsidR="006E19FD" w:rsidRDefault="006E19FD">
      <w:pPr>
        <w:pStyle w:val="CommentText"/>
      </w:pPr>
      <w:r>
        <w:rPr>
          <w:rStyle w:val="CommentReference"/>
        </w:rPr>
        <w:annotationRef/>
      </w:r>
      <w:r>
        <w:t xml:space="preserve">Kasi </w:t>
      </w:r>
      <w:r>
        <w:t>singkatannya seperti di atas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07D7EF" w15:done="1"/>
  <w15:commentEx w15:paraId="0B8F3E44" w15:done="1"/>
  <w15:commentEx w15:paraId="383C1D99" w15:done="1"/>
  <w15:commentEx w15:paraId="43123C8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67F23" w16cex:dateUtc="2020-04-19T00:41:00Z"/>
  <w16cex:commentExtensible w16cex:durableId="22467F90" w16cex:dateUtc="2020-04-19T00:43:00Z"/>
  <w16cex:commentExtensible w16cex:durableId="22467FF2" w16cex:dateUtc="2020-04-19T00:44:00Z"/>
  <w16cex:commentExtensible w16cex:durableId="224680F1" w16cex:dateUtc="2020-04-19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07D7EF" w16cid:durableId="22467F23"/>
  <w16cid:commentId w16cid:paraId="0B8F3E44" w16cid:durableId="22467F90"/>
  <w16cid:commentId w16cid:paraId="383C1D99" w16cid:durableId="22467FF2"/>
  <w16cid:commentId w16cid:paraId="43123C80" w16cid:durableId="224680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5A220" w14:textId="77777777" w:rsidR="00723654" w:rsidRDefault="00723654" w:rsidP="00774E33">
      <w:pPr>
        <w:spacing w:after="0" w:line="240" w:lineRule="auto"/>
      </w:pPr>
      <w:r>
        <w:separator/>
      </w:r>
    </w:p>
  </w:endnote>
  <w:endnote w:type="continuationSeparator" w:id="0">
    <w:p w14:paraId="0CF22D49" w14:textId="77777777" w:rsidR="00723654" w:rsidRDefault="00723654"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0A2CB" w14:textId="77777777" w:rsidR="00723654" w:rsidRDefault="00723654" w:rsidP="00774E33">
      <w:pPr>
        <w:spacing w:after="0" w:line="240" w:lineRule="auto"/>
      </w:pPr>
      <w:r>
        <w:separator/>
      </w:r>
    </w:p>
  </w:footnote>
  <w:footnote w:type="continuationSeparator" w:id="0">
    <w:p w14:paraId="17B5CC36" w14:textId="77777777" w:rsidR="00723654" w:rsidRDefault="00723654"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54457"/>
    <w:rsid w:val="00054FBB"/>
    <w:rsid w:val="00084738"/>
    <w:rsid w:val="00085739"/>
    <w:rsid w:val="000B612E"/>
    <w:rsid w:val="000C11D1"/>
    <w:rsid w:val="0010337C"/>
    <w:rsid w:val="001073FF"/>
    <w:rsid w:val="00113FF5"/>
    <w:rsid w:val="00114C9D"/>
    <w:rsid w:val="00120261"/>
    <w:rsid w:val="00121CE7"/>
    <w:rsid w:val="00126CEC"/>
    <w:rsid w:val="001310F1"/>
    <w:rsid w:val="00132BFA"/>
    <w:rsid w:val="00164C1F"/>
    <w:rsid w:val="00174A18"/>
    <w:rsid w:val="00176596"/>
    <w:rsid w:val="001866C8"/>
    <w:rsid w:val="00194D45"/>
    <w:rsid w:val="001A09D7"/>
    <w:rsid w:val="001A4A6B"/>
    <w:rsid w:val="001C0EC0"/>
    <w:rsid w:val="001D4804"/>
    <w:rsid w:val="001D6870"/>
    <w:rsid w:val="00210C55"/>
    <w:rsid w:val="00227CB9"/>
    <w:rsid w:val="00252480"/>
    <w:rsid w:val="002530D7"/>
    <w:rsid w:val="00256545"/>
    <w:rsid w:val="0026078C"/>
    <w:rsid w:val="002608A3"/>
    <w:rsid w:val="00266E54"/>
    <w:rsid w:val="002913DC"/>
    <w:rsid w:val="002E3B0F"/>
    <w:rsid w:val="003016CA"/>
    <w:rsid w:val="00310686"/>
    <w:rsid w:val="003140D1"/>
    <w:rsid w:val="003340B2"/>
    <w:rsid w:val="00344838"/>
    <w:rsid w:val="00364421"/>
    <w:rsid w:val="00384075"/>
    <w:rsid w:val="00391EA9"/>
    <w:rsid w:val="00395399"/>
    <w:rsid w:val="003A1A1E"/>
    <w:rsid w:val="003C5D43"/>
    <w:rsid w:val="003E4E6C"/>
    <w:rsid w:val="003E5563"/>
    <w:rsid w:val="003F50B2"/>
    <w:rsid w:val="004260C4"/>
    <w:rsid w:val="00442175"/>
    <w:rsid w:val="00442E90"/>
    <w:rsid w:val="00455A42"/>
    <w:rsid w:val="00472D39"/>
    <w:rsid w:val="0047344D"/>
    <w:rsid w:val="00475E5E"/>
    <w:rsid w:val="00481896"/>
    <w:rsid w:val="00490AFA"/>
    <w:rsid w:val="004A24AE"/>
    <w:rsid w:val="004A268E"/>
    <w:rsid w:val="004C1C5E"/>
    <w:rsid w:val="004D4046"/>
    <w:rsid w:val="004D504F"/>
    <w:rsid w:val="004E191E"/>
    <w:rsid w:val="00525640"/>
    <w:rsid w:val="005403BE"/>
    <w:rsid w:val="00546E95"/>
    <w:rsid w:val="00551655"/>
    <w:rsid w:val="00552BC2"/>
    <w:rsid w:val="0056017E"/>
    <w:rsid w:val="0056441F"/>
    <w:rsid w:val="00572D19"/>
    <w:rsid w:val="00575DB5"/>
    <w:rsid w:val="005A01D3"/>
    <w:rsid w:val="005A4631"/>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E83"/>
    <w:rsid w:val="006D557B"/>
    <w:rsid w:val="006E19FD"/>
    <w:rsid w:val="006F3BC8"/>
    <w:rsid w:val="00723654"/>
    <w:rsid w:val="00737B7A"/>
    <w:rsid w:val="00754E78"/>
    <w:rsid w:val="0077477B"/>
    <w:rsid w:val="00774E33"/>
    <w:rsid w:val="00780533"/>
    <w:rsid w:val="00791F16"/>
    <w:rsid w:val="007A5EC7"/>
    <w:rsid w:val="007B13AB"/>
    <w:rsid w:val="007B3794"/>
    <w:rsid w:val="007D42CC"/>
    <w:rsid w:val="007D4559"/>
    <w:rsid w:val="007E0458"/>
    <w:rsid w:val="00803DE4"/>
    <w:rsid w:val="00806967"/>
    <w:rsid w:val="00806F8A"/>
    <w:rsid w:val="00816772"/>
    <w:rsid w:val="008168E7"/>
    <w:rsid w:val="00817B76"/>
    <w:rsid w:val="008226B3"/>
    <w:rsid w:val="0084357C"/>
    <w:rsid w:val="00854772"/>
    <w:rsid w:val="008557F1"/>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55510"/>
    <w:rsid w:val="00970320"/>
    <w:rsid w:val="009A0044"/>
    <w:rsid w:val="009B2327"/>
    <w:rsid w:val="009B5CC5"/>
    <w:rsid w:val="009C00FD"/>
    <w:rsid w:val="009C1AE2"/>
    <w:rsid w:val="009C218C"/>
    <w:rsid w:val="009C71F3"/>
    <w:rsid w:val="009D1623"/>
    <w:rsid w:val="009E2E1E"/>
    <w:rsid w:val="00A13AAD"/>
    <w:rsid w:val="00A2173E"/>
    <w:rsid w:val="00A21CD3"/>
    <w:rsid w:val="00A22EAB"/>
    <w:rsid w:val="00A61381"/>
    <w:rsid w:val="00A90278"/>
    <w:rsid w:val="00AA54CD"/>
    <w:rsid w:val="00AA6DDF"/>
    <w:rsid w:val="00AA79A3"/>
    <w:rsid w:val="00AB6B09"/>
    <w:rsid w:val="00AE1421"/>
    <w:rsid w:val="00AE59CA"/>
    <w:rsid w:val="00AF3DDD"/>
    <w:rsid w:val="00AF7B67"/>
    <w:rsid w:val="00B00832"/>
    <w:rsid w:val="00B04EB2"/>
    <w:rsid w:val="00B1505A"/>
    <w:rsid w:val="00B26D70"/>
    <w:rsid w:val="00B56F59"/>
    <w:rsid w:val="00B679C1"/>
    <w:rsid w:val="00B717BD"/>
    <w:rsid w:val="00B7639D"/>
    <w:rsid w:val="00B92674"/>
    <w:rsid w:val="00BA3856"/>
    <w:rsid w:val="00BD3AEC"/>
    <w:rsid w:val="00BE5141"/>
    <w:rsid w:val="00BE6624"/>
    <w:rsid w:val="00BE6FAA"/>
    <w:rsid w:val="00BF5923"/>
    <w:rsid w:val="00BF6C89"/>
    <w:rsid w:val="00BF7410"/>
    <w:rsid w:val="00C04C1C"/>
    <w:rsid w:val="00C078EE"/>
    <w:rsid w:val="00C130BE"/>
    <w:rsid w:val="00C162CD"/>
    <w:rsid w:val="00C1790C"/>
    <w:rsid w:val="00C25790"/>
    <w:rsid w:val="00C44BB4"/>
    <w:rsid w:val="00C52A07"/>
    <w:rsid w:val="00C55BE7"/>
    <w:rsid w:val="00C763D9"/>
    <w:rsid w:val="00CB7FF4"/>
    <w:rsid w:val="00CC243C"/>
    <w:rsid w:val="00CC7B1C"/>
    <w:rsid w:val="00CD0457"/>
    <w:rsid w:val="00CD28A1"/>
    <w:rsid w:val="00CD6555"/>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4.xml><?xml version="1.0" encoding="utf-8"?>
<ds:datastoreItem xmlns:ds="http://schemas.openxmlformats.org/officeDocument/2006/customXml" ds:itemID="{6C0384DA-4F5D-4874-86CB-255E0909F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11</Pages>
  <Words>6415</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 Permata Sari</cp:lastModifiedBy>
  <cp:revision>23</cp:revision>
  <dcterms:created xsi:type="dcterms:W3CDTF">2020-04-19T00:51:00Z</dcterms:created>
  <dcterms:modified xsi:type="dcterms:W3CDTF">2020-04-22T19:13:00Z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