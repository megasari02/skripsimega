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4A268E" w:rsidRDefault="00C1790C" w:rsidP="004A268E">
      <w:pPr>
        <w:pStyle w:val="Heading1"/>
        <w:spacing w:before="0"/>
        <w:rPr>
          <w:rFonts w:cs="Times New Roman"/>
          <w:szCs w:val="24"/>
        </w:rPr>
      </w:pPr>
    </w:p>
    <w:p w14:paraId="35F725C9" w14:textId="1C13CD2B" w:rsidR="00AF7B67" w:rsidRPr="004A268E" w:rsidRDefault="001310F1" w:rsidP="004A268E">
      <w:pPr>
        <w:spacing w:after="0" w:line="360" w:lineRule="auto"/>
        <w:jc w:val="center"/>
        <w:rPr>
          <w:rFonts w:ascii="Times New Roman" w:hAnsi="Times New Roman" w:cs="Times New Roman"/>
          <w:b/>
          <w:bCs/>
          <w:sz w:val="24"/>
          <w:szCs w:val="24"/>
        </w:rPr>
      </w:pPr>
      <w:r w:rsidRPr="004A268E">
        <w:rPr>
          <w:rFonts w:ascii="Times New Roman" w:hAnsi="Times New Roman" w:cs="Times New Roman"/>
          <w:b/>
          <w:bCs/>
          <w:sz w:val="24"/>
          <w:szCs w:val="24"/>
        </w:rPr>
        <w:t>PENDAHULUAN</w:t>
      </w:r>
    </w:p>
    <w:p w14:paraId="00827DB9" w14:textId="77777777" w:rsidR="0026078C" w:rsidRPr="004A268E" w:rsidRDefault="009A0044" w:rsidP="004A268E">
      <w:pPr>
        <w:pStyle w:val="Heading2"/>
        <w:spacing w:before="0"/>
        <w:jc w:val="both"/>
        <w:rPr>
          <w:rFonts w:cs="Times New Roman"/>
          <w:szCs w:val="24"/>
        </w:rPr>
      </w:pPr>
      <w:proofErr w:type="spellStart"/>
      <w:r w:rsidRPr="004A268E">
        <w:rPr>
          <w:rFonts w:cs="Times New Roman"/>
          <w:szCs w:val="24"/>
        </w:rPr>
        <w:t>Latar</w:t>
      </w:r>
      <w:proofErr w:type="spellEnd"/>
      <w:r w:rsidRPr="004A268E">
        <w:rPr>
          <w:rFonts w:cs="Times New Roman"/>
          <w:szCs w:val="24"/>
        </w:rPr>
        <w:t xml:space="preserve"> </w:t>
      </w:r>
      <w:proofErr w:type="spellStart"/>
      <w:r w:rsidRPr="004A268E">
        <w:rPr>
          <w:rFonts w:cs="Times New Roman"/>
          <w:szCs w:val="24"/>
        </w:rPr>
        <w:t>Belakang</w:t>
      </w:r>
      <w:proofErr w:type="spellEnd"/>
    </w:p>
    <w:p w14:paraId="43911BE1" w14:textId="4B2216EB" w:rsidR="00344838" w:rsidRPr="004A268E" w:rsidRDefault="00EE02BC"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atau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penyediaan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layanan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biaya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terjangkau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kurang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beruntung</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berpenghasilan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rendah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saat</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dianggap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salah </w:t>
      </w:r>
      <w:proofErr w:type="spellStart"/>
      <w:r w:rsidRPr="004A268E">
        <w:rPr>
          <w:rFonts w:ascii="Times New Roman" w:hAnsi="Times New Roman" w:cs="Times New Roman"/>
          <w:sz w:val="24"/>
          <w:szCs w:val="24"/>
        </w:rPr>
        <w:t>satu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pendukung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utama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pembangunan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00754E78" w:rsidRPr="004A268E">
        <w:rPr>
          <w:rFonts w:ascii="Times New Roman" w:hAnsi="Times New Roman" w:cs="Times New Roman"/>
          <w:sz w:val="24"/>
          <w:szCs w:val="24"/>
        </w:rPr>
        <w:t xml:space="preserve"> </w:t>
      </w:r>
      <w:r w:rsidR="00754E78" w:rsidRPr="004A268E">
        <w:rPr>
          <w:rFonts w:ascii="Times New Roman" w:hAnsi="Times New Roman" w:cs="Times New Roman"/>
          <w:sz w:val="24"/>
          <w:szCs w:val="24"/>
        </w:rPr>
        <w:fldChar w:fldCharType="begin" w:fldLock="1"/>
      </w:r>
      <w:r w:rsidR="008168E7" w:rsidRPr="004A268E">
        <w:rPr>
          <w:rFonts w:ascii="Times New Roman" w:hAnsi="Times New Roman" w:cs="Times New Roman"/>
          <w:sz w:val="24"/>
          <w:szCs w:val="24"/>
        </w:rPr>
        <w:instrText>ADDIN CSL_CITATION {"citationItems":[{"id":"ITEM-1","itemData":{"author":[{"dropping-particle":"","family":"World Bank","given":"","non-dropping-particle":"","parse-names":false,"suffix":""}],"id":"ITEM-1","issued":{"date-parts":[["2018"]]},"title":"No Title","type":"article-journal"},"uris":["http://www.mendeley.com/documents/?uuid=4b20208d-bc63-4b8c-bdf5-73d81402fb38"]}],"mendeley":{"formattedCitation":"(World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4A268E">
        <w:rPr>
          <w:rFonts w:ascii="Times New Roman" w:hAnsi="Times New Roman" w:cs="Times New Roman"/>
          <w:sz w:val="24"/>
          <w:szCs w:val="24"/>
        </w:rPr>
        <w:fldChar w:fldCharType="separate"/>
      </w:r>
      <w:r w:rsidR="00754E78" w:rsidRPr="004A268E">
        <w:rPr>
          <w:rFonts w:ascii="Times New Roman" w:hAnsi="Times New Roman" w:cs="Times New Roman"/>
          <w:noProof/>
          <w:sz w:val="24"/>
          <w:szCs w:val="24"/>
        </w:rPr>
        <w:t>(World Bank, 2018)</w:t>
      </w:r>
      <w:r w:rsidR="00754E78" w:rsidRPr="004A268E">
        <w:rPr>
          <w:rFonts w:ascii="Times New Roman" w:hAnsi="Times New Roman" w:cs="Times New Roman"/>
          <w:sz w:val="24"/>
          <w:szCs w:val="24"/>
        </w:rPr>
        <w:fldChar w:fldCharType="end"/>
      </w:r>
      <w:r w:rsidR="00A90278" w:rsidRPr="004A268E">
        <w:rPr>
          <w:rFonts w:ascii="Times New Roman" w:hAnsi="Times New Roman" w:cs="Times New Roman"/>
          <w:sz w:val="24"/>
          <w:szCs w:val="24"/>
        </w:rPr>
        <w:t xml:space="preserve">. </w:t>
      </w:r>
      <w:commentRangeStart w:id="0"/>
      <w:proofErr w:type="spellStart"/>
      <w:r w:rsidR="0026078C" w:rsidRPr="004A268E">
        <w:rPr>
          <w:rFonts w:ascii="Times New Roman" w:hAnsi="Times New Roman" w:cs="Times New Roman"/>
          <w:sz w:val="24"/>
          <w:szCs w:val="24"/>
        </w:rPr>
        <w:t>Ekonomi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merupakan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semua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hal</w:t>
      </w:r>
      <w:proofErr w:type="spellEnd"/>
      <w:r w:rsidR="0026078C" w:rsidRPr="004A268E">
        <w:rPr>
          <w:rFonts w:ascii="Times New Roman" w:hAnsi="Times New Roman" w:cs="Times New Roman"/>
          <w:sz w:val="24"/>
          <w:szCs w:val="24"/>
        </w:rPr>
        <w:t xml:space="preserve"> yang </w:t>
      </w:r>
      <w:proofErr w:type="spellStart"/>
      <w:r w:rsidR="0026078C" w:rsidRPr="004A268E">
        <w:rPr>
          <w:rFonts w:ascii="Times New Roman" w:hAnsi="Times New Roman" w:cs="Times New Roman"/>
          <w:sz w:val="24"/>
          <w:szCs w:val="24"/>
        </w:rPr>
        <w:t>menyangkut</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kegiatan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manusia</w:t>
      </w:r>
      <w:proofErr w:type="spellEnd"/>
      <w:r w:rsidR="0026078C" w:rsidRPr="004A268E">
        <w:rPr>
          <w:rFonts w:ascii="Times New Roman" w:hAnsi="Times New Roman" w:cs="Times New Roman"/>
          <w:sz w:val="24"/>
          <w:szCs w:val="24"/>
        </w:rPr>
        <w:t xml:space="preserve"> </w:t>
      </w:r>
      <w:r w:rsidR="00054457" w:rsidRPr="004A268E">
        <w:rPr>
          <w:rFonts w:ascii="Times New Roman" w:hAnsi="Times New Roman" w:cs="Times New Roman"/>
          <w:sz w:val="24"/>
          <w:szCs w:val="24"/>
        </w:rPr>
        <w:t xml:space="preserve">dan </w:t>
      </w:r>
      <w:proofErr w:type="spellStart"/>
      <w:r w:rsidR="0026078C" w:rsidRPr="004A268E">
        <w:rPr>
          <w:rFonts w:ascii="Times New Roman" w:hAnsi="Times New Roman" w:cs="Times New Roman"/>
          <w:sz w:val="24"/>
          <w:szCs w:val="24"/>
        </w:rPr>
        <w:t>melibatkan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banyak</w:t>
      </w:r>
      <w:proofErr w:type="spellEnd"/>
      <w:r w:rsidR="0026078C" w:rsidRPr="004A268E">
        <w:rPr>
          <w:rFonts w:ascii="Times New Roman" w:hAnsi="Times New Roman" w:cs="Times New Roman"/>
          <w:sz w:val="24"/>
          <w:szCs w:val="24"/>
        </w:rPr>
        <w:t xml:space="preserve"> orang </w:t>
      </w:r>
      <w:proofErr w:type="spellStart"/>
      <w:r w:rsidR="0026078C" w:rsidRPr="004A268E">
        <w:rPr>
          <w:rFonts w:ascii="Times New Roman" w:hAnsi="Times New Roman" w:cs="Times New Roman"/>
          <w:sz w:val="24"/>
          <w:szCs w:val="24"/>
        </w:rPr>
        <w:t>guna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untuk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memenuhi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kebutuhannya</w:t>
      </w:r>
      <w:proofErr w:type="spellEnd"/>
      <w:r w:rsidR="0026078C" w:rsidRPr="004A268E">
        <w:rPr>
          <w:rFonts w:ascii="Times New Roman" w:hAnsi="Times New Roman" w:cs="Times New Roman"/>
          <w:sz w:val="24"/>
          <w:szCs w:val="24"/>
        </w:rPr>
        <w:t>.</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w:t>
      </w:r>
      <w:r w:rsidR="0026078C" w:rsidRPr="004A268E">
        <w:rPr>
          <w:rFonts w:ascii="Times New Roman" w:hAnsi="Times New Roman" w:cs="Times New Roman"/>
          <w:sz w:val="24"/>
          <w:szCs w:val="24"/>
        </w:rPr>
        <w:t>alam</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perkembangannya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perekonomian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mengalami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transformasi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modernisasi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bahkan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inovasi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dalam</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pengaplikasian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penerapannya</w:t>
      </w:r>
      <w:proofErr w:type="spellEnd"/>
      <w:r w:rsidR="0026078C" w:rsidRPr="004A268E">
        <w:rPr>
          <w:rFonts w:ascii="Times New Roman" w:hAnsi="Times New Roman" w:cs="Times New Roman"/>
          <w:sz w:val="24"/>
          <w:szCs w:val="24"/>
        </w:rPr>
        <w:t xml:space="preserve">. </w:t>
      </w:r>
      <w:commentRangeEnd w:id="0"/>
      <w:r w:rsidR="00054457" w:rsidRPr="004A268E">
        <w:rPr>
          <w:rStyle w:val="CommentReference"/>
          <w:rFonts w:ascii="Times New Roman" w:hAnsi="Times New Roman" w:cs="Times New Roman"/>
          <w:sz w:val="24"/>
          <w:szCs w:val="24"/>
        </w:rPr>
        <w:commentReference w:id="0"/>
      </w:r>
      <w:proofErr w:type="spellStart"/>
      <w:r w:rsidR="00481896" w:rsidRPr="004A268E">
        <w:rPr>
          <w:rFonts w:ascii="Times New Roman" w:hAnsi="Times New Roman" w:cs="Times New Roman"/>
          <w:sz w:val="24"/>
          <w:szCs w:val="24"/>
        </w:rPr>
        <w:t>Dengan</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adanya</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perkembangan</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teknologi</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ekonomi</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mulai</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mengalami</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transformasi</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ke</w:t>
      </w:r>
      <w:proofErr w:type="spellEnd"/>
      <w:r w:rsidR="00481896" w:rsidRPr="004A268E">
        <w:rPr>
          <w:rFonts w:ascii="Times New Roman" w:hAnsi="Times New Roman" w:cs="Times New Roman"/>
          <w:sz w:val="24"/>
          <w:szCs w:val="24"/>
        </w:rPr>
        <w:t xml:space="preserve"> </w:t>
      </w:r>
      <w:proofErr w:type="spellStart"/>
      <w:r w:rsidR="00481896" w:rsidRPr="004A268E">
        <w:rPr>
          <w:rFonts w:ascii="Times New Roman" w:hAnsi="Times New Roman" w:cs="Times New Roman"/>
          <w:sz w:val="24"/>
          <w:szCs w:val="24"/>
        </w:rPr>
        <w:t>ekonomi</w:t>
      </w:r>
      <w:proofErr w:type="spellEnd"/>
      <w:r w:rsidR="00481896" w:rsidRPr="004A268E">
        <w:rPr>
          <w:rFonts w:ascii="Times New Roman" w:hAnsi="Times New Roman" w:cs="Times New Roman"/>
          <w:sz w:val="24"/>
          <w:szCs w:val="24"/>
        </w:rPr>
        <w:t xml:space="preserve"> digital. </w:t>
      </w:r>
    </w:p>
    <w:p w14:paraId="1B36152E" w14:textId="3CE54FBD" w:rsidR="0026078C" w:rsidRPr="004A268E" w:rsidRDefault="0026078C"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Setiap</w:t>
      </w:r>
      <w:proofErr w:type="spellEnd"/>
      <w:r w:rsidRPr="004A268E">
        <w:rPr>
          <w:rFonts w:ascii="Times New Roman" w:hAnsi="Times New Roman" w:cs="Times New Roman"/>
          <w:sz w:val="24"/>
          <w:szCs w:val="24"/>
        </w:rPr>
        <w:t xml:space="preserve"> negara </w:t>
      </w:r>
      <w:proofErr w:type="spellStart"/>
      <w:r w:rsidRPr="004A268E">
        <w:rPr>
          <w:rFonts w:ascii="Times New Roman" w:hAnsi="Times New Roman" w:cs="Times New Roman"/>
          <w:sz w:val="24"/>
          <w:szCs w:val="24"/>
        </w:rPr>
        <w:t>senantiasa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mengharapkan</w:t>
      </w:r>
      <w:proofErr w:type="spellEnd"/>
      <w:r w:rsidRPr="004A268E">
        <w:rPr>
          <w:rFonts w:ascii="Times New Roman" w:hAnsi="Times New Roman" w:cs="Times New Roman"/>
          <w:sz w:val="24"/>
          <w:szCs w:val="24"/>
        </w:rPr>
        <w:t xml:space="preserve"> agar </w:t>
      </w:r>
      <w:proofErr w:type="spellStart"/>
      <w:r w:rsidRPr="004A268E">
        <w:rPr>
          <w:rFonts w:ascii="Times New Roman" w:hAnsi="Times New Roman" w:cs="Times New Roman"/>
          <w:sz w:val="24"/>
          <w:szCs w:val="24"/>
        </w:rPr>
        <w:t>perekonomian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dicapai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mengalami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peningkatan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terus-menerus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Peningkatan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perekonomian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tersebut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memupuk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investasi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serta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kemampuan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teknik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produksi</w:t>
      </w:r>
      <w:proofErr w:type="spellEnd"/>
      <w:r w:rsidRPr="004A268E">
        <w:rPr>
          <w:rFonts w:ascii="Times New Roman" w:hAnsi="Times New Roman" w:cs="Times New Roman"/>
          <w:sz w:val="24"/>
          <w:szCs w:val="24"/>
        </w:rPr>
        <w:t xml:space="preserve"> agar </w:t>
      </w:r>
      <w:proofErr w:type="spellStart"/>
      <w:r w:rsidRPr="004A268E">
        <w:rPr>
          <w:rFonts w:ascii="Times New Roman" w:hAnsi="Times New Roman" w:cs="Times New Roman"/>
          <w:sz w:val="24"/>
          <w:szCs w:val="24"/>
        </w:rPr>
        <w:t>hasil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terus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w:t>
      </w:r>
      <w:proofErr w:type="spellEnd"/>
      <w:r w:rsidRPr="004A268E">
        <w:rPr>
          <w:rFonts w:ascii="Times New Roman" w:hAnsi="Times New Roman" w:cs="Times New Roman"/>
          <w:sz w:val="24"/>
          <w:szCs w:val="24"/>
        </w:rPr>
        <w:t xml:space="preserve">. Jika </w:t>
      </w:r>
      <w:proofErr w:type="spellStart"/>
      <w:r w:rsidRPr="004A268E">
        <w:rPr>
          <w:rFonts w:ascii="Times New Roman" w:hAnsi="Times New Roman" w:cs="Times New Roman"/>
          <w:sz w:val="24"/>
          <w:szCs w:val="24"/>
        </w:rPr>
        <w:t>hasil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perekonomian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mengalami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pertumbuhan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serta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memberikan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kesejahteraan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lebih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baik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penduduk</w:t>
      </w:r>
      <w:proofErr w:type="spellEnd"/>
      <w:r w:rsidRPr="004A268E">
        <w:rPr>
          <w:rFonts w:ascii="Times New Roman" w:hAnsi="Times New Roman" w:cs="Times New Roman"/>
          <w:sz w:val="24"/>
          <w:szCs w:val="24"/>
        </w:rPr>
        <w:t xml:space="preserve"> negara </w:t>
      </w:r>
      <w:proofErr w:type="spellStart"/>
      <w:r w:rsidRPr="004A268E">
        <w:rPr>
          <w:rFonts w:ascii="Times New Roman" w:hAnsi="Times New Roman" w:cs="Times New Roman"/>
          <w:sz w:val="24"/>
          <w:szCs w:val="24"/>
        </w:rPr>
        <w:t>tersebut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Pertumbuhan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dilihat</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diukur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Domestik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Bruto</w:t>
      </w:r>
      <w:proofErr w:type="spellEnd"/>
      <w:r w:rsidR="003E4E6C" w:rsidRPr="004A268E">
        <w:rPr>
          <w:rFonts w:ascii="Times New Roman" w:hAnsi="Times New Roman" w:cs="Times New Roman"/>
          <w:sz w:val="24"/>
          <w:szCs w:val="24"/>
        </w:rPr>
        <w:t xml:space="preserve"> (PDB)</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harga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konstan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tahunnya</w:t>
      </w:r>
      <w:proofErr w:type="spellEnd"/>
      <w:r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Semua</w:t>
      </w:r>
      <w:proofErr w:type="spellEnd"/>
      <w:r w:rsidR="003E4E6C" w:rsidRPr="004A268E">
        <w:rPr>
          <w:rFonts w:ascii="Times New Roman" w:hAnsi="Times New Roman" w:cs="Times New Roman"/>
          <w:sz w:val="24"/>
          <w:szCs w:val="24"/>
        </w:rPr>
        <w:t xml:space="preserve"> negara </w:t>
      </w:r>
      <w:proofErr w:type="spellStart"/>
      <w:r w:rsidR="003E4E6C" w:rsidRPr="004A268E">
        <w:rPr>
          <w:rFonts w:ascii="Times New Roman" w:hAnsi="Times New Roman" w:cs="Times New Roman"/>
          <w:sz w:val="24"/>
          <w:szCs w:val="24"/>
        </w:rPr>
        <w:t>berusaha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meningkatkan</w:t>
      </w:r>
      <w:proofErr w:type="spellEnd"/>
      <w:r w:rsidR="003E4E6C" w:rsidRPr="004A268E">
        <w:rPr>
          <w:rFonts w:ascii="Times New Roman" w:hAnsi="Times New Roman" w:cs="Times New Roman"/>
          <w:sz w:val="24"/>
          <w:szCs w:val="24"/>
        </w:rPr>
        <w:t xml:space="preserve"> PDB </w:t>
      </w:r>
      <w:proofErr w:type="spellStart"/>
      <w:r w:rsidR="003E4E6C" w:rsidRPr="004A268E">
        <w:rPr>
          <w:rFonts w:ascii="Times New Roman" w:hAnsi="Times New Roman" w:cs="Times New Roman"/>
          <w:sz w:val="24"/>
          <w:szCs w:val="24"/>
        </w:rPr>
        <w:t>mereka</w:t>
      </w:r>
      <w:proofErr w:type="spellEnd"/>
      <w:r w:rsidR="003E4E6C" w:rsidRPr="004A268E">
        <w:rPr>
          <w:rFonts w:ascii="Times New Roman" w:hAnsi="Times New Roman" w:cs="Times New Roman"/>
          <w:sz w:val="24"/>
          <w:szCs w:val="24"/>
        </w:rPr>
        <w:t xml:space="preserve"> per </w:t>
      </w:r>
      <w:proofErr w:type="spellStart"/>
      <w:r w:rsidR="003E4E6C" w:rsidRPr="004A268E">
        <w:rPr>
          <w:rFonts w:ascii="Times New Roman" w:hAnsi="Times New Roman" w:cs="Times New Roman"/>
          <w:sz w:val="24"/>
          <w:szCs w:val="24"/>
        </w:rPr>
        <w:t>kapita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untuk</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berkontribusi</w:t>
      </w:r>
      <w:proofErr w:type="spellEnd"/>
      <w:r w:rsidR="003E4E6C" w:rsidRPr="004A268E">
        <w:rPr>
          <w:rFonts w:ascii="Times New Roman" w:hAnsi="Times New Roman" w:cs="Times New Roman"/>
          <w:sz w:val="24"/>
          <w:szCs w:val="24"/>
        </w:rPr>
        <w:t xml:space="preserve"> pada </w:t>
      </w:r>
      <w:proofErr w:type="spellStart"/>
      <w:r w:rsidR="003E4E6C" w:rsidRPr="004A268E">
        <w:rPr>
          <w:rFonts w:ascii="Times New Roman" w:hAnsi="Times New Roman" w:cs="Times New Roman"/>
          <w:sz w:val="24"/>
          <w:szCs w:val="24"/>
        </w:rPr>
        <w:t>kesejahteraan</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populasi</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mereka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serta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memperkuat</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posisi</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bangsa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mereka</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dalam</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hubungan</w:t>
      </w:r>
      <w:proofErr w:type="spellEnd"/>
      <w:r w:rsidR="003E4E6C" w:rsidRPr="004A268E">
        <w:rPr>
          <w:rFonts w:ascii="Times New Roman" w:hAnsi="Times New Roman" w:cs="Times New Roman"/>
          <w:sz w:val="24"/>
          <w:szCs w:val="24"/>
        </w:rPr>
        <w:t xml:space="preserve"> </w:t>
      </w:r>
      <w:proofErr w:type="spellStart"/>
      <w:r w:rsidR="003E4E6C" w:rsidRPr="004A268E">
        <w:rPr>
          <w:rFonts w:ascii="Times New Roman" w:hAnsi="Times New Roman" w:cs="Times New Roman"/>
          <w:sz w:val="24"/>
          <w:szCs w:val="24"/>
        </w:rPr>
        <w:t>internasional</w:t>
      </w:r>
      <w:proofErr w:type="spellEnd"/>
      <w:r w:rsidR="003E4E6C" w:rsidRPr="004A268E">
        <w:rPr>
          <w:rFonts w:ascii="Times New Roman" w:hAnsi="Times New Roman" w:cs="Times New Roman"/>
          <w:sz w:val="24"/>
          <w:szCs w:val="24"/>
        </w:rPr>
        <w:t xml:space="preserve"> </w:t>
      </w:r>
      <w:r w:rsidR="003E4E6C" w:rsidRPr="004A268E">
        <w:rPr>
          <w:rFonts w:ascii="Times New Roman" w:hAnsi="Times New Roman" w:cs="Times New Roman"/>
          <w:sz w:val="24"/>
          <w:szCs w:val="24"/>
        </w:rPr>
        <w:fldChar w:fldCharType="begin" w:fldLock="1"/>
      </w:r>
      <w:r w:rsidR="00754E78" w:rsidRPr="004A268E">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4A268E">
        <w:rPr>
          <w:rFonts w:ascii="Times New Roman" w:hAnsi="Times New Roman" w:cs="Times New Roman"/>
          <w:sz w:val="24"/>
          <w:szCs w:val="24"/>
        </w:rPr>
        <w:fldChar w:fldCharType="separate"/>
      </w:r>
      <w:r w:rsidR="003E4E6C" w:rsidRPr="004A268E">
        <w:rPr>
          <w:rFonts w:ascii="Times New Roman" w:hAnsi="Times New Roman" w:cs="Times New Roman"/>
          <w:noProof/>
          <w:sz w:val="24"/>
          <w:szCs w:val="24"/>
        </w:rPr>
        <w:t>(Tümer &amp; Akkuş, 2018)</w:t>
      </w:r>
      <w:r w:rsidR="003E4E6C" w:rsidRPr="004A268E">
        <w:rPr>
          <w:rFonts w:ascii="Times New Roman" w:hAnsi="Times New Roman" w:cs="Times New Roman"/>
          <w:sz w:val="24"/>
          <w:szCs w:val="24"/>
        </w:rPr>
        <w:fldChar w:fldCharType="end"/>
      </w:r>
      <w:r w:rsidR="003E4E6C" w:rsidRPr="004A268E">
        <w:rPr>
          <w:rFonts w:ascii="Times New Roman" w:hAnsi="Times New Roman" w:cs="Times New Roman"/>
          <w:sz w:val="24"/>
          <w:szCs w:val="24"/>
        </w:rPr>
        <w:t>.</w:t>
      </w:r>
    </w:p>
    <w:p w14:paraId="365AD8DA" w14:textId="04DD1F21" w:rsidR="005D3707" w:rsidRPr="004A268E" w:rsidRDefault="0026078C" w:rsidP="004A268E">
      <w:pPr>
        <w:spacing w:after="0" w:line="360" w:lineRule="auto"/>
        <w:jc w:val="both"/>
        <w:rPr>
          <w:rFonts w:ascii="Times New Roman" w:hAnsi="Times New Roman" w:cs="Times New Roman"/>
          <w:b/>
          <w:bCs/>
          <w:sz w:val="24"/>
          <w:szCs w:val="24"/>
        </w:rPr>
      </w:pPr>
      <w:r w:rsidRPr="004A268E">
        <w:rPr>
          <w:rFonts w:ascii="Times New Roman" w:hAnsi="Times New Roman" w:cs="Times New Roman"/>
          <w:noProof/>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4A268E" w:rsidRDefault="00806967" w:rsidP="004A268E">
      <w:pPr>
        <w:pStyle w:val="Caption"/>
        <w:spacing w:after="0" w:line="360" w:lineRule="auto"/>
        <w:jc w:val="center"/>
        <w:rPr>
          <w:rFonts w:ascii="Times New Roman" w:hAnsi="Times New Roman" w:cs="Times New Roman"/>
          <w:i w:val="0"/>
          <w:iCs w:val="0"/>
          <w:color w:val="auto"/>
          <w:sz w:val="24"/>
          <w:szCs w:val="24"/>
        </w:rPr>
      </w:pPr>
      <w:r w:rsidRPr="004A268E">
        <w:rPr>
          <w:rFonts w:ascii="Times New Roman" w:hAnsi="Times New Roman" w:cs="Times New Roman"/>
          <w:i w:val="0"/>
          <w:iCs w:val="0"/>
          <w:color w:val="auto"/>
          <w:sz w:val="24"/>
          <w:szCs w:val="24"/>
        </w:rPr>
        <w:t xml:space="preserve">Gambar </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STYLEREF 1 \s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1</w:t>
      </w:r>
      <w:r w:rsidR="00791F16" w:rsidRPr="004A268E">
        <w:rPr>
          <w:rFonts w:ascii="Times New Roman" w:hAnsi="Times New Roman" w:cs="Times New Roman"/>
          <w:i w:val="0"/>
          <w:iCs w:val="0"/>
          <w:color w:val="auto"/>
          <w:sz w:val="24"/>
          <w:szCs w:val="24"/>
        </w:rPr>
        <w:fldChar w:fldCharType="end"/>
      </w:r>
      <w:r w:rsidR="00791F16" w:rsidRPr="004A268E">
        <w:rPr>
          <w:rFonts w:ascii="Times New Roman" w:hAnsi="Times New Roman" w:cs="Times New Roman"/>
          <w:i w:val="0"/>
          <w:iCs w:val="0"/>
          <w:color w:val="auto"/>
          <w:sz w:val="24"/>
          <w:szCs w:val="24"/>
        </w:rPr>
        <w:t>.</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SEQ Gambar \* ARABIC \s 1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1</w:t>
      </w:r>
      <w:r w:rsidR="00791F16"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Pertumbuhan</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Ekonomi</w:t>
      </w:r>
      <w:proofErr w:type="spellEnd"/>
      <w:r w:rsidRPr="004A268E">
        <w:rPr>
          <w:rFonts w:ascii="Times New Roman" w:hAnsi="Times New Roman" w:cs="Times New Roman"/>
          <w:i w:val="0"/>
          <w:iCs w:val="0"/>
          <w:color w:val="auto"/>
          <w:sz w:val="24"/>
          <w:szCs w:val="24"/>
        </w:rPr>
        <w:t xml:space="preserve"> di Indonesia</w:t>
      </w:r>
    </w:p>
    <w:p w14:paraId="309FD595" w14:textId="164BAB9D" w:rsidR="0026078C" w:rsidRPr="004A268E" w:rsidRDefault="0026078C"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r w:rsidR="00E7437B" w:rsidRPr="004A268E">
        <w:rPr>
          <w:rFonts w:ascii="Times New Roman" w:hAnsi="Times New Roman" w:cs="Times New Roman"/>
          <w:sz w:val="24"/>
          <w:szCs w:val="24"/>
        </w:rPr>
        <w:fldChar w:fldCharType="begin" w:fldLock="1"/>
      </w:r>
      <w:r w:rsidR="00E7437B" w:rsidRPr="004A268E">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4A268E">
        <w:rPr>
          <w:rFonts w:ascii="Times New Roman" w:hAnsi="Times New Roman" w:cs="Times New Roman"/>
          <w:sz w:val="24"/>
          <w:szCs w:val="24"/>
        </w:rPr>
        <w:fldChar w:fldCharType="separate"/>
      </w:r>
      <w:r w:rsidR="00E7437B" w:rsidRPr="004A268E">
        <w:rPr>
          <w:rFonts w:ascii="Times New Roman" w:hAnsi="Times New Roman" w:cs="Times New Roman"/>
          <w:noProof/>
          <w:sz w:val="24"/>
          <w:szCs w:val="24"/>
        </w:rPr>
        <w:t>Badan Pusat Statistik (2020)</w:t>
      </w:r>
      <w:r w:rsidR="00E7437B" w:rsidRPr="004A268E">
        <w:rPr>
          <w:rFonts w:ascii="Times New Roman" w:hAnsi="Times New Roman" w:cs="Times New Roman"/>
          <w:sz w:val="24"/>
          <w:szCs w:val="24"/>
        </w:rPr>
        <w:fldChar w:fldCharType="end"/>
      </w:r>
    </w:p>
    <w:p w14:paraId="0E6B093D" w14:textId="728F361E" w:rsidR="00806967" w:rsidRPr="004A268E" w:rsidRDefault="0026078C"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Menurut</w:t>
      </w:r>
      <w:proofErr w:type="spellEnd"/>
      <w:r w:rsidRPr="004A268E">
        <w:rPr>
          <w:rFonts w:ascii="Times New Roman" w:hAnsi="Times New Roman" w:cs="Times New Roman"/>
          <w:sz w:val="24"/>
          <w:szCs w:val="24"/>
        </w:rPr>
        <w:t xml:space="preserve"> </w:t>
      </w:r>
      <w:r w:rsidR="00E7437B" w:rsidRPr="004A268E">
        <w:rPr>
          <w:rFonts w:ascii="Times New Roman" w:hAnsi="Times New Roman" w:cs="Times New Roman"/>
          <w:sz w:val="24"/>
          <w:szCs w:val="24"/>
        </w:rPr>
        <w:fldChar w:fldCharType="begin" w:fldLock="1"/>
      </w:r>
      <w:r w:rsidR="00194D45" w:rsidRPr="004A268E">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4A268E">
        <w:rPr>
          <w:rFonts w:ascii="Times New Roman" w:hAnsi="Times New Roman" w:cs="Times New Roman"/>
          <w:sz w:val="24"/>
          <w:szCs w:val="24"/>
        </w:rPr>
        <w:fldChar w:fldCharType="separate"/>
      </w:r>
      <w:r w:rsidR="00E7437B" w:rsidRPr="004A268E">
        <w:rPr>
          <w:rFonts w:ascii="Times New Roman" w:hAnsi="Times New Roman" w:cs="Times New Roman"/>
          <w:iCs/>
          <w:noProof/>
          <w:sz w:val="24"/>
          <w:szCs w:val="24"/>
        </w:rPr>
        <w:t>Badan Pusat Statistik</w:t>
      </w:r>
      <w:r w:rsidR="00E7437B" w:rsidRPr="004A268E">
        <w:rPr>
          <w:rFonts w:ascii="Times New Roman" w:hAnsi="Times New Roman" w:cs="Times New Roman"/>
          <w:noProof/>
          <w:sz w:val="24"/>
          <w:szCs w:val="24"/>
        </w:rPr>
        <w:t xml:space="preserve"> (2020)</w:t>
      </w:r>
      <w:r w:rsidR="00E7437B" w:rsidRPr="004A268E">
        <w:rPr>
          <w:rFonts w:ascii="Times New Roman" w:hAnsi="Times New Roman" w:cs="Times New Roman"/>
          <w:sz w:val="24"/>
          <w:szCs w:val="24"/>
        </w:rPr>
        <w:fldChar w:fldCharType="end"/>
      </w:r>
      <w:r w:rsidR="00E7437B"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di Indonesia pada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2019 </w:t>
      </w:r>
      <w:proofErr w:type="spellStart"/>
      <w:r w:rsidRPr="004A268E">
        <w:rPr>
          <w:rFonts w:ascii="Times New Roman" w:hAnsi="Times New Roman" w:cs="Times New Roman"/>
          <w:sz w:val="24"/>
          <w:szCs w:val="24"/>
        </w:rPr>
        <w:t>tumbuh</w:t>
      </w:r>
      <w:proofErr w:type="spellEnd"/>
      <w:r w:rsidRPr="004A268E">
        <w:rPr>
          <w:rFonts w:ascii="Times New Roman" w:hAnsi="Times New Roman" w:cs="Times New Roman"/>
          <w:sz w:val="24"/>
          <w:szCs w:val="24"/>
        </w:rPr>
        <w:t xml:space="preserve"> 5,02 </w:t>
      </w:r>
      <w:proofErr w:type="spellStart"/>
      <w:r w:rsidRPr="004A268E">
        <w:rPr>
          <w:rFonts w:ascii="Times New Roman" w:hAnsi="Times New Roman" w:cs="Times New Roman"/>
          <w:sz w:val="24"/>
          <w:szCs w:val="24"/>
        </w:rPr>
        <w:t>persen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lebih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rendah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dibandingkan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2018 yang </w:t>
      </w:r>
      <w:proofErr w:type="spellStart"/>
      <w:r w:rsidRPr="004A268E">
        <w:rPr>
          <w:rFonts w:ascii="Times New Roman" w:hAnsi="Times New Roman" w:cs="Times New Roman"/>
          <w:sz w:val="24"/>
          <w:szCs w:val="24"/>
        </w:rPr>
        <w:t>tumbuh</w:t>
      </w:r>
      <w:proofErr w:type="spellEnd"/>
      <w:r w:rsidRPr="004A268E">
        <w:rPr>
          <w:rFonts w:ascii="Times New Roman" w:hAnsi="Times New Roman" w:cs="Times New Roman"/>
          <w:sz w:val="24"/>
          <w:szCs w:val="24"/>
        </w:rPr>
        <w:t xml:space="preserve"> 5,17 </w:t>
      </w:r>
      <w:proofErr w:type="spellStart"/>
      <w:r w:rsidRPr="004A268E">
        <w:rPr>
          <w:rFonts w:ascii="Times New Roman" w:hAnsi="Times New Roman" w:cs="Times New Roman"/>
          <w:sz w:val="24"/>
          <w:szCs w:val="24"/>
        </w:rPr>
        <w:t>persen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Meskipun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demikian</w:t>
      </w:r>
      <w:proofErr w:type="spellEnd"/>
      <w:r w:rsidRPr="004A268E">
        <w:rPr>
          <w:rFonts w:ascii="Times New Roman" w:hAnsi="Times New Roman" w:cs="Times New Roman"/>
          <w:sz w:val="24"/>
          <w:szCs w:val="24"/>
        </w:rPr>
        <w:t xml:space="preserve"> Indonesia </w:t>
      </w:r>
      <w:proofErr w:type="spellStart"/>
      <w:r w:rsidRPr="004A268E">
        <w:rPr>
          <w:rFonts w:ascii="Times New Roman" w:hAnsi="Times New Roman" w:cs="Times New Roman"/>
          <w:sz w:val="24"/>
          <w:szCs w:val="24"/>
        </w:rPr>
        <w:t>masih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dianggap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bertumbuh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baik</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bersaing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negara lain. </w:t>
      </w:r>
      <w:commentRangeStart w:id="1"/>
      <w:proofErr w:type="spellStart"/>
      <w:r w:rsidRPr="004A268E">
        <w:rPr>
          <w:rFonts w:ascii="Times New Roman" w:hAnsi="Times New Roman" w:cs="Times New Roman"/>
          <w:sz w:val="24"/>
          <w:szCs w:val="24"/>
        </w:rPr>
        <w:t>Peningkatan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kegiatan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perekonomian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harus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lastRenderedPageBreak/>
        <w:t>didukung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aspek</w:t>
      </w:r>
      <w:proofErr w:type="spellEnd"/>
      <w:r w:rsidRPr="004A268E">
        <w:rPr>
          <w:rFonts w:ascii="Times New Roman" w:hAnsi="Times New Roman" w:cs="Times New Roman"/>
          <w:sz w:val="24"/>
          <w:szCs w:val="24"/>
        </w:rPr>
        <w:t xml:space="preserve">, salah </w:t>
      </w:r>
      <w:proofErr w:type="spellStart"/>
      <w:r w:rsidRPr="004A268E">
        <w:rPr>
          <w:rFonts w:ascii="Times New Roman" w:hAnsi="Times New Roman" w:cs="Times New Roman"/>
          <w:sz w:val="24"/>
          <w:szCs w:val="24"/>
        </w:rPr>
        <w:t>satunya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yaitu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sisi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pendanaan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guna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kuantitas</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kualitas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dihasilkan</w:t>
      </w:r>
      <w:proofErr w:type="spellEnd"/>
      <w:r w:rsidR="009C1AE2" w:rsidRPr="004A268E">
        <w:rPr>
          <w:rFonts w:ascii="Times New Roman" w:hAnsi="Times New Roman" w:cs="Times New Roman"/>
          <w:sz w:val="24"/>
          <w:szCs w:val="24"/>
        </w:rPr>
        <w:t xml:space="preserve"> </w:t>
      </w:r>
      <w:r w:rsidR="009C1AE2" w:rsidRPr="004A268E">
        <w:rPr>
          <w:rFonts w:ascii="Times New Roman" w:hAnsi="Times New Roman" w:cs="Times New Roman"/>
          <w:sz w:val="24"/>
          <w:szCs w:val="24"/>
        </w:rPr>
        <w:fldChar w:fldCharType="begin" w:fldLock="1"/>
      </w:r>
      <w:r w:rsidR="009C1AE2" w:rsidRPr="004A268E">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Indonesia","given":"","non-dropping-particle":"","parse-names":false,"suffix":""}],"id":"ITEM-1","issued":{"date-parts":[["2018"]]},"title":"No Title","type":"book"},"uris":["http://www.mendeley.com/documents/?uuid=585d37c1-faf4-4d5b-b6bb-34b1b1d040a8"]}],"mendeley":{"formattedCitation":"(Bank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4A268E">
        <w:rPr>
          <w:rFonts w:ascii="Times New Roman" w:hAnsi="Times New Roman" w:cs="Times New Roman"/>
          <w:sz w:val="24"/>
          <w:szCs w:val="24"/>
        </w:rPr>
        <w:fldChar w:fldCharType="separate"/>
      </w:r>
      <w:r w:rsidR="009C1AE2" w:rsidRPr="004A268E">
        <w:rPr>
          <w:rFonts w:ascii="Times New Roman" w:hAnsi="Times New Roman" w:cs="Times New Roman"/>
          <w:noProof/>
          <w:sz w:val="24"/>
          <w:szCs w:val="24"/>
        </w:rPr>
        <w:t>(Bank Indonesia, 2018)</w:t>
      </w:r>
      <w:r w:rsidR="009C1AE2" w:rsidRPr="004A268E">
        <w:rPr>
          <w:rFonts w:ascii="Times New Roman" w:hAnsi="Times New Roman" w:cs="Times New Roman"/>
          <w:sz w:val="24"/>
          <w:szCs w:val="24"/>
        </w:rPr>
        <w:fldChar w:fldCharType="end"/>
      </w:r>
      <w:r w:rsidR="009C1AE2" w:rsidRPr="004A268E">
        <w:rPr>
          <w:rFonts w:ascii="Times New Roman" w:hAnsi="Times New Roman" w:cs="Times New Roman"/>
          <w:sz w:val="24"/>
          <w:szCs w:val="24"/>
        </w:rPr>
        <w:t xml:space="preserve">. </w:t>
      </w:r>
      <w:r w:rsidRPr="004A268E">
        <w:rPr>
          <w:rFonts w:ascii="Times New Roman" w:hAnsi="Times New Roman" w:cs="Times New Roman"/>
          <w:sz w:val="24"/>
          <w:szCs w:val="24"/>
        </w:rPr>
        <w:t xml:space="preserve">Salah </w:t>
      </w:r>
      <w:proofErr w:type="spellStart"/>
      <w:r w:rsidRPr="004A268E">
        <w:rPr>
          <w:rFonts w:ascii="Times New Roman" w:hAnsi="Times New Roman" w:cs="Times New Roman"/>
          <w:sz w:val="24"/>
          <w:szCs w:val="24"/>
        </w:rPr>
        <w:t>satu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pendanaan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dikenal</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dimanfaatkan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menunjang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perekonomian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yaitu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adanya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sektor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w:t>
      </w:r>
      <w:commentRangeEnd w:id="1"/>
      <w:r w:rsidR="0056441F" w:rsidRPr="004A268E">
        <w:rPr>
          <w:rStyle w:val="CommentReference"/>
          <w:rFonts w:ascii="Times New Roman" w:hAnsi="Times New Roman" w:cs="Times New Roman"/>
          <w:sz w:val="24"/>
          <w:szCs w:val="24"/>
        </w:rPr>
        <w:commentReference w:id="1"/>
      </w:r>
    </w:p>
    <w:p w14:paraId="505F3F42" w14:textId="4BA830F5" w:rsidR="0026078C" w:rsidRPr="004A268E" w:rsidRDefault="0067415A"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P</w:t>
      </w:r>
      <w:commentRangeStart w:id="2"/>
      <w:r w:rsidR="0026078C" w:rsidRPr="004A268E">
        <w:rPr>
          <w:rFonts w:ascii="Times New Roman" w:hAnsi="Times New Roman" w:cs="Times New Roman"/>
          <w:sz w:val="24"/>
          <w:szCs w:val="24"/>
        </w:rPr>
        <w:t>erbankan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adalah</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segala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sesuatu</w:t>
      </w:r>
      <w:proofErr w:type="spellEnd"/>
      <w:r w:rsidR="0026078C" w:rsidRPr="004A268E">
        <w:rPr>
          <w:rFonts w:ascii="Times New Roman" w:hAnsi="Times New Roman" w:cs="Times New Roman"/>
          <w:sz w:val="24"/>
          <w:szCs w:val="24"/>
        </w:rPr>
        <w:t xml:space="preserve"> yang </w:t>
      </w:r>
      <w:proofErr w:type="spellStart"/>
      <w:r w:rsidR="0026078C" w:rsidRPr="004A268E">
        <w:rPr>
          <w:rFonts w:ascii="Times New Roman" w:hAnsi="Times New Roman" w:cs="Times New Roman"/>
          <w:sz w:val="24"/>
          <w:szCs w:val="24"/>
        </w:rPr>
        <w:t>berkaitan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dengan</w:t>
      </w:r>
      <w:proofErr w:type="spellEnd"/>
      <w:r w:rsidR="0026078C" w:rsidRPr="004A268E">
        <w:rPr>
          <w:rFonts w:ascii="Times New Roman" w:hAnsi="Times New Roman" w:cs="Times New Roman"/>
          <w:sz w:val="24"/>
          <w:szCs w:val="24"/>
        </w:rPr>
        <w:t xml:space="preserve"> bank, </w:t>
      </w:r>
      <w:proofErr w:type="spellStart"/>
      <w:r w:rsidR="0026078C" w:rsidRPr="004A268E">
        <w:rPr>
          <w:rFonts w:ascii="Times New Roman" w:hAnsi="Times New Roman" w:cs="Times New Roman"/>
          <w:sz w:val="24"/>
          <w:szCs w:val="24"/>
        </w:rPr>
        <w:t>mencakup</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kelembagaan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kegiatan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usaha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serta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cara</w:t>
      </w:r>
      <w:proofErr w:type="spellEnd"/>
      <w:r w:rsidR="0026078C" w:rsidRPr="004A268E">
        <w:rPr>
          <w:rFonts w:ascii="Times New Roman" w:hAnsi="Times New Roman" w:cs="Times New Roman"/>
          <w:sz w:val="24"/>
          <w:szCs w:val="24"/>
        </w:rPr>
        <w:t xml:space="preserve"> dan proses </w:t>
      </w:r>
      <w:proofErr w:type="spellStart"/>
      <w:r w:rsidR="0026078C" w:rsidRPr="004A268E">
        <w:rPr>
          <w:rFonts w:ascii="Times New Roman" w:hAnsi="Times New Roman" w:cs="Times New Roman"/>
          <w:sz w:val="24"/>
          <w:szCs w:val="24"/>
        </w:rPr>
        <w:t>dalam</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melaksanakan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kegiatan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usahanya</w:t>
      </w:r>
      <w:proofErr w:type="spellEnd"/>
      <w:r w:rsidR="002530D7" w:rsidRPr="004A268E">
        <w:rPr>
          <w:rFonts w:ascii="Times New Roman" w:hAnsi="Times New Roman" w:cs="Times New Roman"/>
          <w:sz w:val="24"/>
          <w:szCs w:val="24"/>
        </w:rPr>
        <w:t xml:space="preserve"> </w:t>
      </w:r>
      <w:r w:rsidR="002530D7" w:rsidRPr="004A268E">
        <w:rPr>
          <w:rFonts w:ascii="Times New Roman" w:hAnsi="Times New Roman" w:cs="Times New Roman"/>
          <w:sz w:val="24"/>
          <w:szCs w:val="24"/>
        </w:rPr>
        <w:fldChar w:fldCharType="begin" w:fldLock="1"/>
      </w:r>
      <w:r w:rsidR="002530D7" w:rsidRPr="004A268E">
        <w:rPr>
          <w:rFonts w:ascii="Times New Roman" w:hAnsi="Times New Roman" w:cs="Times New Roman"/>
          <w:sz w:val="24"/>
          <w:szCs w:val="24"/>
        </w:rPr>
        <w:instrText>ADDIN CSL_CITATION {"citationItems":[{"id":"ITEM-1","itemData":{"DOI":"10.15625/1813-9663/1/1/6666","ISSN":"1813-9663","abstract":"-","author":[{"dropping-particle":"","family":"-","given":"-","non-dropping-particle":"","parse-names":false,"suffix":""}],"container-title":"Journal of Computer Science and Cybernetics","id":"ITEM-1","issue":"1","issued":{"date-parts":[["2015"]]},"title":"Cover 1","type":"article-journal","volume":"1"},"uris":["http://www.mendeley.com/documents/?uuid=7c28e6f5-eb80-43af-88e8-9608f12bc1a2"]}],"mendeley":{"formattedCitation":"(-, 2015)","manualFormatting":"(OJK, 2018)","plainTextFormattedCitation":"(-, 2015)","previouslyFormattedCitation":"(-, 2015)"},"properties":{"noteIndex":0},"schema":"https://github.com/citation-style-language/schema/raw/master/csl-citation.json"}</w:instrText>
      </w:r>
      <w:r w:rsidR="002530D7" w:rsidRPr="004A268E">
        <w:rPr>
          <w:rFonts w:ascii="Times New Roman" w:hAnsi="Times New Roman" w:cs="Times New Roman"/>
          <w:sz w:val="24"/>
          <w:szCs w:val="24"/>
        </w:rPr>
        <w:fldChar w:fldCharType="separate"/>
      </w:r>
      <w:r w:rsidR="002530D7" w:rsidRPr="004A268E">
        <w:rPr>
          <w:rFonts w:ascii="Times New Roman" w:hAnsi="Times New Roman" w:cs="Times New Roman"/>
          <w:noProof/>
          <w:sz w:val="24"/>
          <w:szCs w:val="24"/>
        </w:rPr>
        <w:t>(OJK, 2018)</w:t>
      </w:r>
      <w:r w:rsidR="002530D7" w:rsidRPr="004A268E">
        <w:rPr>
          <w:rFonts w:ascii="Times New Roman" w:hAnsi="Times New Roman" w:cs="Times New Roman"/>
          <w:sz w:val="24"/>
          <w:szCs w:val="24"/>
        </w:rPr>
        <w:fldChar w:fldCharType="end"/>
      </w:r>
      <w:r w:rsidR="0026078C" w:rsidRPr="004A268E">
        <w:rPr>
          <w:rFonts w:ascii="Times New Roman" w:hAnsi="Times New Roman" w:cs="Times New Roman"/>
          <w:sz w:val="24"/>
          <w:szCs w:val="24"/>
        </w:rPr>
        <w:t xml:space="preserve">. </w:t>
      </w:r>
      <w:r w:rsidRPr="004A268E">
        <w:rPr>
          <w:rFonts w:ascii="Times New Roman" w:hAnsi="Times New Roman" w:cs="Times New Roman"/>
          <w:sz w:val="24"/>
          <w:szCs w:val="24"/>
        </w:rPr>
        <w:t xml:space="preserve">Di </w:t>
      </w:r>
      <w:proofErr w:type="spellStart"/>
      <w:r w:rsidRPr="004A268E">
        <w:rPr>
          <w:rFonts w:ascii="Times New Roman" w:hAnsi="Times New Roman" w:cs="Times New Roman"/>
          <w:sz w:val="24"/>
          <w:szCs w:val="24"/>
        </w:rPr>
        <w:t>seluruh</w:t>
      </w:r>
      <w:proofErr w:type="spellEnd"/>
      <w:r w:rsidRPr="004A268E">
        <w:rPr>
          <w:rFonts w:ascii="Times New Roman" w:hAnsi="Times New Roman" w:cs="Times New Roman"/>
          <w:sz w:val="24"/>
          <w:szCs w:val="24"/>
        </w:rPr>
        <w:t xml:space="preserve"> negara </w:t>
      </w:r>
      <w:proofErr w:type="spellStart"/>
      <w:r w:rsidRPr="004A268E">
        <w:rPr>
          <w:rFonts w:ascii="Times New Roman" w:hAnsi="Times New Roman" w:cs="Times New Roman"/>
          <w:sz w:val="24"/>
          <w:szCs w:val="24"/>
        </w:rPr>
        <w:t>p</w:t>
      </w:r>
      <w:r w:rsidR="0026078C" w:rsidRPr="004A268E">
        <w:rPr>
          <w:rFonts w:ascii="Times New Roman" w:hAnsi="Times New Roman" w:cs="Times New Roman"/>
          <w:sz w:val="24"/>
          <w:szCs w:val="24"/>
        </w:rPr>
        <w:t>erbankan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merupakan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urat</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nadi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perekonomian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banyak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roda-roda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perekonomian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terutama</w:t>
      </w:r>
      <w:proofErr w:type="spellEnd"/>
      <w:r w:rsidR="0026078C" w:rsidRPr="004A268E">
        <w:rPr>
          <w:rFonts w:ascii="Times New Roman" w:hAnsi="Times New Roman" w:cs="Times New Roman"/>
          <w:sz w:val="24"/>
          <w:szCs w:val="24"/>
        </w:rPr>
        <w:t xml:space="preserve"> di </w:t>
      </w:r>
      <w:proofErr w:type="spellStart"/>
      <w:r w:rsidR="0026078C" w:rsidRPr="004A268E">
        <w:rPr>
          <w:rFonts w:ascii="Times New Roman" w:hAnsi="Times New Roman" w:cs="Times New Roman"/>
          <w:sz w:val="24"/>
          <w:szCs w:val="24"/>
        </w:rPr>
        <w:t>gerakkan</w:t>
      </w:r>
      <w:proofErr w:type="spellEnd"/>
      <w:r w:rsidR="0026078C" w:rsidRPr="004A268E">
        <w:rPr>
          <w:rFonts w:ascii="Times New Roman" w:hAnsi="Times New Roman" w:cs="Times New Roman"/>
          <w:sz w:val="24"/>
          <w:szCs w:val="24"/>
        </w:rPr>
        <w:t xml:space="preserve"> oleh </w:t>
      </w:r>
      <w:proofErr w:type="spellStart"/>
      <w:r w:rsidR="0026078C" w:rsidRPr="004A268E">
        <w:rPr>
          <w:rFonts w:ascii="Times New Roman" w:hAnsi="Times New Roman" w:cs="Times New Roman"/>
          <w:sz w:val="24"/>
          <w:szCs w:val="24"/>
        </w:rPr>
        <w:t>perbankan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baik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secara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langsung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maupun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tidak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langsung</w:t>
      </w:r>
      <w:proofErr w:type="spellEnd"/>
      <w:r w:rsidR="0026078C" w:rsidRPr="004A268E">
        <w:rPr>
          <w:rFonts w:ascii="Times New Roman" w:hAnsi="Times New Roman" w:cs="Times New Roman"/>
          <w:sz w:val="24"/>
          <w:szCs w:val="24"/>
        </w:rPr>
        <w:t xml:space="preserve">. </w:t>
      </w:r>
      <w:r w:rsidR="00085739" w:rsidRPr="004A268E">
        <w:rPr>
          <w:rFonts w:ascii="Times New Roman" w:hAnsi="Times New Roman" w:cs="Times New Roman"/>
          <w:sz w:val="24"/>
          <w:szCs w:val="24"/>
        </w:rPr>
        <w:t>D</w:t>
      </w:r>
      <w:r w:rsidR="0026078C" w:rsidRPr="004A268E">
        <w:rPr>
          <w:rFonts w:ascii="Times New Roman" w:hAnsi="Times New Roman" w:cs="Times New Roman"/>
          <w:sz w:val="24"/>
          <w:szCs w:val="24"/>
        </w:rPr>
        <w:t xml:space="preserve">i Indonesia </w:t>
      </w:r>
      <w:proofErr w:type="spellStart"/>
      <w:r w:rsidR="00085739" w:rsidRPr="004A268E">
        <w:rPr>
          <w:rFonts w:ascii="Times New Roman" w:hAnsi="Times New Roman" w:cs="Times New Roman"/>
          <w:sz w:val="24"/>
          <w:szCs w:val="24"/>
        </w:rPr>
        <w:t>perbankan</w:t>
      </w:r>
      <w:proofErr w:type="spellEnd"/>
      <w:r w:rsidR="00085739" w:rsidRPr="004A268E">
        <w:rPr>
          <w:rFonts w:ascii="Times New Roman" w:hAnsi="Times New Roman" w:cs="Times New Roman"/>
          <w:sz w:val="24"/>
          <w:szCs w:val="24"/>
        </w:rPr>
        <w:t xml:space="preserve"> </w:t>
      </w:r>
      <w:proofErr w:type="spellStart"/>
      <w:r w:rsidR="00085739" w:rsidRPr="004A268E">
        <w:rPr>
          <w:rFonts w:ascii="Times New Roman" w:hAnsi="Times New Roman" w:cs="Times New Roman"/>
          <w:sz w:val="24"/>
          <w:szCs w:val="24"/>
        </w:rPr>
        <w:t>sendiri</w:t>
      </w:r>
      <w:proofErr w:type="spellEnd"/>
      <w:r w:rsidR="00085739"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memegang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peranan</w:t>
      </w:r>
      <w:proofErr w:type="spellEnd"/>
      <w:r w:rsidR="0026078C" w:rsidRPr="004A268E">
        <w:rPr>
          <w:rFonts w:ascii="Times New Roman" w:hAnsi="Times New Roman" w:cs="Times New Roman"/>
          <w:sz w:val="24"/>
          <w:szCs w:val="24"/>
        </w:rPr>
        <w:t xml:space="preserve"> yang </w:t>
      </w:r>
      <w:proofErr w:type="spellStart"/>
      <w:r w:rsidR="0026078C" w:rsidRPr="004A268E">
        <w:rPr>
          <w:rFonts w:ascii="Times New Roman" w:hAnsi="Times New Roman" w:cs="Times New Roman"/>
          <w:sz w:val="24"/>
          <w:szCs w:val="24"/>
        </w:rPr>
        <w:t>teramat</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penting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terlebih</w:t>
      </w:r>
      <w:proofErr w:type="spellEnd"/>
      <w:r w:rsidR="0026078C" w:rsidRPr="004A268E">
        <w:rPr>
          <w:rFonts w:ascii="Times New Roman" w:hAnsi="Times New Roman" w:cs="Times New Roman"/>
          <w:sz w:val="24"/>
          <w:szCs w:val="24"/>
        </w:rPr>
        <w:t xml:space="preserve"> negara Indonesia </w:t>
      </w:r>
      <w:proofErr w:type="spellStart"/>
      <w:r w:rsidR="0026078C" w:rsidRPr="004A268E">
        <w:rPr>
          <w:rFonts w:ascii="Times New Roman" w:hAnsi="Times New Roman" w:cs="Times New Roman"/>
          <w:sz w:val="24"/>
          <w:szCs w:val="24"/>
        </w:rPr>
        <w:t>termasuk</w:t>
      </w:r>
      <w:proofErr w:type="spellEnd"/>
      <w:r w:rsidR="0026078C" w:rsidRPr="004A268E">
        <w:rPr>
          <w:rFonts w:ascii="Times New Roman" w:hAnsi="Times New Roman" w:cs="Times New Roman"/>
          <w:sz w:val="24"/>
          <w:szCs w:val="24"/>
        </w:rPr>
        <w:t xml:space="preserve"> negara yang </w:t>
      </w:r>
      <w:proofErr w:type="spellStart"/>
      <w:r w:rsidR="0026078C" w:rsidRPr="004A268E">
        <w:rPr>
          <w:rFonts w:ascii="Times New Roman" w:hAnsi="Times New Roman" w:cs="Times New Roman"/>
          <w:sz w:val="24"/>
          <w:szCs w:val="24"/>
        </w:rPr>
        <w:t>sedang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membangun</w:t>
      </w:r>
      <w:proofErr w:type="spellEnd"/>
      <w:r w:rsidR="0026078C" w:rsidRPr="004A268E">
        <w:rPr>
          <w:rFonts w:ascii="Times New Roman" w:hAnsi="Times New Roman" w:cs="Times New Roman"/>
          <w:sz w:val="24"/>
          <w:szCs w:val="24"/>
        </w:rPr>
        <w:t xml:space="preserve"> di </w:t>
      </w:r>
      <w:proofErr w:type="spellStart"/>
      <w:r w:rsidR="0026078C" w:rsidRPr="004A268E">
        <w:rPr>
          <w:rFonts w:ascii="Times New Roman" w:hAnsi="Times New Roman" w:cs="Times New Roman"/>
          <w:sz w:val="24"/>
          <w:szCs w:val="24"/>
        </w:rPr>
        <w:t>segala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sektor</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Perkembangan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perbankan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saat</w:t>
      </w:r>
      <w:proofErr w:type="spellEnd"/>
      <w:r w:rsidR="0026078C" w:rsidRPr="004A268E">
        <w:rPr>
          <w:rFonts w:ascii="Times New Roman" w:hAnsi="Times New Roman" w:cs="Times New Roman"/>
          <w:sz w:val="24"/>
          <w:szCs w:val="24"/>
        </w:rPr>
        <w:t xml:space="preserve"> ini </w:t>
      </w:r>
      <w:proofErr w:type="spellStart"/>
      <w:r w:rsidR="0026078C" w:rsidRPr="004A268E">
        <w:rPr>
          <w:rFonts w:ascii="Times New Roman" w:hAnsi="Times New Roman" w:cs="Times New Roman"/>
          <w:sz w:val="24"/>
          <w:szCs w:val="24"/>
        </w:rPr>
        <w:t>sudah</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semakin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luas</w:t>
      </w:r>
      <w:proofErr w:type="spellEnd"/>
      <w:r w:rsidR="0026078C" w:rsidRPr="004A268E">
        <w:rPr>
          <w:rFonts w:ascii="Times New Roman" w:hAnsi="Times New Roman" w:cs="Times New Roman"/>
          <w:sz w:val="24"/>
          <w:szCs w:val="24"/>
        </w:rPr>
        <w:t xml:space="preserve"> dan </w:t>
      </w:r>
      <w:proofErr w:type="spellStart"/>
      <w:r w:rsidR="0026078C" w:rsidRPr="004A268E">
        <w:rPr>
          <w:rFonts w:ascii="Times New Roman" w:hAnsi="Times New Roman" w:cs="Times New Roman"/>
          <w:sz w:val="24"/>
          <w:szCs w:val="24"/>
        </w:rPr>
        <w:t>tidak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asing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lagi</w:t>
      </w:r>
      <w:proofErr w:type="spellEnd"/>
      <w:r w:rsidR="0026078C" w:rsidRPr="004A268E">
        <w:rPr>
          <w:rFonts w:ascii="Times New Roman" w:hAnsi="Times New Roman" w:cs="Times New Roman"/>
          <w:sz w:val="24"/>
          <w:szCs w:val="24"/>
        </w:rPr>
        <w:t xml:space="preserve"> di </w:t>
      </w:r>
      <w:proofErr w:type="spellStart"/>
      <w:r w:rsidR="0026078C" w:rsidRPr="004A268E">
        <w:rPr>
          <w:rFonts w:ascii="Times New Roman" w:hAnsi="Times New Roman" w:cs="Times New Roman"/>
          <w:sz w:val="24"/>
          <w:szCs w:val="24"/>
        </w:rPr>
        <w:t>seluruh</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lapisan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masyarakat</w:t>
      </w:r>
      <w:proofErr w:type="spellEnd"/>
      <w:r w:rsidR="0026078C" w:rsidRPr="004A268E">
        <w:rPr>
          <w:rFonts w:ascii="Times New Roman" w:hAnsi="Times New Roman" w:cs="Times New Roman"/>
          <w:sz w:val="24"/>
          <w:szCs w:val="24"/>
        </w:rPr>
        <w:t xml:space="preserve">. </w:t>
      </w:r>
      <w:proofErr w:type="spellStart"/>
      <w:r w:rsidR="00085739" w:rsidRPr="004A268E">
        <w:rPr>
          <w:rFonts w:ascii="Times New Roman" w:hAnsi="Times New Roman" w:cs="Times New Roman"/>
          <w:sz w:val="24"/>
          <w:szCs w:val="24"/>
        </w:rPr>
        <w:t>Perkembangan</w:t>
      </w:r>
      <w:proofErr w:type="spellEnd"/>
      <w:r w:rsidR="00085739" w:rsidRPr="004A268E">
        <w:rPr>
          <w:rFonts w:ascii="Times New Roman" w:hAnsi="Times New Roman" w:cs="Times New Roman"/>
          <w:sz w:val="24"/>
          <w:szCs w:val="24"/>
        </w:rPr>
        <w:t xml:space="preserve"> </w:t>
      </w:r>
      <w:proofErr w:type="spellStart"/>
      <w:r w:rsidR="00085739" w:rsidRPr="004A268E">
        <w:rPr>
          <w:rFonts w:ascii="Times New Roman" w:hAnsi="Times New Roman" w:cs="Times New Roman"/>
          <w:sz w:val="24"/>
          <w:szCs w:val="24"/>
        </w:rPr>
        <w:t>perbankan</w:t>
      </w:r>
      <w:proofErr w:type="spellEnd"/>
      <w:r w:rsidR="00085739" w:rsidRPr="004A268E">
        <w:rPr>
          <w:rFonts w:ascii="Times New Roman" w:hAnsi="Times New Roman" w:cs="Times New Roman"/>
          <w:sz w:val="24"/>
          <w:szCs w:val="24"/>
        </w:rPr>
        <w:t xml:space="preserve"> </w:t>
      </w:r>
      <w:proofErr w:type="spellStart"/>
      <w:r w:rsidR="00085739" w:rsidRPr="004A268E">
        <w:rPr>
          <w:rFonts w:ascii="Times New Roman" w:hAnsi="Times New Roman" w:cs="Times New Roman"/>
          <w:sz w:val="24"/>
          <w:szCs w:val="24"/>
        </w:rPr>
        <w:t>mempengaruhi</w:t>
      </w:r>
      <w:proofErr w:type="spellEnd"/>
      <w:r w:rsidR="00085739"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seluruh</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produk</w:t>
      </w:r>
      <w:proofErr w:type="spellEnd"/>
      <w:r w:rsidR="0026078C" w:rsidRPr="004A268E">
        <w:rPr>
          <w:rFonts w:ascii="Times New Roman" w:hAnsi="Times New Roman" w:cs="Times New Roman"/>
          <w:sz w:val="24"/>
          <w:szCs w:val="24"/>
        </w:rPr>
        <w:t xml:space="preserve"> dan </w:t>
      </w:r>
      <w:proofErr w:type="spellStart"/>
      <w:r w:rsidR="0026078C" w:rsidRPr="004A268E">
        <w:rPr>
          <w:rFonts w:ascii="Times New Roman" w:hAnsi="Times New Roman" w:cs="Times New Roman"/>
          <w:sz w:val="24"/>
          <w:szCs w:val="24"/>
        </w:rPr>
        <w:t>jasa</w:t>
      </w:r>
      <w:proofErr w:type="spellEnd"/>
      <w:r w:rsidR="0026078C" w:rsidRPr="004A268E">
        <w:rPr>
          <w:rFonts w:ascii="Times New Roman" w:hAnsi="Times New Roman" w:cs="Times New Roman"/>
          <w:sz w:val="24"/>
          <w:szCs w:val="24"/>
        </w:rPr>
        <w:t xml:space="preserve"> bank </w:t>
      </w:r>
      <w:proofErr w:type="spellStart"/>
      <w:r w:rsidR="0026078C" w:rsidRPr="004A268E">
        <w:rPr>
          <w:rFonts w:ascii="Times New Roman" w:hAnsi="Times New Roman" w:cs="Times New Roman"/>
          <w:sz w:val="24"/>
          <w:szCs w:val="24"/>
        </w:rPr>
        <w:t>ke</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setiap</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lapisan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masyarakat</w:t>
      </w:r>
      <w:proofErr w:type="spellEnd"/>
      <w:r w:rsidR="0026078C" w:rsidRPr="004A268E">
        <w:rPr>
          <w:rFonts w:ascii="Times New Roman" w:hAnsi="Times New Roman" w:cs="Times New Roman"/>
          <w:sz w:val="24"/>
          <w:szCs w:val="24"/>
        </w:rPr>
        <w:t xml:space="preserve"> di Indonesia. </w:t>
      </w:r>
      <w:proofErr w:type="spellStart"/>
      <w:r w:rsidR="0026078C" w:rsidRPr="004A268E">
        <w:rPr>
          <w:rFonts w:ascii="Times New Roman" w:hAnsi="Times New Roman" w:cs="Times New Roman"/>
          <w:sz w:val="24"/>
          <w:szCs w:val="24"/>
        </w:rPr>
        <w:t>Setiap</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harinya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kita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menggunakan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produk-produk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perbankan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untuk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melakukan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transaksi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mulai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dari</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mengirim</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uang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menabung</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bahkan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untuk</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membayar</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biaya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kebutuhan</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hidup</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kita</w:t>
      </w:r>
      <w:proofErr w:type="spellEnd"/>
      <w:r w:rsidR="0026078C" w:rsidRPr="004A268E">
        <w:rPr>
          <w:rFonts w:ascii="Times New Roman" w:hAnsi="Times New Roman" w:cs="Times New Roman"/>
          <w:sz w:val="24"/>
          <w:szCs w:val="24"/>
        </w:rPr>
        <w:t xml:space="preserve"> </w:t>
      </w:r>
      <w:proofErr w:type="spellStart"/>
      <w:r w:rsidR="0026078C" w:rsidRPr="004A268E">
        <w:rPr>
          <w:rFonts w:ascii="Times New Roman" w:hAnsi="Times New Roman" w:cs="Times New Roman"/>
          <w:sz w:val="24"/>
          <w:szCs w:val="24"/>
        </w:rPr>
        <w:t>sehari-hari</w:t>
      </w:r>
      <w:proofErr w:type="spellEnd"/>
      <w:r w:rsidR="0026078C" w:rsidRPr="004A268E">
        <w:rPr>
          <w:rFonts w:ascii="Times New Roman" w:hAnsi="Times New Roman" w:cs="Times New Roman"/>
          <w:sz w:val="24"/>
          <w:szCs w:val="24"/>
        </w:rPr>
        <w:t xml:space="preserve">. </w:t>
      </w:r>
      <w:commentRangeEnd w:id="2"/>
      <w:r w:rsidR="0061012D" w:rsidRPr="004A268E">
        <w:rPr>
          <w:rStyle w:val="CommentReference"/>
          <w:rFonts w:ascii="Times New Roman" w:hAnsi="Times New Roman" w:cs="Times New Roman"/>
          <w:sz w:val="24"/>
          <w:szCs w:val="24"/>
        </w:rPr>
        <w:commentReference w:id="2"/>
      </w:r>
    </w:p>
    <w:p w14:paraId="710AA742" w14:textId="4522E932" w:rsidR="0026078C" w:rsidRPr="004A268E" w:rsidRDefault="00806967" w:rsidP="004A268E">
      <w:pPr>
        <w:pStyle w:val="Caption"/>
        <w:spacing w:after="0" w:line="360" w:lineRule="auto"/>
        <w:jc w:val="center"/>
        <w:rPr>
          <w:rFonts w:ascii="Times New Roman" w:hAnsi="Times New Roman" w:cs="Times New Roman"/>
          <w:i w:val="0"/>
          <w:iCs w:val="0"/>
          <w:color w:val="auto"/>
          <w:sz w:val="24"/>
          <w:szCs w:val="24"/>
        </w:rPr>
      </w:pPr>
      <w:proofErr w:type="spellStart"/>
      <w:r w:rsidRPr="004A268E">
        <w:rPr>
          <w:rFonts w:ascii="Times New Roman" w:hAnsi="Times New Roman" w:cs="Times New Roman"/>
          <w:i w:val="0"/>
          <w:iCs w:val="0"/>
          <w:color w:val="auto"/>
          <w:sz w:val="24"/>
          <w:szCs w:val="24"/>
        </w:rPr>
        <w:t>Tabel</w:t>
      </w:r>
      <w:proofErr w:type="spellEnd"/>
      <w:r w:rsidRPr="004A268E">
        <w:rPr>
          <w:rFonts w:ascii="Times New Roman" w:hAnsi="Times New Roman" w:cs="Times New Roman"/>
          <w:i w:val="0"/>
          <w:iCs w:val="0"/>
          <w:color w:val="auto"/>
          <w:sz w:val="24"/>
          <w:szCs w:val="24"/>
        </w:rPr>
        <w:t xml:space="preserve"> </w:t>
      </w:r>
      <w:r w:rsidRPr="004A268E">
        <w:rPr>
          <w:rFonts w:ascii="Times New Roman" w:hAnsi="Times New Roman" w:cs="Times New Roman"/>
          <w:i w:val="0"/>
          <w:iCs w:val="0"/>
          <w:color w:val="auto"/>
          <w:sz w:val="24"/>
          <w:szCs w:val="24"/>
        </w:rPr>
        <w:fldChar w:fldCharType="begin"/>
      </w:r>
      <w:r w:rsidRPr="004A268E">
        <w:rPr>
          <w:rFonts w:ascii="Times New Roman" w:hAnsi="Times New Roman" w:cs="Times New Roman"/>
          <w:i w:val="0"/>
          <w:iCs w:val="0"/>
          <w:color w:val="auto"/>
          <w:sz w:val="24"/>
          <w:szCs w:val="24"/>
        </w:rPr>
        <w:instrText xml:space="preserve"> STYLEREF 1 \s </w:instrText>
      </w:r>
      <w:r w:rsidRPr="004A268E">
        <w:rPr>
          <w:rFonts w:ascii="Times New Roman" w:hAnsi="Times New Roman" w:cs="Times New Roman"/>
          <w:i w:val="0"/>
          <w:iCs w:val="0"/>
          <w:color w:val="auto"/>
          <w:sz w:val="24"/>
          <w:szCs w:val="24"/>
        </w:rPr>
        <w:fldChar w:fldCharType="separate"/>
      </w:r>
      <w:r w:rsidRPr="004A268E">
        <w:rPr>
          <w:rFonts w:ascii="Times New Roman" w:hAnsi="Times New Roman" w:cs="Times New Roman"/>
          <w:i w:val="0"/>
          <w:iCs w:val="0"/>
          <w:noProof/>
          <w:color w:val="auto"/>
          <w:sz w:val="24"/>
          <w:szCs w:val="24"/>
        </w:rPr>
        <w:t>1</w:t>
      </w:r>
      <w:r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w:t>
      </w:r>
      <w:r w:rsidRPr="004A268E">
        <w:rPr>
          <w:rFonts w:ascii="Times New Roman" w:hAnsi="Times New Roman" w:cs="Times New Roman"/>
          <w:i w:val="0"/>
          <w:iCs w:val="0"/>
          <w:color w:val="auto"/>
          <w:sz w:val="24"/>
          <w:szCs w:val="24"/>
        </w:rPr>
        <w:fldChar w:fldCharType="begin"/>
      </w:r>
      <w:r w:rsidRPr="004A268E">
        <w:rPr>
          <w:rFonts w:ascii="Times New Roman" w:hAnsi="Times New Roman" w:cs="Times New Roman"/>
          <w:i w:val="0"/>
          <w:iCs w:val="0"/>
          <w:color w:val="auto"/>
          <w:sz w:val="24"/>
          <w:szCs w:val="24"/>
        </w:rPr>
        <w:instrText xml:space="preserve"> SEQ Tabel \* ARABIC \s 1 </w:instrText>
      </w:r>
      <w:r w:rsidRPr="004A268E">
        <w:rPr>
          <w:rFonts w:ascii="Times New Roman" w:hAnsi="Times New Roman" w:cs="Times New Roman"/>
          <w:i w:val="0"/>
          <w:iCs w:val="0"/>
          <w:color w:val="auto"/>
          <w:sz w:val="24"/>
          <w:szCs w:val="24"/>
        </w:rPr>
        <w:fldChar w:fldCharType="separate"/>
      </w:r>
      <w:r w:rsidRPr="004A268E">
        <w:rPr>
          <w:rFonts w:ascii="Times New Roman" w:hAnsi="Times New Roman" w:cs="Times New Roman"/>
          <w:i w:val="0"/>
          <w:iCs w:val="0"/>
          <w:noProof/>
          <w:color w:val="auto"/>
          <w:sz w:val="24"/>
          <w:szCs w:val="24"/>
        </w:rPr>
        <w:t>1</w:t>
      </w:r>
      <w:r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Kegiatan</w:t>
      </w:r>
      <w:proofErr w:type="spellEnd"/>
      <w:r w:rsidRPr="004A268E">
        <w:rPr>
          <w:rFonts w:ascii="Times New Roman" w:hAnsi="Times New Roman" w:cs="Times New Roman"/>
          <w:i w:val="0"/>
          <w:iCs w:val="0"/>
          <w:color w:val="auto"/>
          <w:sz w:val="24"/>
          <w:szCs w:val="24"/>
        </w:rPr>
        <w:t xml:space="preserve"> Usaha </w:t>
      </w:r>
      <w:proofErr w:type="spellStart"/>
      <w:r w:rsidRPr="004A268E">
        <w:rPr>
          <w:rFonts w:ascii="Times New Roman" w:hAnsi="Times New Roman" w:cs="Times New Roman"/>
          <w:i w:val="0"/>
          <w:iCs w:val="0"/>
          <w:color w:val="auto"/>
          <w:sz w:val="24"/>
          <w:szCs w:val="24"/>
        </w:rPr>
        <w:t>Perbankan</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dalam</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Miliar</w:t>
      </w:r>
      <w:proofErr w:type="spellEnd"/>
      <w:r w:rsidRPr="004A268E">
        <w:rPr>
          <w:rFonts w:ascii="Times New Roman" w:hAnsi="Times New Roman" w:cs="Times New Roman"/>
          <w:i w:val="0"/>
          <w:iCs w:val="0"/>
          <w:color w:val="auto"/>
          <w:sz w:val="24"/>
          <w:szCs w:val="24"/>
        </w:rPr>
        <w:t xml:space="preserve"> Rp)</w:t>
      </w:r>
      <w:commentRangeStart w:id="3"/>
    </w:p>
    <w:tbl>
      <w:tblPr>
        <w:tblW w:w="9120" w:type="dxa"/>
        <w:tblLook w:val="04A0" w:firstRow="1" w:lastRow="0" w:firstColumn="1" w:lastColumn="0" w:noHBand="0" w:noVBand="1"/>
      </w:tblPr>
      <w:tblGrid>
        <w:gridCol w:w="3070"/>
        <w:gridCol w:w="1210"/>
        <w:gridCol w:w="1210"/>
        <w:gridCol w:w="1210"/>
        <w:gridCol w:w="1210"/>
        <w:gridCol w:w="1210"/>
      </w:tblGrid>
      <w:tr w:rsidR="00CE3FAA" w:rsidRPr="004A268E" w14:paraId="69D9E1A5" w14:textId="77777777" w:rsidTr="00754E78">
        <w:trPr>
          <w:trHeight w:val="428"/>
        </w:trPr>
        <w:tc>
          <w:tcPr>
            <w:tcW w:w="3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4A268E" w:rsidRDefault="0056441F" w:rsidP="004A268E">
            <w:pPr>
              <w:spacing w:after="0" w:line="360" w:lineRule="auto"/>
              <w:jc w:val="both"/>
              <w:rPr>
                <w:rFonts w:ascii="Times New Roman" w:eastAsia="Times New Roman" w:hAnsi="Times New Roman" w:cs="Times New Roman"/>
                <w:b/>
                <w:bCs/>
                <w:sz w:val="24"/>
                <w:szCs w:val="24"/>
              </w:rPr>
            </w:pPr>
            <w:commentRangeStart w:id="4"/>
            <w:commentRangeEnd w:id="4"/>
            <w:r w:rsidRPr="004A268E">
              <w:rPr>
                <w:rStyle w:val="CommentReference"/>
                <w:rFonts w:ascii="Times New Roman" w:hAnsi="Times New Roman" w:cs="Times New Roman"/>
                <w:sz w:val="24"/>
                <w:szCs w:val="24"/>
              </w:rPr>
              <w:commentReference w:id="4"/>
            </w:r>
            <w:commentRangeEnd w:id="3"/>
            <w:r w:rsidR="006A3E83" w:rsidRPr="004A268E">
              <w:rPr>
                <w:rStyle w:val="CommentReference"/>
                <w:rFonts w:ascii="Times New Roman" w:hAnsi="Times New Roman" w:cs="Times New Roman"/>
                <w:sz w:val="24"/>
                <w:szCs w:val="24"/>
              </w:rPr>
              <w:commentReference w:id="3"/>
            </w:r>
            <w:proofErr w:type="spellStart"/>
            <w:r w:rsidR="00CD0457" w:rsidRPr="004A268E">
              <w:rPr>
                <w:rFonts w:ascii="Times New Roman" w:eastAsia="Times New Roman" w:hAnsi="Times New Roman" w:cs="Times New Roman"/>
                <w:b/>
                <w:bCs/>
                <w:sz w:val="24"/>
                <w:szCs w:val="24"/>
              </w:rPr>
              <w:t>Indikator</w:t>
            </w:r>
            <w:proofErr w:type="spellEnd"/>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4A268E" w:rsidRDefault="00CD0457" w:rsidP="004A268E">
            <w:pPr>
              <w:spacing w:after="0" w:line="360" w:lineRule="auto"/>
              <w:jc w:val="both"/>
              <w:rPr>
                <w:rFonts w:ascii="Times New Roman" w:eastAsia="Times New Roman" w:hAnsi="Times New Roman" w:cs="Times New Roman"/>
                <w:b/>
                <w:bCs/>
                <w:sz w:val="24"/>
                <w:szCs w:val="24"/>
              </w:rPr>
            </w:pPr>
            <w:r w:rsidRPr="004A268E">
              <w:rPr>
                <w:rFonts w:ascii="Times New Roman" w:eastAsia="Times New Roman" w:hAnsi="Times New Roman" w:cs="Times New Roman"/>
                <w:b/>
                <w:bCs/>
                <w:sz w:val="24"/>
                <w:szCs w:val="24"/>
              </w:rPr>
              <w:t>2015</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4A268E" w:rsidRDefault="00CD0457" w:rsidP="004A268E">
            <w:pPr>
              <w:spacing w:after="0" w:line="360" w:lineRule="auto"/>
              <w:jc w:val="both"/>
              <w:rPr>
                <w:rFonts w:ascii="Times New Roman" w:eastAsia="Times New Roman" w:hAnsi="Times New Roman" w:cs="Times New Roman"/>
                <w:b/>
                <w:bCs/>
                <w:sz w:val="24"/>
                <w:szCs w:val="24"/>
              </w:rPr>
            </w:pPr>
            <w:r w:rsidRPr="004A268E">
              <w:rPr>
                <w:rFonts w:ascii="Times New Roman" w:eastAsia="Times New Roman" w:hAnsi="Times New Roman" w:cs="Times New Roman"/>
                <w:b/>
                <w:bCs/>
                <w:sz w:val="24"/>
                <w:szCs w:val="24"/>
              </w:rPr>
              <w:t>2016</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4A268E" w:rsidRDefault="00CD0457" w:rsidP="004A268E">
            <w:pPr>
              <w:spacing w:after="0" w:line="360" w:lineRule="auto"/>
              <w:jc w:val="both"/>
              <w:rPr>
                <w:rFonts w:ascii="Times New Roman" w:eastAsia="Times New Roman" w:hAnsi="Times New Roman" w:cs="Times New Roman"/>
                <w:b/>
                <w:bCs/>
                <w:sz w:val="24"/>
                <w:szCs w:val="24"/>
              </w:rPr>
            </w:pPr>
            <w:r w:rsidRPr="004A268E">
              <w:rPr>
                <w:rFonts w:ascii="Times New Roman" w:eastAsia="Times New Roman" w:hAnsi="Times New Roman" w:cs="Times New Roman"/>
                <w:b/>
                <w:bCs/>
                <w:sz w:val="24"/>
                <w:szCs w:val="24"/>
              </w:rPr>
              <w:t>2017</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4A268E" w:rsidRDefault="00CD0457" w:rsidP="004A268E">
            <w:pPr>
              <w:spacing w:after="0" w:line="360" w:lineRule="auto"/>
              <w:jc w:val="both"/>
              <w:rPr>
                <w:rFonts w:ascii="Times New Roman" w:eastAsia="Times New Roman" w:hAnsi="Times New Roman" w:cs="Times New Roman"/>
                <w:b/>
                <w:bCs/>
                <w:sz w:val="24"/>
                <w:szCs w:val="24"/>
              </w:rPr>
            </w:pPr>
            <w:r w:rsidRPr="004A268E">
              <w:rPr>
                <w:rFonts w:ascii="Times New Roman" w:eastAsia="Times New Roman" w:hAnsi="Times New Roman" w:cs="Times New Roman"/>
                <w:b/>
                <w:bCs/>
                <w:sz w:val="24"/>
                <w:szCs w:val="24"/>
              </w:rPr>
              <w:t>2018</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4A268E" w:rsidRDefault="00CD0457" w:rsidP="004A268E">
            <w:pPr>
              <w:spacing w:after="0" w:line="360" w:lineRule="auto"/>
              <w:jc w:val="both"/>
              <w:rPr>
                <w:rFonts w:ascii="Times New Roman" w:eastAsia="Times New Roman" w:hAnsi="Times New Roman" w:cs="Times New Roman"/>
                <w:b/>
                <w:bCs/>
                <w:sz w:val="24"/>
                <w:szCs w:val="24"/>
              </w:rPr>
            </w:pPr>
            <w:r w:rsidRPr="004A268E">
              <w:rPr>
                <w:rFonts w:ascii="Times New Roman" w:eastAsia="Times New Roman" w:hAnsi="Times New Roman" w:cs="Times New Roman"/>
                <w:b/>
                <w:bCs/>
                <w:sz w:val="24"/>
                <w:szCs w:val="24"/>
              </w:rPr>
              <w:t>2019</w:t>
            </w:r>
          </w:p>
        </w:tc>
      </w:tr>
      <w:tr w:rsidR="00CE3FAA" w:rsidRPr="004A268E" w14:paraId="24EDF675" w14:textId="77777777" w:rsidTr="00754E78">
        <w:trPr>
          <w:trHeight w:val="428"/>
        </w:trPr>
        <w:tc>
          <w:tcPr>
            <w:tcW w:w="3070" w:type="dxa"/>
            <w:tcBorders>
              <w:top w:val="nil"/>
              <w:left w:val="single" w:sz="4" w:space="0" w:color="auto"/>
              <w:bottom w:val="single" w:sz="4" w:space="0" w:color="auto"/>
              <w:right w:val="single" w:sz="4" w:space="0" w:color="auto"/>
            </w:tcBorders>
            <w:shd w:val="clear" w:color="auto" w:fill="auto"/>
            <w:noWrap/>
            <w:vAlign w:val="bottom"/>
            <w:hideMark/>
          </w:tcPr>
          <w:p w14:paraId="66B274F8"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proofErr w:type="spellStart"/>
            <w:r w:rsidRPr="004A268E">
              <w:rPr>
                <w:rFonts w:ascii="Times New Roman" w:eastAsia="Times New Roman" w:hAnsi="Times New Roman" w:cs="Times New Roman"/>
                <w:sz w:val="24"/>
                <w:szCs w:val="24"/>
              </w:rPr>
              <w:t>Penyaluran</w:t>
            </w:r>
            <w:proofErr w:type="spellEnd"/>
            <w:r w:rsidRPr="004A268E">
              <w:rPr>
                <w:rFonts w:ascii="Times New Roman" w:eastAsia="Times New Roman" w:hAnsi="Times New Roman" w:cs="Times New Roman"/>
                <w:sz w:val="24"/>
                <w:szCs w:val="24"/>
              </w:rPr>
              <w:t xml:space="preserve"> Dana</w:t>
            </w:r>
          </w:p>
        </w:tc>
        <w:tc>
          <w:tcPr>
            <w:tcW w:w="1210" w:type="dxa"/>
            <w:tcBorders>
              <w:top w:val="nil"/>
              <w:left w:val="nil"/>
              <w:bottom w:val="single" w:sz="4" w:space="0" w:color="auto"/>
              <w:right w:val="single" w:sz="4" w:space="0" w:color="auto"/>
            </w:tcBorders>
            <w:shd w:val="clear" w:color="auto" w:fill="auto"/>
            <w:noWrap/>
            <w:vAlign w:val="bottom"/>
            <w:hideMark/>
          </w:tcPr>
          <w:p w14:paraId="673E3BDD"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5.952.279</w:t>
            </w:r>
          </w:p>
        </w:tc>
        <w:tc>
          <w:tcPr>
            <w:tcW w:w="1210" w:type="dxa"/>
            <w:tcBorders>
              <w:top w:val="nil"/>
              <w:left w:val="nil"/>
              <w:bottom w:val="single" w:sz="4" w:space="0" w:color="auto"/>
              <w:right w:val="single" w:sz="4" w:space="0" w:color="auto"/>
            </w:tcBorders>
            <w:shd w:val="clear" w:color="auto" w:fill="auto"/>
            <w:noWrap/>
            <w:vAlign w:val="bottom"/>
            <w:hideMark/>
          </w:tcPr>
          <w:p w14:paraId="598B6B18"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6.570.903</w:t>
            </w:r>
          </w:p>
        </w:tc>
        <w:tc>
          <w:tcPr>
            <w:tcW w:w="1210" w:type="dxa"/>
            <w:tcBorders>
              <w:top w:val="nil"/>
              <w:left w:val="nil"/>
              <w:bottom w:val="single" w:sz="4" w:space="0" w:color="auto"/>
              <w:right w:val="single" w:sz="4" w:space="0" w:color="auto"/>
            </w:tcBorders>
            <w:shd w:val="clear" w:color="auto" w:fill="auto"/>
            <w:noWrap/>
            <w:vAlign w:val="bottom"/>
            <w:hideMark/>
          </w:tcPr>
          <w:p w14:paraId="54986171"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7.177.549</w:t>
            </w:r>
          </w:p>
        </w:tc>
        <w:tc>
          <w:tcPr>
            <w:tcW w:w="1210" w:type="dxa"/>
            <w:tcBorders>
              <w:top w:val="nil"/>
              <w:left w:val="nil"/>
              <w:bottom w:val="single" w:sz="4" w:space="0" w:color="auto"/>
              <w:right w:val="single" w:sz="4" w:space="0" w:color="auto"/>
            </w:tcBorders>
            <w:shd w:val="clear" w:color="auto" w:fill="auto"/>
            <w:noWrap/>
            <w:vAlign w:val="bottom"/>
            <w:hideMark/>
          </w:tcPr>
          <w:p w14:paraId="74DF1133"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7.667.803</w:t>
            </w:r>
          </w:p>
        </w:tc>
        <w:tc>
          <w:tcPr>
            <w:tcW w:w="1210" w:type="dxa"/>
            <w:tcBorders>
              <w:top w:val="nil"/>
              <w:left w:val="nil"/>
              <w:bottom w:val="single" w:sz="4" w:space="0" w:color="auto"/>
              <w:right w:val="single" w:sz="4" w:space="0" w:color="auto"/>
            </w:tcBorders>
            <w:shd w:val="clear" w:color="auto" w:fill="auto"/>
            <w:noWrap/>
            <w:vAlign w:val="bottom"/>
            <w:hideMark/>
          </w:tcPr>
          <w:p w14:paraId="2CA3D9F9"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8.280.812</w:t>
            </w:r>
          </w:p>
        </w:tc>
      </w:tr>
      <w:tr w:rsidR="00CE3FAA" w:rsidRPr="004A268E" w14:paraId="7A4B479A" w14:textId="77777777" w:rsidTr="00754E78">
        <w:trPr>
          <w:trHeight w:val="428"/>
        </w:trPr>
        <w:tc>
          <w:tcPr>
            <w:tcW w:w="3070" w:type="dxa"/>
            <w:tcBorders>
              <w:top w:val="nil"/>
              <w:left w:val="single" w:sz="4" w:space="0" w:color="auto"/>
              <w:bottom w:val="single" w:sz="4" w:space="0" w:color="auto"/>
              <w:right w:val="single" w:sz="4" w:space="0" w:color="auto"/>
            </w:tcBorders>
            <w:shd w:val="clear" w:color="auto" w:fill="auto"/>
            <w:noWrap/>
            <w:vAlign w:val="bottom"/>
            <w:hideMark/>
          </w:tcPr>
          <w:p w14:paraId="5814A78A"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proofErr w:type="spellStart"/>
            <w:r w:rsidRPr="004A268E">
              <w:rPr>
                <w:rFonts w:ascii="Times New Roman" w:eastAsia="Times New Roman" w:hAnsi="Times New Roman" w:cs="Times New Roman"/>
                <w:sz w:val="24"/>
                <w:szCs w:val="24"/>
              </w:rPr>
              <w:t>Sumber</w:t>
            </w:r>
            <w:proofErr w:type="spellEnd"/>
            <w:r w:rsidRPr="004A268E">
              <w:rPr>
                <w:rFonts w:ascii="Times New Roman" w:eastAsia="Times New Roman" w:hAnsi="Times New Roman" w:cs="Times New Roman"/>
                <w:sz w:val="24"/>
                <w:szCs w:val="24"/>
              </w:rPr>
              <w:t xml:space="preserve"> Dana</w:t>
            </w:r>
          </w:p>
        </w:tc>
        <w:tc>
          <w:tcPr>
            <w:tcW w:w="1210" w:type="dxa"/>
            <w:tcBorders>
              <w:top w:val="nil"/>
              <w:left w:val="nil"/>
              <w:bottom w:val="single" w:sz="4" w:space="0" w:color="auto"/>
              <w:right w:val="single" w:sz="4" w:space="0" w:color="auto"/>
            </w:tcBorders>
            <w:shd w:val="clear" w:color="auto" w:fill="auto"/>
            <w:noWrap/>
            <w:vAlign w:val="bottom"/>
            <w:hideMark/>
          </w:tcPr>
          <w:p w14:paraId="2B6C4C73"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4.909.707</w:t>
            </w:r>
          </w:p>
        </w:tc>
        <w:tc>
          <w:tcPr>
            <w:tcW w:w="1210" w:type="dxa"/>
            <w:tcBorders>
              <w:top w:val="nil"/>
              <w:left w:val="nil"/>
              <w:bottom w:val="single" w:sz="4" w:space="0" w:color="auto"/>
              <w:right w:val="single" w:sz="4" w:space="0" w:color="auto"/>
            </w:tcBorders>
            <w:shd w:val="clear" w:color="auto" w:fill="auto"/>
            <w:noWrap/>
            <w:vAlign w:val="bottom"/>
            <w:hideMark/>
          </w:tcPr>
          <w:p w14:paraId="74BDA028"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5.399.210</w:t>
            </w:r>
          </w:p>
        </w:tc>
        <w:tc>
          <w:tcPr>
            <w:tcW w:w="1210" w:type="dxa"/>
            <w:tcBorders>
              <w:top w:val="nil"/>
              <w:left w:val="nil"/>
              <w:bottom w:val="single" w:sz="4" w:space="0" w:color="auto"/>
              <w:right w:val="single" w:sz="4" w:space="0" w:color="auto"/>
            </w:tcBorders>
            <w:shd w:val="clear" w:color="auto" w:fill="auto"/>
            <w:noWrap/>
            <w:vAlign w:val="bottom"/>
            <w:hideMark/>
          </w:tcPr>
          <w:p w14:paraId="29B60A34"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5.921.039</w:t>
            </w:r>
          </w:p>
        </w:tc>
        <w:tc>
          <w:tcPr>
            <w:tcW w:w="1210" w:type="dxa"/>
            <w:tcBorders>
              <w:top w:val="nil"/>
              <w:left w:val="nil"/>
              <w:bottom w:val="single" w:sz="4" w:space="0" w:color="auto"/>
              <w:right w:val="single" w:sz="4" w:space="0" w:color="auto"/>
            </w:tcBorders>
            <w:shd w:val="clear" w:color="auto" w:fill="auto"/>
            <w:noWrap/>
            <w:vAlign w:val="bottom"/>
            <w:hideMark/>
          </w:tcPr>
          <w:p w14:paraId="47B2477B"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6.308.824</w:t>
            </w:r>
          </w:p>
        </w:tc>
        <w:tc>
          <w:tcPr>
            <w:tcW w:w="1210" w:type="dxa"/>
            <w:tcBorders>
              <w:top w:val="nil"/>
              <w:left w:val="nil"/>
              <w:bottom w:val="single" w:sz="4" w:space="0" w:color="auto"/>
              <w:right w:val="single" w:sz="4" w:space="0" w:color="auto"/>
            </w:tcBorders>
            <w:shd w:val="clear" w:color="auto" w:fill="auto"/>
            <w:noWrap/>
            <w:vAlign w:val="bottom"/>
            <w:hideMark/>
          </w:tcPr>
          <w:p w14:paraId="1D6D0451"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6.839.563</w:t>
            </w:r>
          </w:p>
        </w:tc>
      </w:tr>
      <w:tr w:rsidR="00CE3FAA" w:rsidRPr="004A268E" w14:paraId="3AD5688D" w14:textId="77777777" w:rsidTr="00754E78">
        <w:trPr>
          <w:trHeight w:val="428"/>
        </w:trPr>
        <w:tc>
          <w:tcPr>
            <w:tcW w:w="3070" w:type="dxa"/>
            <w:tcBorders>
              <w:top w:val="nil"/>
              <w:left w:val="single" w:sz="4" w:space="0" w:color="auto"/>
              <w:bottom w:val="single" w:sz="4" w:space="0" w:color="auto"/>
              <w:right w:val="single" w:sz="4" w:space="0" w:color="auto"/>
            </w:tcBorders>
            <w:shd w:val="clear" w:color="auto" w:fill="auto"/>
            <w:noWrap/>
            <w:vAlign w:val="bottom"/>
            <w:hideMark/>
          </w:tcPr>
          <w:p w14:paraId="3506D748"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proofErr w:type="spellStart"/>
            <w:r w:rsidRPr="004A268E">
              <w:rPr>
                <w:rFonts w:ascii="Times New Roman" w:eastAsia="Times New Roman" w:hAnsi="Times New Roman" w:cs="Times New Roman"/>
                <w:sz w:val="24"/>
                <w:szCs w:val="24"/>
              </w:rPr>
              <w:t>Jumlah</w:t>
            </w:r>
            <w:proofErr w:type="spellEnd"/>
            <w:r w:rsidRPr="004A268E">
              <w:rPr>
                <w:rFonts w:ascii="Times New Roman" w:eastAsia="Times New Roman" w:hAnsi="Times New Roman" w:cs="Times New Roman"/>
                <w:sz w:val="24"/>
                <w:szCs w:val="24"/>
              </w:rPr>
              <w:t xml:space="preserve"> </w:t>
            </w:r>
            <w:proofErr w:type="spellStart"/>
            <w:r w:rsidRPr="004A268E">
              <w:rPr>
                <w:rFonts w:ascii="Times New Roman" w:eastAsia="Times New Roman" w:hAnsi="Times New Roman" w:cs="Times New Roman"/>
                <w:sz w:val="24"/>
                <w:szCs w:val="24"/>
              </w:rPr>
              <w:t>Aset</w:t>
            </w:r>
            <w:proofErr w:type="spellEnd"/>
          </w:p>
        </w:tc>
        <w:tc>
          <w:tcPr>
            <w:tcW w:w="1210" w:type="dxa"/>
            <w:tcBorders>
              <w:top w:val="nil"/>
              <w:left w:val="nil"/>
              <w:bottom w:val="single" w:sz="4" w:space="0" w:color="auto"/>
              <w:right w:val="single" w:sz="4" w:space="0" w:color="auto"/>
            </w:tcBorders>
            <w:shd w:val="clear" w:color="auto" w:fill="auto"/>
            <w:noWrap/>
            <w:vAlign w:val="bottom"/>
            <w:hideMark/>
          </w:tcPr>
          <w:p w14:paraId="627DB434"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6.095.908</w:t>
            </w:r>
          </w:p>
        </w:tc>
        <w:tc>
          <w:tcPr>
            <w:tcW w:w="1210" w:type="dxa"/>
            <w:tcBorders>
              <w:top w:val="nil"/>
              <w:left w:val="nil"/>
              <w:bottom w:val="single" w:sz="4" w:space="0" w:color="auto"/>
              <w:right w:val="single" w:sz="4" w:space="0" w:color="auto"/>
            </w:tcBorders>
            <w:shd w:val="clear" w:color="auto" w:fill="auto"/>
            <w:noWrap/>
            <w:vAlign w:val="bottom"/>
            <w:hideMark/>
          </w:tcPr>
          <w:p w14:paraId="0B7720EF"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6.729.799</w:t>
            </w:r>
          </w:p>
        </w:tc>
        <w:tc>
          <w:tcPr>
            <w:tcW w:w="1210" w:type="dxa"/>
            <w:tcBorders>
              <w:top w:val="nil"/>
              <w:left w:val="nil"/>
              <w:bottom w:val="single" w:sz="4" w:space="0" w:color="auto"/>
              <w:right w:val="single" w:sz="4" w:space="0" w:color="auto"/>
            </w:tcBorders>
            <w:shd w:val="clear" w:color="auto" w:fill="auto"/>
            <w:noWrap/>
            <w:vAlign w:val="bottom"/>
            <w:hideMark/>
          </w:tcPr>
          <w:p w14:paraId="743735D5"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7.387.634</w:t>
            </w:r>
          </w:p>
        </w:tc>
        <w:tc>
          <w:tcPr>
            <w:tcW w:w="1210" w:type="dxa"/>
            <w:tcBorders>
              <w:top w:val="nil"/>
              <w:left w:val="nil"/>
              <w:bottom w:val="single" w:sz="4" w:space="0" w:color="auto"/>
              <w:right w:val="single" w:sz="4" w:space="0" w:color="auto"/>
            </w:tcBorders>
            <w:shd w:val="clear" w:color="auto" w:fill="auto"/>
            <w:noWrap/>
            <w:vAlign w:val="bottom"/>
            <w:hideMark/>
          </w:tcPr>
          <w:p w14:paraId="05191163"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7.913.491</w:t>
            </w:r>
          </w:p>
        </w:tc>
        <w:tc>
          <w:tcPr>
            <w:tcW w:w="1210" w:type="dxa"/>
            <w:tcBorders>
              <w:top w:val="nil"/>
              <w:left w:val="nil"/>
              <w:bottom w:val="single" w:sz="4" w:space="0" w:color="auto"/>
              <w:right w:val="single" w:sz="4" w:space="0" w:color="auto"/>
            </w:tcBorders>
            <w:shd w:val="clear" w:color="auto" w:fill="auto"/>
            <w:noWrap/>
            <w:vAlign w:val="bottom"/>
            <w:hideMark/>
          </w:tcPr>
          <w:p w14:paraId="2DBCB0BF" w14:textId="77777777" w:rsidR="00CD0457" w:rsidRPr="004A268E" w:rsidRDefault="00CD0457" w:rsidP="004A268E">
            <w:pPr>
              <w:spacing w:after="0" w:line="360" w:lineRule="auto"/>
              <w:jc w:val="both"/>
              <w:rPr>
                <w:rFonts w:ascii="Times New Roman" w:eastAsia="Times New Roman" w:hAnsi="Times New Roman" w:cs="Times New Roman"/>
                <w:sz w:val="24"/>
                <w:szCs w:val="24"/>
              </w:rPr>
            </w:pPr>
            <w:r w:rsidRPr="004A268E">
              <w:rPr>
                <w:rFonts w:ascii="Times New Roman" w:eastAsia="Times New Roman" w:hAnsi="Times New Roman" w:cs="Times New Roman"/>
                <w:sz w:val="24"/>
                <w:szCs w:val="24"/>
              </w:rPr>
              <w:t>8.562.974</w:t>
            </w:r>
          </w:p>
        </w:tc>
      </w:tr>
    </w:tbl>
    <w:p w14:paraId="7949E503" w14:textId="33DC16AB" w:rsidR="00774E33" w:rsidRPr="004A268E" w:rsidRDefault="00774E33"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r w:rsidRPr="004A268E">
        <w:rPr>
          <w:rFonts w:ascii="Times New Roman" w:hAnsi="Times New Roman" w:cs="Times New Roman"/>
          <w:sz w:val="24"/>
          <w:szCs w:val="24"/>
        </w:rPr>
        <w:fldChar w:fldCharType="begin" w:fldLock="1"/>
      </w:r>
      <w:r w:rsidRPr="004A268E">
        <w:rPr>
          <w:rFonts w:ascii="Times New Roman" w:hAnsi="Times New Roman" w:cs="Times New Roman"/>
          <w:sz w:val="24"/>
          <w:szCs w:val="24"/>
        </w:rPr>
        <w:instrText>ADDIN CSL_CITATION {"citationItems":[{"id":"ITEM-1","itemData":{"author":[{"dropping-particle":"","family":"OJK","given":"","non-dropping-particle":"","parse-names":false,"suffix":""}],"container-title":"</w:instrText>
      </w:r>
      <w:r w:rsidRPr="004A268E">
        <w:rPr>
          <w:rFonts w:ascii="Times New Roman" w:eastAsia="MS Gothic" w:hAnsi="Times New Roman" w:cs="Times New Roman"/>
          <w:sz w:val="24"/>
          <w:szCs w:val="24"/>
        </w:rPr>
        <w:instrText>運輸と経済</w:instrText>
      </w:r>
      <w:r w:rsidRPr="004A268E">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4A268E">
        <w:rPr>
          <w:rFonts w:ascii="Times New Roman" w:hAnsi="Times New Roman" w:cs="Times New Roman"/>
          <w:sz w:val="24"/>
          <w:szCs w:val="24"/>
        </w:rPr>
        <w:fldChar w:fldCharType="separate"/>
      </w:r>
      <w:r w:rsidRPr="004A268E">
        <w:rPr>
          <w:rFonts w:ascii="Times New Roman" w:hAnsi="Times New Roman" w:cs="Times New Roman"/>
          <w:noProof/>
          <w:sz w:val="24"/>
          <w:szCs w:val="24"/>
        </w:rPr>
        <w:t>OJK (2019)</w:t>
      </w:r>
      <w:r w:rsidRPr="004A268E">
        <w:rPr>
          <w:rFonts w:ascii="Times New Roman" w:hAnsi="Times New Roman" w:cs="Times New Roman"/>
          <w:sz w:val="24"/>
          <w:szCs w:val="24"/>
        </w:rPr>
        <w:fldChar w:fldCharType="end"/>
      </w:r>
      <w:r w:rsidR="00384075" w:rsidRPr="004A268E">
        <w:rPr>
          <w:rFonts w:ascii="Times New Roman" w:hAnsi="Times New Roman" w:cs="Times New Roman"/>
          <w:sz w:val="24"/>
          <w:szCs w:val="24"/>
        </w:rPr>
        <w:t xml:space="preserve"> </w:t>
      </w:r>
      <w:proofErr w:type="spellStart"/>
      <w:r w:rsidR="00384075" w:rsidRPr="004A268E">
        <w:rPr>
          <w:rFonts w:ascii="Times New Roman" w:hAnsi="Times New Roman" w:cs="Times New Roman"/>
          <w:sz w:val="24"/>
          <w:szCs w:val="24"/>
        </w:rPr>
        <w:t>diolah</w:t>
      </w:r>
      <w:proofErr w:type="spellEnd"/>
      <w:r w:rsidR="00384075" w:rsidRPr="004A268E">
        <w:rPr>
          <w:rFonts w:ascii="Times New Roman" w:hAnsi="Times New Roman" w:cs="Times New Roman"/>
          <w:sz w:val="24"/>
          <w:szCs w:val="24"/>
        </w:rPr>
        <w:t xml:space="preserve"> oleh </w:t>
      </w:r>
      <w:proofErr w:type="spellStart"/>
      <w:r w:rsidR="00384075" w:rsidRPr="004A268E">
        <w:rPr>
          <w:rFonts w:ascii="Times New Roman" w:hAnsi="Times New Roman" w:cs="Times New Roman"/>
          <w:sz w:val="24"/>
          <w:szCs w:val="24"/>
        </w:rPr>
        <w:t>penulis</w:t>
      </w:r>
      <w:proofErr w:type="spellEnd"/>
    </w:p>
    <w:p w14:paraId="081C34C0" w14:textId="58A33DE9" w:rsidR="00120261" w:rsidRPr="004A268E" w:rsidRDefault="0026078C"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kerap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berkembang</w:t>
      </w:r>
      <w:proofErr w:type="spellEnd"/>
      <w:r w:rsidRPr="004A268E">
        <w:rPr>
          <w:rFonts w:ascii="Times New Roman" w:hAnsi="Times New Roman" w:cs="Times New Roman"/>
          <w:sz w:val="24"/>
          <w:szCs w:val="24"/>
        </w:rPr>
        <w:t xml:space="preserve"> di Indonesia </w:t>
      </w:r>
      <w:proofErr w:type="spellStart"/>
      <w:r w:rsidRPr="004A268E">
        <w:rPr>
          <w:rFonts w:ascii="Times New Roman" w:hAnsi="Times New Roman" w:cs="Times New Roman"/>
          <w:sz w:val="24"/>
          <w:szCs w:val="24"/>
        </w:rPr>
        <w:t>dibuktikan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angka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Perkembangan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tidak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terjadi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sisi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kegiatan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penyaluran</w:t>
      </w:r>
      <w:proofErr w:type="spellEnd"/>
      <w:r w:rsidRPr="004A268E">
        <w:rPr>
          <w:rFonts w:ascii="Times New Roman" w:hAnsi="Times New Roman" w:cs="Times New Roman"/>
          <w:sz w:val="24"/>
          <w:szCs w:val="24"/>
        </w:rPr>
        <w:t xml:space="preserve"> dana </w:t>
      </w:r>
      <w:proofErr w:type="spellStart"/>
      <w:r w:rsidRPr="004A268E">
        <w:rPr>
          <w:rFonts w:ascii="Times New Roman" w:hAnsi="Times New Roman" w:cs="Times New Roman"/>
          <w:sz w:val="24"/>
          <w:szCs w:val="24"/>
        </w:rPr>
        <w:t>tetapi</w:t>
      </w:r>
      <w:proofErr w:type="spellEnd"/>
      <w:r w:rsidRPr="004A268E">
        <w:rPr>
          <w:rFonts w:ascii="Times New Roman" w:hAnsi="Times New Roman" w:cs="Times New Roman"/>
          <w:sz w:val="24"/>
          <w:szCs w:val="24"/>
        </w:rPr>
        <w:t xml:space="preserve"> juga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jumlah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aset</w:t>
      </w:r>
      <w:proofErr w:type="spellEnd"/>
      <w:r w:rsidRPr="004A268E">
        <w:rPr>
          <w:rFonts w:ascii="Times New Roman" w:hAnsi="Times New Roman" w:cs="Times New Roman"/>
          <w:sz w:val="24"/>
          <w:szCs w:val="24"/>
        </w:rPr>
        <w:t xml:space="preserve"> dan bank yang </w:t>
      </w:r>
      <w:proofErr w:type="spellStart"/>
      <w:r w:rsidRPr="004A268E">
        <w:rPr>
          <w:rFonts w:ascii="Times New Roman" w:hAnsi="Times New Roman" w:cs="Times New Roman"/>
          <w:sz w:val="24"/>
          <w:szCs w:val="24"/>
        </w:rPr>
        <w:t>terus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bertambah</w:t>
      </w:r>
      <w:proofErr w:type="spellEnd"/>
      <w:r w:rsidRPr="004A268E">
        <w:rPr>
          <w:rFonts w:ascii="Times New Roman" w:hAnsi="Times New Roman" w:cs="Times New Roman"/>
          <w:sz w:val="24"/>
          <w:szCs w:val="24"/>
        </w:rPr>
        <w:t xml:space="preserve">. </w:t>
      </w:r>
      <w:proofErr w:type="spellStart"/>
      <w:r w:rsidR="003A1A1E" w:rsidRPr="004A268E">
        <w:rPr>
          <w:rFonts w:ascii="Times New Roman" w:hAnsi="Times New Roman" w:cs="Times New Roman"/>
          <w:sz w:val="24"/>
          <w:szCs w:val="24"/>
        </w:rPr>
        <w:t>Berdasarkan</w:t>
      </w:r>
      <w:proofErr w:type="spellEnd"/>
      <w:r w:rsidR="003A1A1E" w:rsidRPr="004A268E">
        <w:rPr>
          <w:rFonts w:ascii="Times New Roman" w:hAnsi="Times New Roman" w:cs="Times New Roman"/>
          <w:sz w:val="24"/>
          <w:szCs w:val="24"/>
        </w:rPr>
        <w:t xml:space="preserve"> data yang </w:t>
      </w:r>
      <w:proofErr w:type="spellStart"/>
      <w:r w:rsidR="003A1A1E" w:rsidRPr="004A268E">
        <w:rPr>
          <w:rFonts w:ascii="Times New Roman" w:hAnsi="Times New Roman" w:cs="Times New Roman"/>
          <w:sz w:val="24"/>
          <w:szCs w:val="24"/>
        </w:rPr>
        <w:t>didapat</w:t>
      </w:r>
      <w:proofErr w:type="spellEnd"/>
      <w:r w:rsidR="003A1A1E" w:rsidRPr="004A268E">
        <w:rPr>
          <w:rFonts w:ascii="Times New Roman" w:hAnsi="Times New Roman" w:cs="Times New Roman"/>
          <w:sz w:val="24"/>
          <w:szCs w:val="24"/>
        </w:rPr>
        <w:t xml:space="preserve"> </w:t>
      </w:r>
      <w:proofErr w:type="spellStart"/>
      <w:r w:rsidR="003A1A1E" w:rsidRPr="004A268E">
        <w:rPr>
          <w:rFonts w:ascii="Times New Roman" w:hAnsi="Times New Roman" w:cs="Times New Roman"/>
          <w:sz w:val="24"/>
          <w:szCs w:val="24"/>
        </w:rPr>
        <w:t>dari</w:t>
      </w:r>
      <w:proofErr w:type="spellEnd"/>
      <w:r w:rsidR="003A1A1E" w:rsidRPr="004A268E">
        <w:rPr>
          <w:rFonts w:ascii="Times New Roman" w:hAnsi="Times New Roman" w:cs="Times New Roman"/>
          <w:sz w:val="24"/>
          <w:szCs w:val="24"/>
        </w:rPr>
        <w:t xml:space="preserve"> </w:t>
      </w:r>
      <w:r w:rsidR="003A1A1E" w:rsidRPr="004A268E">
        <w:rPr>
          <w:rFonts w:ascii="Times New Roman" w:hAnsi="Times New Roman" w:cs="Times New Roman"/>
          <w:sz w:val="24"/>
          <w:szCs w:val="24"/>
        </w:rPr>
        <w:fldChar w:fldCharType="begin" w:fldLock="1"/>
      </w:r>
      <w:r w:rsidR="007D42CC" w:rsidRPr="004A268E">
        <w:rPr>
          <w:rFonts w:ascii="Times New Roman" w:hAnsi="Times New Roman" w:cs="Times New Roman"/>
          <w:sz w:val="24"/>
          <w:szCs w:val="24"/>
        </w:rPr>
        <w:instrText>ADDIN CSL_CITATION {"citationItems":[{"id":"ITEM-1","itemData":{"author":[{"dropping-particle":"","family":"OJK","given":"","non-dropping-particle":"","parse-names":false,"suffix":""}],"container-title":"</w:instrText>
      </w:r>
      <w:r w:rsidR="007D42CC" w:rsidRPr="004A268E">
        <w:rPr>
          <w:rFonts w:ascii="Times New Roman" w:eastAsia="MS Gothic" w:hAnsi="Times New Roman" w:cs="Times New Roman"/>
          <w:sz w:val="24"/>
          <w:szCs w:val="24"/>
        </w:rPr>
        <w:instrText>運輸と経済</w:instrText>
      </w:r>
      <w:r w:rsidR="007D42CC" w:rsidRPr="004A268E">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4A268E">
        <w:rPr>
          <w:rFonts w:ascii="Times New Roman" w:hAnsi="Times New Roman" w:cs="Times New Roman"/>
          <w:sz w:val="24"/>
          <w:szCs w:val="24"/>
        </w:rPr>
        <w:fldChar w:fldCharType="separate"/>
      </w:r>
      <w:r w:rsidR="003A1A1E" w:rsidRPr="004A268E">
        <w:rPr>
          <w:rFonts w:ascii="Times New Roman" w:hAnsi="Times New Roman" w:cs="Times New Roman"/>
          <w:noProof/>
          <w:sz w:val="24"/>
          <w:szCs w:val="24"/>
        </w:rPr>
        <w:t>OJK (2019)</w:t>
      </w:r>
      <w:r w:rsidR="003A1A1E" w:rsidRPr="004A268E">
        <w:rPr>
          <w:rFonts w:ascii="Times New Roman" w:hAnsi="Times New Roman" w:cs="Times New Roman"/>
          <w:sz w:val="24"/>
          <w:szCs w:val="24"/>
        </w:rPr>
        <w:fldChar w:fldCharType="end"/>
      </w:r>
      <w:r w:rsidR="003A1A1E" w:rsidRPr="004A268E">
        <w:rPr>
          <w:rFonts w:ascii="Times New Roman" w:hAnsi="Times New Roman" w:cs="Times New Roman"/>
          <w:sz w:val="24"/>
          <w:szCs w:val="24"/>
        </w:rPr>
        <w:t>, p</w:t>
      </w:r>
      <w:r w:rsidRPr="004A268E">
        <w:rPr>
          <w:rFonts w:ascii="Times New Roman" w:hAnsi="Times New Roman" w:cs="Times New Roman"/>
          <w:sz w:val="24"/>
          <w:szCs w:val="24"/>
        </w:rPr>
        <w:t xml:space="preserve">ada </w:t>
      </w:r>
      <w:proofErr w:type="spellStart"/>
      <w:r w:rsidRPr="004A268E">
        <w:rPr>
          <w:rFonts w:ascii="Times New Roman" w:hAnsi="Times New Roman" w:cs="Times New Roman"/>
          <w:sz w:val="24"/>
          <w:szCs w:val="24"/>
        </w:rPr>
        <w:t>akhir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2015 </w:t>
      </w:r>
      <w:proofErr w:type="spellStart"/>
      <w:r w:rsidRPr="004A268E">
        <w:rPr>
          <w:rFonts w:ascii="Times New Roman" w:hAnsi="Times New Roman" w:cs="Times New Roman"/>
          <w:sz w:val="24"/>
          <w:szCs w:val="24"/>
        </w:rPr>
        <w:t>jumlah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penyaluran</w:t>
      </w:r>
      <w:proofErr w:type="spellEnd"/>
      <w:r w:rsidRPr="004A268E">
        <w:rPr>
          <w:rFonts w:ascii="Times New Roman" w:hAnsi="Times New Roman" w:cs="Times New Roman"/>
          <w:sz w:val="24"/>
          <w:szCs w:val="24"/>
        </w:rPr>
        <w:t xml:space="preserve"> dana bank </w:t>
      </w:r>
      <w:proofErr w:type="spellStart"/>
      <w:r w:rsidRPr="004A268E">
        <w:rPr>
          <w:rFonts w:ascii="Times New Roman" w:hAnsi="Times New Roman" w:cs="Times New Roman"/>
          <w:sz w:val="24"/>
          <w:szCs w:val="24"/>
        </w:rPr>
        <w:t>umum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sebesar</w:t>
      </w:r>
      <w:proofErr w:type="spellEnd"/>
      <w:r w:rsidRPr="004A268E">
        <w:rPr>
          <w:rFonts w:ascii="Times New Roman" w:hAnsi="Times New Roman" w:cs="Times New Roman"/>
          <w:sz w:val="24"/>
          <w:szCs w:val="24"/>
        </w:rPr>
        <w:t xml:space="preserve"> 5,95 </w:t>
      </w:r>
      <w:proofErr w:type="spellStart"/>
      <w:r w:rsidRPr="004A268E">
        <w:rPr>
          <w:rFonts w:ascii="Times New Roman" w:hAnsi="Times New Roman" w:cs="Times New Roman"/>
          <w:sz w:val="24"/>
          <w:szCs w:val="24"/>
        </w:rPr>
        <w:t>Miliar</w:t>
      </w:r>
      <w:proofErr w:type="spellEnd"/>
      <w:r w:rsidRPr="004A268E">
        <w:rPr>
          <w:rFonts w:ascii="Times New Roman" w:hAnsi="Times New Roman" w:cs="Times New Roman"/>
          <w:sz w:val="24"/>
          <w:szCs w:val="24"/>
        </w:rPr>
        <w:t xml:space="preserve"> Rupiah dan pada </w:t>
      </w:r>
      <w:proofErr w:type="spellStart"/>
      <w:r w:rsidRPr="004A268E">
        <w:rPr>
          <w:rFonts w:ascii="Times New Roman" w:hAnsi="Times New Roman" w:cs="Times New Roman"/>
          <w:sz w:val="24"/>
          <w:szCs w:val="24"/>
        </w:rPr>
        <w:t>akhir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2019 </w:t>
      </w:r>
      <w:proofErr w:type="spellStart"/>
      <w:r w:rsidRPr="004A268E">
        <w:rPr>
          <w:rFonts w:ascii="Times New Roman" w:hAnsi="Times New Roman" w:cs="Times New Roman"/>
          <w:sz w:val="24"/>
          <w:szCs w:val="24"/>
        </w:rPr>
        <w:t>sudah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mencapai</w:t>
      </w:r>
      <w:proofErr w:type="spellEnd"/>
      <w:r w:rsidRPr="004A268E">
        <w:rPr>
          <w:rFonts w:ascii="Times New Roman" w:hAnsi="Times New Roman" w:cs="Times New Roman"/>
          <w:sz w:val="24"/>
          <w:szCs w:val="24"/>
        </w:rPr>
        <w:t xml:space="preserve"> </w:t>
      </w:r>
      <w:commentRangeStart w:id="5"/>
      <w:r w:rsidRPr="004A268E">
        <w:rPr>
          <w:rFonts w:ascii="Times New Roman" w:hAnsi="Times New Roman" w:cs="Times New Roman"/>
          <w:sz w:val="24"/>
          <w:szCs w:val="24"/>
        </w:rPr>
        <w:t>8</w:t>
      </w:r>
      <w:r w:rsidR="008574A4" w:rsidRPr="004A268E">
        <w:rPr>
          <w:rFonts w:ascii="Times New Roman" w:hAnsi="Times New Roman" w:cs="Times New Roman"/>
          <w:sz w:val="24"/>
          <w:szCs w:val="24"/>
        </w:rPr>
        <w:t>,</w:t>
      </w:r>
      <w:r w:rsidRPr="004A268E">
        <w:rPr>
          <w:rFonts w:ascii="Times New Roman" w:hAnsi="Times New Roman" w:cs="Times New Roman"/>
          <w:sz w:val="24"/>
          <w:szCs w:val="24"/>
        </w:rPr>
        <w:t>28</w:t>
      </w:r>
      <w:r w:rsidR="008574A4" w:rsidRPr="004A268E">
        <w:rPr>
          <w:rFonts w:ascii="Times New Roman" w:hAnsi="Times New Roman" w:cs="Times New Roman"/>
          <w:sz w:val="24"/>
          <w:szCs w:val="24"/>
        </w:rPr>
        <w:t>M</w:t>
      </w:r>
      <w:r w:rsidRPr="004A268E">
        <w:rPr>
          <w:rFonts w:ascii="Times New Roman" w:hAnsi="Times New Roman" w:cs="Times New Roman"/>
          <w:sz w:val="24"/>
          <w:szCs w:val="24"/>
        </w:rPr>
        <w:t xml:space="preserve"> </w:t>
      </w:r>
      <w:commentRangeEnd w:id="5"/>
      <w:r w:rsidR="006A3E83" w:rsidRPr="004A268E">
        <w:rPr>
          <w:rStyle w:val="CommentReference"/>
          <w:rFonts w:ascii="Times New Roman" w:hAnsi="Times New Roman" w:cs="Times New Roman"/>
          <w:sz w:val="24"/>
          <w:szCs w:val="24"/>
        </w:rPr>
        <w:commentReference w:id="5"/>
      </w:r>
      <w:r w:rsidRPr="004A268E">
        <w:rPr>
          <w:rFonts w:ascii="Times New Roman" w:hAnsi="Times New Roman" w:cs="Times New Roman"/>
          <w:sz w:val="24"/>
          <w:szCs w:val="24"/>
        </w:rPr>
        <w:t xml:space="preserve">Rupiah. </w:t>
      </w:r>
      <w:proofErr w:type="spellStart"/>
      <w:r w:rsidRPr="004A268E">
        <w:rPr>
          <w:rFonts w:ascii="Times New Roman" w:hAnsi="Times New Roman" w:cs="Times New Roman"/>
          <w:sz w:val="24"/>
          <w:szCs w:val="24"/>
        </w:rPr>
        <w:t>Begitu</w:t>
      </w:r>
      <w:proofErr w:type="spellEnd"/>
      <w:r w:rsidRPr="004A268E">
        <w:rPr>
          <w:rFonts w:ascii="Times New Roman" w:hAnsi="Times New Roman" w:cs="Times New Roman"/>
          <w:sz w:val="24"/>
          <w:szCs w:val="24"/>
        </w:rPr>
        <w:t xml:space="preserve"> juga </w:t>
      </w:r>
      <w:proofErr w:type="spellStart"/>
      <w:r w:rsidRPr="004A268E">
        <w:rPr>
          <w:rFonts w:ascii="Times New Roman" w:hAnsi="Times New Roman" w:cs="Times New Roman"/>
          <w:sz w:val="24"/>
          <w:szCs w:val="24"/>
        </w:rPr>
        <w:t>aspek</w:t>
      </w:r>
      <w:proofErr w:type="spellEnd"/>
      <w:r w:rsidRPr="004A268E">
        <w:rPr>
          <w:rFonts w:ascii="Times New Roman" w:hAnsi="Times New Roman" w:cs="Times New Roman"/>
          <w:sz w:val="24"/>
          <w:szCs w:val="24"/>
        </w:rPr>
        <w:t xml:space="preserve"> lain yang </w:t>
      </w:r>
      <w:proofErr w:type="spellStart"/>
      <w:r w:rsidRPr="004A268E">
        <w:rPr>
          <w:rFonts w:ascii="Times New Roman" w:hAnsi="Times New Roman" w:cs="Times New Roman"/>
          <w:sz w:val="24"/>
          <w:szCs w:val="24"/>
        </w:rPr>
        <w:t>ikut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setiap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w:t>
      </w:r>
      <w:r w:rsidR="00645D90" w:rsidRPr="004A268E">
        <w:rPr>
          <w:rFonts w:ascii="Times New Roman" w:hAnsi="Times New Roman" w:cs="Times New Roman"/>
          <w:sz w:val="24"/>
          <w:szCs w:val="24"/>
        </w:rPr>
        <w:t>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Semakin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kebutuhan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kita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pihak</w:t>
      </w:r>
      <w:proofErr w:type="spellEnd"/>
      <w:r w:rsidRPr="004A268E">
        <w:rPr>
          <w:rFonts w:ascii="Times New Roman" w:hAnsi="Times New Roman" w:cs="Times New Roman"/>
          <w:sz w:val="24"/>
          <w:szCs w:val="24"/>
        </w:rPr>
        <w:t xml:space="preserve"> bank pun </w:t>
      </w:r>
      <w:proofErr w:type="spellStart"/>
      <w:r w:rsidRPr="004A268E">
        <w:rPr>
          <w:rFonts w:ascii="Times New Roman" w:hAnsi="Times New Roman" w:cs="Times New Roman"/>
          <w:sz w:val="24"/>
          <w:szCs w:val="24"/>
        </w:rPr>
        <w:t>mulai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inovasi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baru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kualitas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kenyamanan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keamanan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nasabahnya</w:t>
      </w:r>
      <w:proofErr w:type="spellEnd"/>
      <w:r w:rsidRPr="004A268E">
        <w:rPr>
          <w:rFonts w:ascii="Times New Roman" w:hAnsi="Times New Roman" w:cs="Times New Roman"/>
          <w:sz w:val="24"/>
          <w:szCs w:val="24"/>
        </w:rPr>
        <w:t>.</w:t>
      </w:r>
    </w:p>
    <w:p w14:paraId="01A6901C" w14:textId="77777777" w:rsidR="00737B7A" w:rsidRPr="004A268E" w:rsidRDefault="00737B7A" w:rsidP="004A268E">
      <w:pPr>
        <w:spacing w:after="0" w:line="360" w:lineRule="auto"/>
        <w:ind w:firstLine="720"/>
        <w:jc w:val="both"/>
        <w:rPr>
          <w:rFonts w:ascii="Times New Roman" w:hAnsi="Times New Roman" w:cs="Times New Roman"/>
          <w:sz w:val="24"/>
          <w:szCs w:val="24"/>
        </w:rPr>
      </w:pPr>
    </w:p>
    <w:p w14:paraId="48A6B187" w14:textId="54241A92" w:rsidR="00120261" w:rsidRPr="004A268E" w:rsidRDefault="00120261" w:rsidP="004A268E">
      <w:pPr>
        <w:spacing w:after="0" w:line="360" w:lineRule="auto"/>
        <w:jc w:val="both"/>
        <w:rPr>
          <w:rFonts w:ascii="Times New Roman" w:hAnsi="Times New Roman" w:cs="Times New Roman"/>
          <w:sz w:val="24"/>
          <w:szCs w:val="24"/>
        </w:rPr>
      </w:pPr>
      <w:r w:rsidRPr="004A268E">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4A268E" w:rsidRDefault="003A1A1E" w:rsidP="004A268E">
      <w:pPr>
        <w:pStyle w:val="Caption"/>
        <w:spacing w:after="0" w:line="360" w:lineRule="auto"/>
        <w:jc w:val="center"/>
        <w:rPr>
          <w:rFonts w:ascii="Times New Roman" w:hAnsi="Times New Roman" w:cs="Times New Roman"/>
          <w:i w:val="0"/>
          <w:iCs w:val="0"/>
          <w:color w:val="auto"/>
          <w:sz w:val="24"/>
          <w:szCs w:val="24"/>
        </w:rPr>
      </w:pPr>
      <w:r w:rsidRPr="004A268E">
        <w:rPr>
          <w:rFonts w:ascii="Times New Roman" w:hAnsi="Times New Roman" w:cs="Times New Roman"/>
          <w:i w:val="0"/>
          <w:iCs w:val="0"/>
          <w:color w:val="auto"/>
          <w:sz w:val="24"/>
          <w:szCs w:val="24"/>
        </w:rPr>
        <w:t xml:space="preserve">Gambar </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STYLEREF 1 \s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1</w:t>
      </w:r>
      <w:r w:rsidR="00791F16" w:rsidRPr="004A268E">
        <w:rPr>
          <w:rFonts w:ascii="Times New Roman" w:hAnsi="Times New Roman" w:cs="Times New Roman"/>
          <w:i w:val="0"/>
          <w:iCs w:val="0"/>
          <w:color w:val="auto"/>
          <w:sz w:val="24"/>
          <w:szCs w:val="24"/>
        </w:rPr>
        <w:fldChar w:fldCharType="end"/>
      </w:r>
      <w:r w:rsidR="00791F16" w:rsidRPr="004A268E">
        <w:rPr>
          <w:rFonts w:ascii="Times New Roman" w:hAnsi="Times New Roman" w:cs="Times New Roman"/>
          <w:i w:val="0"/>
          <w:iCs w:val="0"/>
          <w:color w:val="auto"/>
          <w:sz w:val="24"/>
          <w:szCs w:val="24"/>
        </w:rPr>
        <w:t>.</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SEQ Gambar \* ARABIC \s 1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2</w:t>
      </w:r>
      <w:r w:rsidR="00791F16"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Pemanfaatan</w:t>
      </w:r>
      <w:proofErr w:type="spellEnd"/>
      <w:r w:rsidRPr="004A268E">
        <w:rPr>
          <w:rFonts w:ascii="Times New Roman" w:hAnsi="Times New Roman" w:cs="Times New Roman"/>
          <w:i w:val="0"/>
          <w:iCs w:val="0"/>
          <w:color w:val="auto"/>
          <w:sz w:val="24"/>
          <w:szCs w:val="24"/>
        </w:rPr>
        <w:t xml:space="preserve"> Internet </w:t>
      </w:r>
      <w:proofErr w:type="spellStart"/>
      <w:r w:rsidRPr="004A268E">
        <w:rPr>
          <w:rFonts w:ascii="Times New Roman" w:hAnsi="Times New Roman" w:cs="Times New Roman"/>
          <w:i w:val="0"/>
          <w:iCs w:val="0"/>
          <w:color w:val="auto"/>
          <w:sz w:val="24"/>
          <w:szCs w:val="24"/>
        </w:rPr>
        <w:t>Bidang</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Ekonomi</w:t>
      </w:r>
      <w:proofErr w:type="spellEnd"/>
    </w:p>
    <w:p w14:paraId="5E8BDF8A" w14:textId="4E655E94" w:rsidR="00120261" w:rsidRPr="004A268E" w:rsidRDefault="00120261"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commentRangeStart w:id="6"/>
      <w:commentRangeEnd w:id="6"/>
      <w:r w:rsidR="00915B5D" w:rsidRPr="004A268E">
        <w:rPr>
          <w:rStyle w:val="CommentReference"/>
          <w:rFonts w:ascii="Times New Roman" w:hAnsi="Times New Roman" w:cs="Times New Roman"/>
          <w:sz w:val="24"/>
          <w:szCs w:val="24"/>
        </w:rPr>
        <w:commentReference w:id="6"/>
      </w:r>
      <w:r w:rsidR="009E2E1E" w:rsidRPr="004A268E">
        <w:rPr>
          <w:rFonts w:ascii="Times New Roman" w:hAnsi="Times New Roman" w:cs="Times New Roman"/>
          <w:sz w:val="24"/>
          <w:szCs w:val="24"/>
        </w:rPr>
        <w:fldChar w:fldCharType="begin" w:fldLock="1"/>
      </w:r>
      <w:r w:rsidR="00817B76" w:rsidRPr="004A268E">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4A268E">
        <w:rPr>
          <w:rFonts w:ascii="Times New Roman" w:hAnsi="Times New Roman" w:cs="Times New Roman"/>
          <w:sz w:val="24"/>
          <w:szCs w:val="24"/>
        </w:rPr>
        <w:fldChar w:fldCharType="separate"/>
      </w:r>
      <w:r w:rsidR="009E2E1E" w:rsidRPr="004A268E">
        <w:rPr>
          <w:rFonts w:ascii="Times New Roman" w:hAnsi="Times New Roman" w:cs="Times New Roman"/>
          <w:noProof/>
          <w:sz w:val="24"/>
          <w:szCs w:val="24"/>
        </w:rPr>
        <w:t>Asosiasi Penyelenggara Jasa Internet (2018)</w:t>
      </w:r>
      <w:r w:rsidR="009E2E1E" w:rsidRPr="004A268E">
        <w:rPr>
          <w:rFonts w:ascii="Times New Roman" w:hAnsi="Times New Roman" w:cs="Times New Roman"/>
          <w:sz w:val="24"/>
          <w:szCs w:val="24"/>
        </w:rPr>
        <w:fldChar w:fldCharType="end"/>
      </w:r>
    </w:p>
    <w:p w14:paraId="553FFB28" w14:textId="77777777" w:rsidR="00671DFE" w:rsidRPr="004A268E" w:rsidRDefault="00A22EAB"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Pemanfaat</w:t>
      </w:r>
      <w:r w:rsidR="0056441F" w:rsidRPr="004A268E">
        <w:rPr>
          <w:rFonts w:ascii="Times New Roman" w:hAnsi="Times New Roman" w:cs="Times New Roman"/>
          <w:sz w:val="24"/>
          <w:szCs w:val="24"/>
        </w:rPr>
        <w:t>an</w:t>
      </w:r>
      <w:proofErr w:type="spellEnd"/>
      <w:r w:rsidRPr="004A268E">
        <w:rPr>
          <w:rFonts w:ascii="Times New Roman" w:hAnsi="Times New Roman" w:cs="Times New Roman"/>
          <w:sz w:val="24"/>
          <w:szCs w:val="24"/>
        </w:rPr>
        <w:t xml:space="preserve"> internet </w:t>
      </w:r>
      <w:proofErr w:type="spellStart"/>
      <w:r w:rsidRPr="004A268E">
        <w:rPr>
          <w:rFonts w:ascii="Times New Roman" w:hAnsi="Times New Roman" w:cs="Times New Roman"/>
          <w:sz w:val="24"/>
          <w:szCs w:val="24"/>
        </w:rPr>
        <w:t>bisa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diberbagai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bidang</w:t>
      </w:r>
      <w:proofErr w:type="spellEnd"/>
      <w:r w:rsidRPr="004A268E">
        <w:rPr>
          <w:rFonts w:ascii="Times New Roman" w:hAnsi="Times New Roman" w:cs="Times New Roman"/>
          <w:sz w:val="24"/>
          <w:szCs w:val="24"/>
        </w:rPr>
        <w:t xml:space="preserve">, salah </w:t>
      </w:r>
      <w:proofErr w:type="spellStart"/>
      <w:r w:rsidRPr="004A268E">
        <w:rPr>
          <w:rFonts w:ascii="Times New Roman" w:hAnsi="Times New Roman" w:cs="Times New Roman"/>
          <w:sz w:val="24"/>
          <w:szCs w:val="24"/>
        </w:rPr>
        <w:t>satunya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grafik</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pemanfaatan</w:t>
      </w:r>
      <w:proofErr w:type="spellEnd"/>
      <w:r w:rsidRPr="004A268E">
        <w:rPr>
          <w:rFonts w:ascii="Times New Roman" w:hAnsi="Times New Roman" w:cs="Times New Roman"/>
          <w:sz w:val="24"/>
          <w:szCs w:val="24"/>
        </w:rPr>
        <w:t xml:space="preserve"> internet </w:t>
      </w:r>
      <w:proofErr w:type="spellStart"/>
      <w:r w:rsidRPr="004A268E">
        <w:rPr>
          <w:rFonts w:ascii="Times New Roman" w:hAnsi="Times New Roman" w:cs="Times New Roman"/>
          <w:sz w:val="24"/>
          <w:szCs w:val="24"/>
        </w:rPr>
        <w:t>tertinggi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harga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disusul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membantu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pekerjaan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informasi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membeli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beli</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online</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cari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kerja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transaksi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jual</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online</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Meskipun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transaksi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termasuk</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terendah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tetapi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w:t>
      </w:r>
      <w:r w:rsidR="00AE59CA" w:rsidRPr="004A268E">
        <w:rPr>
          <w:rFonts w:ascii="Times New Roman" w:hAnsi="Times New Roman" w:cs="Times New Roman"/>
          <w:sz w:val="24"/>
          <w:szCs w:val="24"/>
        </w:rPr>
        <w:t>engan</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meningkatnya</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sarana</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prasarana</w:t>
      </w:r>
      <w:proofErr w:type="spellEnd"/>
      <w:r w:rsidR="00AE59CA" w:rsidRPr="004A268E">
        <w:rPr>
          <w:rFonts w:ascii="Times New Roman" w:hAnsi="Times New Roman" w:cs="Times New Roman"/>
          <w:sz w:val="24"/>
          <w:szCs w:val="24"/>
        </w:rPr>
        <w:t xml:space="preserve"> dan </w:t>
      </w:r>
      <w:proofErr w:type="spellStart"/>
      <w:r w:rsidR="00AE59CA" w:rsidRPr="004A268E">
        <w:rPr>
          <w:rFonts w:ascii="Times New Roman" w:hAnsi="Times New Roman" w:cs="Times New Roman"/>
          <w:sz w:val="24"/>
          <w:szCs w:val="24"/>
        </w:rPr>
        <w:t>adanya</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perkembangan</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teknologi</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maka</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muncullah</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banyak</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inovasi</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Inovasi</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tersebut</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menghasilkan</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layanan</w:t>
      </w:r>
      <w:proofErr w:type="spellEnd"/>
      <w:r w:rsidR="00AE59CA" w:rsidRPr="004A268E">
        <w:rPr>
          <w:rFonts w:ascii="Times New Roman" w:hAnsi="Times New Roman" w:cs="Times New Roman"/>
          <w:sz w:val="24"/>
          <w:szCs w:val="24"/>
        </w:rPr>
        <w:t xml:space="preserve"> yang </w:t>
      </w:r>
      <w:proofErr w:type="spellStart"/>
      <w:r w:rsidR="00AE59CA" w:rsidRPr="004A268E">
        <w:rPr>
          <w:rFonts w:ascii="Times New Roman" w:hAnsi="Times New Roman" w:cs="Times New Roman"/>
          <w:sz w:val="24"/>
          <w:szCs w:val="24"/>
        </w:rPr>
        <w:t>disebut</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sebagai</w:t>
      </w:r>
      <w:proofErr w:type="spellEnd"/>
      <w:r w:rsidR="00AE59CA" w:rsidRPr="004A268E">
        <w:rPr>
          <w:rFonts w:ascii="Times New Roman" w:hAnsi="Times New Roman" w:cs="Times New Roman"/>
          <w:sz w:val="24"/>
          <w:szCs w:val="24"/>
        </w:rPr>
        <w:t xml:space="preserve"> </w:t>
      </w:r>
      <w:r w:rsidR="00CC7B1C" w:rsidRPr="004A268E">
        <w:rPr>
          <w:rFonts w:ascii="Times New Roman" w:hAnsi="Times New Roman" w:cs="Times New Roman"/>
          <w:i/>
          <w:iCs/>
          <w:sz w:val="24"/>
          <w:szCs w:val="24"/>
        </w:rPr>
        <w:t>e-banking (</w:t>
      </w:r>
      <w:r w:rsidR="00266E54" w:rsidRPr="004A268E">
        <w:rPr>
          <w:rFonts w:ascii="Times New Roman" w:hAnsi="Times New Roman" w:cs="Times New Roman"/>
          <w:i/>
          <w:iCs/>
          <w:sz w:val="24"/>
          <w:szCs w:val="24"/>
        </w:rPr>
        <w:t>electronic banking</w:t>
      </w:r>
      <w:r w:rsidR="00CC7B1C" w:rsidRPr="004A268E">
        <w:rPr>
          <w:rFonts w:ascii="Times New Roman" w:hAnsi="Times New Roman" w:cs="Times New Roman"/>
          <w:i/>
          <w:iCs/>
          <w:sz w:val="24"/>
          <w:szCs w:val="24"/>
        </w:rPr>
        <w:t>)</w:t>
      </w:r>
      <w:r w:rsidR="00AE59CA" w:rsidRPr="004A268E">
        <w:rPr>
          <w:rFonts w:ascii="Times New Roman" w:hAnsi="Times New Roman" w:cs="Times New Roman"/>
          <w:i/>
          <w:iCs/>
          <w:sz w:val="24"/>
          <w:szCs w:val="24"/>
        </w:rPr>
        <w:t xml:space="preserve"> </w:t>
      </w:r>
      <w:r w:rsidR="00AE59CA" w:rsidRPr="004A268E">
        <w:rPr>
          <w:rFonts w:ascii="Times New Roman" w:hAnsi="Times New Roman" w:cs="Times New Roman"/>
          <w:sz w:val="24"/>
          <w:szCs w:val="24"/>
        </w:rPr>
        <w:t xml:space="preserve">yang </w:t>
      </w:r>
      <w:proofErr w:type="spellStart"/>
      <w:r w:rsidR="00AE59CA" w:rsidRPr="004A268E">
        <w:rPr>
          <w:rFonts w:ascii="Times New Roman" w:hAnsi="Times New Roman" w:cs="Times New Roman"/>
          <w:sz w:val="24"/>
          <w:szCs w:val="24"/>
        </w:rPr>
        <w:t>sudah</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tidak</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asing</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lagi</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bagi</w:t>
      </w:r>
      <w:proofErr w:type="spellEnd"/>
      <w:r w:rsidR="00AE59CA" w:rsidRPr="004A268E">
        <w:rPr>
          <w:rFonts w:ascii="Times New Roman" w:hAnsi="Times New Roman" w:cs="Times New Roman"/>
          <w:sz w:val="24"/>
          <w:szCs w:val="24"/>
        </w:rPr>
        <w:t xml:space="preserve"> </w:t>
      </w:r>
      <w:proofErr w:type="spellStart"/>
      <w:r w:rsidR="00AE59CA" w:rsidRPr="004A268E">
        <w:rPr>
          <w:rFonts w:ascii="Times New Roman" w:hAnsi="Times New Roman" w:cs="Times New Roman"/>
          <w:sz w:val="24"/>
          <w:szCs w:val="24"/>
        </w:rPr>
        <w:t>kita</w:t>
      </w:r>
      <w:proofErr w:type="spellEnd"/>
      <w:r w:rsidR="00AE59CA" w:rsidRPr="004A268E">
        <w:rPr>
          <w:rFonts w:ascii="Times New Roman" w:hAnsi="Times New Roman" w:cs="Times New Roman"/>
          <w:sz w:val="24"/>
          <w:szCs w:val="24"/>
        </w:rPr>
        <w:t xml:space="preserve">. </w:t>
      </w:r>
      <w:r w:rsidR="00E96D10" w:rsidRPr="004A268E">
        <w:rPr>
          <w:rFonts w:ascii="Times New Roman" w:hAnsi="Times New Roman" w:cs="Times New Roman"/>
          <w:i/>
          <w:iCs/>
          <w:sz w:val="24"/>
          <w:szCs w:val="24"/>
        </w:rPr>
        <w:t>E-banking</w:t>
      </w:r>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merupakan</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layanan</w:t>
      </w:r>
      <w:proofErr w:type="spellEnd"/>
      <w:r w:rsidR="00E96D10" w:rsidRPr="004A268E">
        <w:rPr>
          <w:rFonts w:ascii="Times New Roman" w:hAnsi="Times New Roman" w:cs="Times New Roman"/>
          <w:sz w:val="24"/>
          <w:szCs w:val="24"/>
        </w:rPr>
        <w:t xml:space="preserve"> yang </w:t>
      </w:r>
      <w:proofErr w:type="spellStart"/>
      <w:r w:rsidR="00E96D10" w:rsidRPr="004A268E">
        <w:rPr>
          <w:rFonts w:ascii="Times New Roman" w:hAnsi="Times New Roman" w:cs="Times New Roman"/>
          <w:sz w:val="24"/>
          <w:szCs w:val="24"/>
        </w:rPr>
        <w:t>memungkinkan</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nasabah</w:t>
      </w:r>
      <w:proofErr w:type="spellEnd"/>
      <w:r w:rsidR="00E96D10" w:rsidRPr="004A268E">
        <w:rPr>
          <w:rFonts w:ascii="Times New Roman" w:hAnsi="Times New Roman" w:cs="Times New Roman"/>
          <w:sz w:val="24"/>
          <w:szCs w:val="24"/>
        </w:rPr>
        <w:t xml:space="preserve"> Bank </w:t>
      </w:r>
      <w:proofErr w:type="spellStart"/>
      <w:r w:rsidR="00E96D10" w:rsidRPr="004A268E">
        <w:rPr>
          <w:rFonts w:ascii="Times New Roman" w:hAnsi="Times New Roman" w:cs="Times New Roman"/>
          <w:sz w:val="24"/>
          <w:szCs w:val="24"/>
        </w:rPr>
        <w:t>untuk</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memperoleh</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informasi</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melakukan</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komunikasi</w:t>
      </w:r>
      <w:proofErr w:type="spellEnd"/>
      <w:r w:rsidR="00E96D10" w:rsidRPr="004A268E">
        <w:rPr>
          <w:rFonts w:ascii="Times New Roman" w:hAnsi="Times New Roman" w:cs="Times New Roman"/>
          <w:sz w:val="24"/>
          <w:szCs w:val="24"/>
        </w:rPr>
        <w:t xml:space="preserve">, dan </w:t>
      </w:r>
      <w:proofErr w:type="spellStart"/>
      <w:r w:rsidR="00E96D10" w:rsidRPr="004A268E">
        <w:rPr>
          <w:rFonts w:ascii="Times New Roman" w:hAnsi="Times New Roman" w:cs="Times New Roman"/>
          <w:sz w:val="24"/>
          <w:szCs w:val="24"/>
        </w:rPr>
        <w:t>melakukan</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transaksi</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perbankan</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melalui</w:t>
      </w:r>
      <w:proofErr w:type="spellEnd"/>
      <w:r w:rsidR="00E96D10" w:rsidRPr="004A268E">
        <w:rPr>
          <w:rFonts w:ascii="Times New Roman" w:hAnsi="Times New Roman" w:cs="Times New Roman"/>
          <w:sz w:val="24"/>
          <w:szCs w:val="24"/>
        </w:rPr>
        <w:t xml:space="preserve"> media </w:t>
      </w:r>
      <w:proofErr w:type="spellStart"/>
      <w:r w:rsidR="00E96D10" w:rsidRPr="004A268E">
        <w:rPr>
          <w:rFonts w:ascii="Times New Roman" w:hAnsi="Times New Roman" w:cs="Times New Roman"/>
          <w:sz w:val="24"/>
          <w:szCs w:val="24"/>
        </w:rPr>
        <w:t>elektronik</w:t>
      </w:r>
      <w:proofErr w:type="spellEnd"/>
      <w:r w:rsidR="00E96D10" w:rsidRPr="004A268E">
        <w:rPr>
          <w:rFonts w:ascii="Times New Roman" w:hAnsi="Times New Roman" w:cs="Times New Roman"/>
          <w:sz w:val="24"/>
          <w:szCs w:val="24"/>
        </w:rPr>
        <w:t xml:space="preserve"> </w:t>
      </w:r>
      <w:proofErr w:type="spellStart"/>
      <w:r w:rsidR="00E96D10" w:rsidRPr="004A268E">
        <w:rPr>
          <w:rFonts w:ascii="Times New Roman" w:hAnsi="Times New Roman" w:cs="Times New Roman"/>
          <w:sz w:val="24"/>
          <w:szCs w:val="24"/>
        </w:rPr>
        <w:t>seperti</w:t>
      </w:r>
      <w:proofErr w:type="spellEnd"/>
      <w:r w:rsidR="00E96D10" w:rsidRPr="004A268E">
        <w:rPr>
          <w:rFonts w:ascii="Times New Roman" w:hAnsi="Times New Roman" w:cs="Times New Roman"/>
          <w:sz w:val="24"/>
          <w:szCs w:val="24"/>
        </w:rPr>
        <w:t xml:space="preserve"> </w:t>
      </w:r>
      <w:r w:rsidR="00E96D10" w:rsidRPr="004A268E">
        <w:rPr>
          <w:rFonts w:ascii="Times New Roman" w:hAnsi="Times New Roman" w:cs="Times New Roman"/>
          <w:i/>
          <w:iCs/>
          <w:sz w:val="24"/>
          <w:szCs w:val="24"/>
        </w:rPr>
        <w:t>Automatic Teller Machine (ATM), Electronic Data Capture (EDC)/ Point</w:t>
      </w:r>
      <w:r w:rsidR="008226B3" w:rsidRPr="004A268E">
        <w:rPr>
          <w:rFonts w:ascii="Times New Roman" w:hAnsi="Times New Roman" w:cs="Times New Roman"/>
          <w:i/>
          <w:iCs/>
          <w:sz w:val="24"/>
          <w:szCs w:val="24"/>
        </w:rPr>
        <w:t xml:space="preserve"> </w:t>
      </w:r>
      <w:r w:rsidR="00E96D10" w:rsidRPr="004A268E">
        <w:rPr>
          <w:rFonts w:ascii="Times New Roman" w:hAnsi="Times New Roman" w:cs="Times New Roman"/>
          <w:i/>
          <w:iCs/>
          <w:sz w:val="24"/>
          <w:szCs w:val="24"/>
        </w:rPr>
        <w:t>Of</w:t>
      </w:r>
      <w:r w:rsidR="008226B3" w:rsidRPr="004A268E">
        <w:rPr>
          <w:rFonts w:ascii="Times New Roman" w:hAnsi="Times New Roman" w:cs="Times New Roman"/>
          <w:i/>
          <w:iCs/>
          <w:sz w:val="24"/>
          <w:szCs w:val="24"/>
        </w:rPr>
        <w:t xml:space="preserve"> </w:t>
      </w:r>
      <w:r w:rsidR="00E96D10" w:rsidRPr="004A268E">
        <w:rPr>
          <w:rFonts w:ascii="Times New Roman" w:hAnsi="Times New Roman" w:cs="Times New Roman"/>
          <w:i/>
          <w:iCs/>
          <w:sz w:val="24"/>
          <w:szCs w:val="24"/>
        </w:rPr>
        <w:t xml:space="preserve">Sales (POS), internet banking, SMS banking, mobile banking, e-commerce, phone banking, </w:t>
      </w:r>
      <w:r w:rsidR="00E96D10" w:rsidRPr="004A268E">
        <w:rPr>
          <w:rFonts w:ascii="Times New Roman" w:hAnsi="Times New Roman" w:cs="Times New Roman"/>
          <w:sz w:val="24"/>
          <w:szCs w:val="24"/>
        </w:rPr>
        <w:t>dan</w:t>
      </w:r>
      <w:r w:rsidR="00E96D10" w:rsidRPr="004A268E">
        <w:rPr>
          <w:rFonts w:ascii="Times New Roman" w:hAnsi="Times New Roman" w:cs="Times New Roman"/>
          <w:i/>
          <w:iCs/>
          <w:sz w:val="24"/>
          <w:szCs w:val="24"/>
        </w:rPr>
        <w:t xml:space="preserve"> </w:t>
      </w:r>
      <w:commentRangeStart w:id="7"/>
      <w:r w:rsidR="00E96D10" w:rsidRPr="004A268E">
        <w:rPr>
          <w:rFonts w:ascii="Times New Roman" w:hAnsi="Times New Roman" w:cs="Times New Roman"/>
          <w:i/>
          <w:iCs/>
          <w:sz w:val="24"/>
          <w:szCs w:val="24"/>
        </w:rPr>
        <w:t>video banking</w:t>
      </w:r>
      <w:r w:rsidR="002608A3" w:rsidRPr="004A268E">
        <w:rPr>
          <w:rFonts w:ascii="Times New Roman" w:hAnsi="Times New Roman" w:cs="Times New Roman"/>
          <w:sz w:val="24"/>
          <w:szCs w:val="24"/>
        </w:rPr>
        <w:t xml:space="preserve"> </w:t>
      </w:r>
      <w:commentRangeEnd w:id="7"/>
      <w:r w:rsidR="005B316F" w:rsidRPr="004A268E">
        <w:rPr>
          <w:rFonts w:ascii="Times New Roman" w:hAnsi="Times New Roman" w:cs="Times New Roman"/>
          <w:sz w:val="24"/>
          <w:szCs w:val="24"/>
        </w:rPr>
        <w:fldChar w:fldCharType="begin" w:fldLock="1"/>
      </w:r>
      <w:r w:rsidR="003016CA" w:rsidRPr="004A268E">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4A268E">
        <w:rPr>
          <w:rFonts w:ascii="Times New Roman" w:hAnsi="Times New Roman" w:cs="Times New Roman"/>
          <w:sz w:val="24"/>
          <w:szCs w:val="24"/>
        </w:rPr>
        <w:fldChar w:fldCharType="separate"/>
      </w:r>
      <w:r w:rsidR="005B316F" w:rsidRPr="004A268E">
        <w:rPr>
          <w:rFonts w:ascii="Times New Roman" w:hAnsi="Times New Roman" w:cs="Times New Roman"/>
          <w:noProof/>
          <w:sz w:val="24"/>
          <w:szCs w:val="24"/>
        </w:rPr>
        <w:t>(OJK, 2015)</w:t>
      </w:r>
      <w:r w:rsidR="005B316F" w:rsidRPr="004A268E">
        <w:rPr>
          <w:rFonts w:ascii="Times New Roman" w:hAnsi="Times New Roman" w:cs="Times New Roman"/>
          <w:sz w:val="24"/>
          <w:szCs w:val="24"/>
        </w:rPr>
        <w:fldChar w:fldCharType="end"/>
      </w:r>
      <w:r w:rsidR="004D4046" w:rsidRPr="004A268E">
        <w:rPr>
          <w:rStyle w:val="CommentReference"/>
          <w:rFonts w:ascii="Times New Roman" w:hAnsi="Times New Roman" w:cs="Times New Roman"/>
          <w:sz w:val="24"/>
          <w:szCs w:val="24"/>
        </w:rPr>
        <w:commentReference w:id="7"/>
      </w:r>
      <w:r w:rsidR="002608A3" w:rsidRPr="004A268E">
        <w:rPr>
          <w:rFonts w:ascii="Times New Roman" w:hAnsi="Times New Roman" w:cs="Times New Roman"/>
          <w:sz w:val="24"/>
          <w:szCs w:val="24"/>
        </w:rPr>
        <w:t>.</w:t>
      </w:r>
    </w:p>
    <w:p w14:paraId="6A409565" w14:textId="601308A8" w:rsidR="00CB7FF4" w:rsidRPr="004A268E" w:rsidRDefault="001D4804" w:rsidP="004A268E">
      <w:pPr>
        <w:spacing w:after="0" w:line="360" w:lineRule="auto"/>
        <w:ind w:firstLine="426"/>
        <w:jc w:val="both"/>
        <w:rPr>
          <w:rFonts w:ascii="Times New Roman" w:hAnsi="Times New Roman" w:cs="Times New Roman"/>
          <w:sz w:val="24"/>
          <w:szCs w:val="24"/>
        </w:rPr>
      </w:pPr>
      <w:r w:rsidRPr="004A268E">
        <w:rPr>
          <w:rFonts w:ascii="Times New Roman" w:hAnsi="Times New Roman" w:cs="Times New Roman"/>
          <w:sz w:val="24"/>
          <w:szCs w:val="24"/>
        </w:rPr>
        <w:t xml:space="preserve">Salah </w:t>
      </w:r>
      <w:proofErr w:type="spellStart"/>
      <w:r w:rsidRPr="004A268E">
        <w:rPr>
          <w:rFonts w:ascii="Times New Roman" w:hAnsi="Times New Roman" w:cs="Times New Roman"/>
          <w:sz w:val="24"/>
          <w:szCs w:val="24"/>
        </w:rPr>
        <w:t>satu</w:t>
      </w:r>
      <w:proofErr w:type="spellEnd"/>
      <w:r w:rsidRPr="004A268E">
        <w:rPr>
          <w:rFonts w:ascii="Times New Roman" w:hAnsi="Times New Roman" w:cs="Times New Roman"/>
          <w:sz w:val="24"/>
          <w:szCs w:val="24"/>
        </w:rPr>
        <w:t xml:space="preserve"> yang paling </w:t>
      </w:r>
      <w:proofErr w:type="spellStart"/>
      <w:r w:rsidRPr="004A268E">
        <w:rPr>
          <w:rFonts w:ascii="Times New Roman" w:hAnsi="Times New Roman" w:cs="Times New Roman"/>
          <w:sz w:val="24"/>
          <w:szCs w:val="24"/>
        </w:rPr>
        <w:t>sering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kita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gunakan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mobile banking</w:t>
      </w:r>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Menurut</w:t>
      </w:r>
      <w:proofErr w:type="spellEnd"/>
      <w:r w:rsidR="008641F8" w:rsidRPr="004A268E">
        <w:rPr>
          <w:rFonts w:ascii="Times New Roman" w:hAnsi="Times New Roman" w:cs="Times New Roman"/>
          <w:sz w:val="24"/>
          <w:szCs w:val="24"/>
        </w:rPr>
        <w:t xml:space="preserve"> </w:t>
      </w:r>
      <w:r w:rsidR="00E86E5D" w:rsidRPr="004A268E">
        <w:rPr>
          <w:rFonts w:ascii="Times New Roman" w:hAnsi="Times New Roman" w:cs="Times New Roman"/>
          <w:sz w:val="24"/>
          <w:szCs w:val="24"/>
        </w:rPr>
        <w:fldChar w:fldCharType="begin" w:fldLock="1"/>
      </w:r>
      <w:r w:rsidR="006615D3" w:rsidRPr="004A268E">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4A268E">
        <w:rPr>
          <w:rFonts w:ascii="Times New Roman" w:hAnsi="Times New Roman" w:cs="Times New Roman"/>
          <w:sz w:val="24"/>
          <w:szCs w:val="24"/>
        </w:rPr>
        <w:fldChar w:fldCharType="separate"/>
      </w:r>
      <w:r w:rsidR="00E86E5D" w:rsidRPr="004A268E">
        <w:rPr>
          <w:rFonts w:ascii="Times New Roman" w:hAnsi="Times New Roman" w:cs="Times New Roman"/>
          <w:noProof/>
          <w:sz w:val="24"/>
          <w:szCs w:val="24"/>
        </w:rPr>
        <w:t>OJK (2015)</w:t>
      </w:r>
      <w:r w:rsidR="00E86E5D" w:rsidRPr="004A268E">
        <w:rPr>
          <w:rFonts w:ascii="Times New Roman" w:hAnsi="Times New Roman" w:cs="Times New Roman"/>
          <w:sz w:val="24"/>
          <w:szCs w:val="24"/>
        </w:rPr>
        <w:fldChar w:fldCharType="end"/>
      </w:r>
      <w:r w:rsidR="00E86E5D"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mobile banking</w:t>
      </w:r>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merupakan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layanan</w:t>
      </w:r>
      <w:proofErr w:type="spellEnd"/>
      <w:r w:rsidR="008641F8" w:rsidRPr="004A268E">
        <w:rPr>
          <w:rFonts w:ascii="Times New Roman" w:hAnsi="Times New Roman" w:cs="Times New Roman"/>
          <w:sz w:val="24"/>
          <w:szCs w:val="24"/>
        </w:rPr>
        <w:t xml:space="preserve"> yang </w:t>
      </w:r>
      <w:proofErr w:type="spellStart"/>
      <w:r w:rsidR="008641F8" w:rsidRPr="004A268E">
        <w:rPr>
          <w:rFonts w:ascii="Times New Roman" w:hAnsi="Times New Roman" w:cs="Times New Roman"/>
          <w:sz w:val="24"/>
          <w:szCs w:val="24"/>
        </w:rPr>
        <w:t>memungkinkan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nasabah</w:t>
      </w:r>
      <w:proofErr w:type="spellEnd"/>
      <w:r w:rsidR="008641F8" w:rsidRPr="004A268E">
        <w:rPr>
          <w:rFonts w:ascii="Times New Roman" w:hAnsi="Times New Roman" w:cs="Times New Roman"/>
          <w:sz w:val="24"/>
          <w:szCs w:val="24"/>
        </w:rPr>
        <w:t xml:space="preserve"> bank </w:t>
      </w:r>
      <w:proofErr w:type="spellStart"/>
      <w:r w:rsidR="008641F8" w:rsidRPr="004A268E">
        <w:rPr>
          <w:rFonts w:ascii="Times New Roman" w:hAnsi="Times New Roman" w:cs="Times New Roman"/>
          <w:sz w:val="24"/>
          <w:szCs w:val="24"/>
        </w:rPr>
        <w:t>melakukan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transaksi</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perbankan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melalui</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ponsel</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atau</w:t>
      </w:r>
      <w:proofErr w:type="spellEnd"/>
      <w:r w:rsidR="008641F8"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smartphone</w:t>
      </w:r>
      <w:r w:rsidR="008641F8" w:rsidRPr="004A268E">
        <w:rPr>
          <w:rFonts w:ascii="Times New Roman" w:hAnsi="Times New Roman" w:cs="Times New Roman"/>
          <w:sz w:val="24"/>
          <w:szCs w:val="24"/>
        </w:rPr>
        <w:t xml:space="preserve">. </w:t>
      </w:r>
    </w:p>
    <w:p w14:paraId="29923B04" w14:textId="3CB73887" w:rsidR="00CB7FF4" w:rsidRPr="004A268E" w:rsidRDefault="00CB7FF4" w:rsidP="004A268E">
      <w:pPr>
        <w:spacing w:after="0" w:line="360" w:lineRule="auto"/>
        <w:jc w:val="both"/>
        <w:rPr>
          <w:rFonts w:ascii="Times New Roman" w:hAnsi="Times New Roman" w:cs="Times New Roman"/>
          <w:i/>
          <w:iCs/>
          <w:sz w:val="24"/>
          <w:szCs w:val="24"/>
        </w:rPr>
      </w:pPr>
      <w:r w:rsidRPr="004A268E">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3D2C118C" w14:textId="3F96D9CB" w:rsidR="00671DFE" w:rsidRPr="004A268E" w:rsidRDefault="00671DFE" w:rsidP="004A268E">
      <w:pPr>
        <w:pStyle w:val="Caption"/>
        <w:spacing w:after="0" w:line="360" w:lineRule="auto"/>
        <w:jc w:val="center"/>
        <w:rPr>
          <w:rFonts w:ascii="Times New Roman" w:hAnsi="Times New Roman" w:cs="Times New Roman"/>
          <w:i w:val="0"/>
          <w:iCs w:val="0"/>
          <w:color w:val="auto"/>
          <w:sz w:val="24"/>
          <w:szCs w:val="24"/>
        </w:rPr>
      </w:pPr>
      <w:r w:rsidRPr="004A268E">
        <w:rPr>
          <w:rFonts w:ascii="Times New Roman" w:hAnsi="Times New Roman" w:cs="Times New Roman"/>
          <w:i w:val="0"/>
          <w:iCs w:val="0"/>
          <w:color w:val="auto"/>
          <w:sz w:val="24"/>
          <w:szCs w:val="24"/>
        </w:rPr>
        <w:t xml:space="preserve">Gambar </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STYLEREF 1 \s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1</w:t>
      </w:r>
      <w:r w:rsidR="00791F16" w:rsidRPr="004A268E">
        <w:rPr>
          <w:rFonts w:ascii="Times New Roman" w:hAnsi="Times New Roman" w:cs="Times New Roman"/>
          <w:i w:val="0"/>
          <w:iCs w:val="0"/>
          <w:color w:val="auto"/>
          <w:sz w:val="24"/>
          <w:szCs w:val="24"/>
        </w:rPr>
        <w:fldChar w:fldCharType="end"/>
      </w:r>
      <w:r w:rsidR="00791F16" w:rsidRPr="004A268E">
        <w:rPr>
          <w:rFonts w:ascii="Times New Roman" w:hAnsi="Times New Roman" w:cs="Times New Roman"/>
          <w:i w:val="0"/>
          <w:iCs w:val="0"/>
          <w:color w:val="auto"/>
          <w:sz w:val="24"/>
          <w:szCs w:val="24"/>
        </w:rPr>
        <w:t>.</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SEQ Gambar \* ARABIC \s 1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3</w:t>
      </w:r>
      <w:r w:rsidR="00791F16"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Pertumbuhan</w:t>
      </w:r>
      <w:proofErr w:type="spellEnd"/>
      <w:r w:rsidRPr="004A268E">
        <w:rPr>
          <w:rFonts w:ascii="Times New Roman" w:hAnsi="Times New Roman" w:cs="Times New Roman"/>
          <w:i w:val="0"/>
          <w:iCs w:val="0"/>
          <w:color w:val="auto"/>
          <w:sz w:val="24"/>
          <w:szCs w:val="24"/>
        </w:rPr>
        <w:t xml:space="preserve"> </w:t>
      </w:r>
      <w:r w:rsidRPr="004A268E">
        <w:rPr>
          <w:rFonts w:ascii="Times New Roman" w:hAnsi="Times New Roman" w:cs="Times New Roman"/>
          <w:color w:val="auto"/>
          <w:sz w:val="24"/>
          <w:szCs w:val="24"/>
        </w:rPr>
        <w:t>Mobile Banking</w:t>
      </w:r>
    </w:p>
    <w:p w14:paraId="37A754E6" w14:textId="24B3E027" w:rsidR="00CB7FF4" w:rsidRPr="004A268E" w:rsidRDefault="00CB7FF4"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r w:rsidR="007D42CC" w:rsidRPr="004A268E">
        <w:rPr>
          <w:rFonts w:ascii="Times New Roman" w:hAnsi="Times New Roman" w:cs="Times New Roman"/>
          <w:noProof/>
          <w:sz w:val="24"/>
          <w:szCs w:val="24"/>
        </w:rPr>
        <w:fldChar w:fldCharType="begin" w:fldLock="1"/>
      </w:r>
      <w:r w:rsidR="007D42CC" w:rsidRPr="004A268E">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Social","given":"","non-dropping-particle":"","parse-names":false,"suffix":""}],"id":"ITEM-1","issued":{"date-parts":[["2015"]]},"title":"No Title","type":"article-journal"},"uris":["http://www.mendeley.com/documents/?uuid=de380a7c-8b57-4c81-acbc-cdcc0d4e4bbe"]}],"mendeley":{"formattedCitation":"(Daily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4A268E">
        <w:rPr>
          <w:rFonts w:ascii="Times New Roman" w:hAnsi="Times New Roman" w:cs="Times New Roman"/>
          <w:noProof/>
          <w:sz w:val="24"/>
          <w:szCs w:val="24"/>
        </w:rPr>
        <w:fldChar w:fldCharType="separate"/>
      </w:r>
      <w:r w:rsidR="007D42CC" w:rsidRPr="004A268E">
        <w:rPr>
          <w:rFonts w:ascii="Times New Roman" w:hAnsi="Times New Roman" w:cs="Times New Roman"/>
          <w:noProof/>
          <w:sz w:val="24"/>
          <w:szCs w:val="24"/>
        </w:rPr>
        <w:t>Daily Social (2015)</w:t>
      </w:r>
      <w:r w:rsidR="007D42CC" w:rsidRPr="004A268E">
        <w:rPr>
          <w:rFonts w:ascii="Times New Roman" w:hAnsi="Times New Roman" w:cs="Times New Roman"/>
          <w:noProof/>
          <w:sz w:val="24"/>
          <w:szCs w:val="24"/>
        </w:rPr>
        <w:fldChar w:fldCharType="end"/>
      </w:r>
    </w:p>
    <w:p w14:paraId="16EA13D2" w14:textId="1B791434" w:rsidR="002913DC" w:rsidRPr="004A268E" w:rsidRDefault="00BE6624" w:rsidP="004A268E">
      <w:pPr>
        <w:spacing w:after="0" w:line="360" w:lineRule="auto"/>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Menurut</w:t>
      </w:r>
      <w:proofErr w:type="spellEnd"/>
      <w:r w:rsidRPr="004A268E">
        <w:rPr>
          <w:rFonts w:ascii="Times New Roman" w:hAnsi="Times New Roman" w:cs="Times New Roman"/>
          <w:sz w:val="24"/>
          <w:szCs w:val="24"/>
        </w:rPr>
        <w:t xml:space="preserve"> </w:t>
      </w:r>
      <w:r w:rsidR="007D42CC" w:rsidRPr="004A268E">
        <w:rPr>
          <w:rFonts w:ascii="Times New Roman" w:hAnsi="Times New Roman" w:cs="Times New Roman"/>
          <w:noProof/>
          <w:sz w:val="24"/>
          <w:szCs w:val="24"/>
        </w:rPr>
        <w:fldChar w:fldCharType="begin" w:fldLock="1"/>
      </w:r>
      <w:r w:rsidR="001A09D7" w:rsidRPr="004A268E">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Social","given":"","non-dropping-particle":"","parse-names":false,"suffix":""}],"id":"ITEM-1","issued":{"date-parts":[["2015"]]},"title":"No Title","type":"article-journal"},"uris":["http://www.mendeley.com/documents/?uuid=de380a7c-8b57-4c81-acbc-cdcc0d4e4bbe"]}],"mendeley":{"formattedCitation":"(Daily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4A268E">
        <w:rPr>
          <w:rFonts w:ascii="Times New Roman" w:hAnsi="Times New Roman" w:cs="Times New Roman"/>
          <w:noProof/>
          <w:sz w:val="24"/>
          <w:szCs w:val="24"/>
        </w:rPr>
        <w:fldChar w:fldCharType="separate"/>
      </w:r>
      <w:r w:rsidR="007D42CC" w:rsidRPr="004A268E">
        <w:rPr>
          <w:rFonts w:ascii="Times New Roman" w:hAnsi="Times New Roman" w:cs="Times New Roman"/>
          <w:noProof/>
          <w:sz w:val="24"/>
          <w:szCs w:val="24"/>
        </w:rPr>
        <w:t>Daily Social (2015)</w:t>
      </w:r>
      <w:r w:rsidR="007D42CC" w:rsidRPr="004A268E">
        <w:rPr>
          <w:rFonts w:ascii="Times New Roman" w:hAnsi="Times New Roman" w:cs="Times New Roman"/>
          <w:noProof/>
          <w:sz w:val="24"/>
          <w:szCs w:val="24"/>
        </w:rPr>
        <w:fldChar w:fldCharType="end"/>
      </w:r>
      <w:r w:rsidR="007D42CC" w:rsidRPr="004A268E">
        <w:rPr>
          <w:rFonts w:ascii="Times New Roman" w:hAnsi="Times New Roman" w:cs="Times New Roman"/>
          <w:noProof/>
          <w:sz w:val="24"/>
          <w:szCs w:val="24"/>
        </w:rPr>
        <w:t xml:space="preserve"> </w:t>
      </w:r>
      <w:proofErr w:type="spellStart"/>
      <w:r w:rsidRPr="004A268E">
        <w:rPr>
          <w:rFonts w:ascii="Times New Roman" w:hAnsi="Times New Roman" w:cs="Times New Roman"/>
          <w:sz w:val="24"/>
          <w:szCs w:val="24"/>
        </w:rPr>
        <w:t>s</w:t>
      </w:r>
      <w:commentRangeStart w:id="8"/>
      <w:r w:rsidR="00525640" w:rsidRPr="004A268E">
        <w:rPr>
          <w:rFonts w:ascii="Times New Roman" w:hAnsi="Times New Roman" w:cs="Times New Roman"/>
          <w:sz w:val="24"/>
          <w:szCs w:val="24"/>
        </w:rPr>
        <w:t>ecara</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keseluruhan</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pengguna</w:t>
      </w:r>
      <w:proofErr w:type="spellEnd"/>
      <w:r w:rsidR="00525640" w:rsidRPr="004A268E">
        <w:rPr>
          <w:rFonts w:ascii="Times New Roman" w:hAnsi="Times New Roman" w:cs="Times New Roman"/>
          <w:sz w:val="24"/>
          <w:szCs w:val="24"/>
        </w:rPr>
        <w:t xml:space="preserve"> </w:t>
      </w:r>
      <w:r w:rsidR="00525640" w:rsidRPr="004A268E">
        <w:rPr>
          <w:rFonts w:ascii="Times New Roman" w:hAnsi="Times New Roman" w:cs="Times New Roman"/>
          <w:i/>
          <w:iCs/>
          <w:sz w:val="24"/>
          <w:szCs w:val="24"/>
        </w:rPr>
        <w:t xml:space="preserve">mobile banking </w:t>
      </w:r>
      <w:proofErr w:type="spellStart"/>
      <w:r w:rsidR="00525640" w:rsidRPr="004A268E">
        <w:rPr>
          <w:rFonts w:ascii="Times New Roman" w:hAnsi="Times New Roman" w:cs="Times New Roman"/>
          <w:sz w:val="24"/>
          <w:szCs w:val="24"/>
        </w:rPr>
        <w:t>tertinggi</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adalah</w:t>
      </w:r>
      <w:proofErr w:type="spellEnd"/>
      <w:r w:rsidR="00525640" w:rsidRPr="004A268E">
        <w:rPr>
          <w:rFonts w:ascii="Times New Roman" w:hAnsi="Times New Roman" w:cs="Times New Roman"/>
          <w:sz w:val="24"/>
          <w:szCs w:val="24"/>
        </w:rPr>
        <w:t xml:space="preserve"> Kenya </w:t>
      </w:r>
      <w:proofErr w:type="spellStart"/>
      <w:r w:rsidR="00525640" w:rsidRPr="004A268E">
        <w:rPr>
          <w:rFonts w:ascii="Times New Roman" w:hAnsi="Times New Roman" w:cs="Times New Roman"/>
          <w:sz w:val="24"/>
          <w:szCs w:val="24"/>
        </w:rPr>
        <w:t>dengan</w:t>
      </w:r>
      <w:proofErr w:type="spellEnd"/>
      <w:r w:rsidR="00525640" w:rsidRPr="004A268E">
        <w:rPr>
          <w:rFonts w:ascii="Times New Roman" w:hAnsi="Times New Roman" w:cs="Times New Roman"/>
          <w:sz w:val="24"/>
          <w:szCs w:val="24"/>
        </w:rPr>
        <w:t xml:space="preserve"> total </w:t>
      </w:r>
      <w:proofErr w:type="spellStart"/>
      <w:r w:rsidR="00525640" w:rsidRPr="004A268E">
        <w:rPr>
          <w:rFonts w:ascii="Times New Roman" w:hAnsi="Times New Roman" w:cs="Times New Roman"/>
          <w:sz w:val="24"/>
          <w:szCs w:val="24"/>
        </w:rPr>
        <w:t>responden</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sebanyak</w:t>
      </w:r>
      <w:proofErr w:type="spellEnd"/>
      <w:r w:rsidR="00525640" w:rsidRPr="004A268E">
        <w:rPr>
          <w:rFonts w:ascii="Times New Roman" w:hAnsi="Times New Roman" w:cs="Times New Roman"/>
          <w:sz w:val="24"/>
          <w:szCs w:val="24"/>
        </w:rPr>
        <w:t xml:space="preserve"> 93% </w:t>
      </w:r>
      <w:proofErr w:type="spellStart"/>
      <w:r w:rsidR="00525640" w:rsidRPr="004A268E">
        <w:rPr>
          <w:rFonts w:ascii="Times New Roman" w:hAnsi="Times New Roman" w:cs="Times New Roman"/>
          <w:sz w:val="24"/>
          <w:szCs w:val="24"/>
        </w:rPr>
        <w:t>disusul</w:t>
      </w:r>
      <w:proofErr w:type="spellEnd"/>
      <w:r w:rsidR="00525640" w:rsidRPr="004A268E">
        <w:rPr>
          <w:rFonts w:ascii="Times New Roman" w:hAnsi="Times New Roman" w:cs="Times New Roman"/>
          <w:sz w:val="24"/>
          <w:szCs w:val="24"/>
        </w:rPr>
        <w:t xml:space="preserve"> oleh Nigeria </w:t>
      </w:r>
      <w:proofErr w:type="spellStart"/>
      <w:r w:rsidR="00525640" w:rsidRPr="004A268E">
        <w:rPr>
          <w:rFonts w:ascii="Times New Roman" w:hAnsi="Times New Roman" w:cs="Times New Roman"/>
          <w:sz w:val="24"/>
          <w:szCs w:val="24"/>
        </w:rPr>
        <w:t>dengan</w:t>
      </w:r>
      <w:proofErr w:type="spellEnd"/>
      <w:r w:rsidR="00525640" w:rsidRPr="004A268E">
        <w:rPr>
          <w:rFonts w:ascii="Times New Roman" w:hAnsi="Times New Roman" w:cs="Times New Roman"/>
          <w:sz w:val="24"/>
          <w:szCs w:val="24"/>
        </w:rPr>
        <w:t xml:space="preserve"> total 85%. </w:t>
      </w:r>
      <w:proofErr w:type="spellStart"/>
      <w:r w:rsidR="00525640" w:rsidRPr="004A268E">
        <w:rPr>
          <w:rFonts w:ascii="Times New Roman" w:hAnsi="Times New Roman" w:cs="Times New Roman"/>
          <w:sz w:val="24"/>
          <w:szCs w:val="24"/>
        </w:rPr>
        <w:t>Penggunaan</w:t>
      </w:r>
      <w:proofErr w:type="spellEnd"/>
      <w:r w:rsidR="00525640" w:rsidRPr="004A268E">
        <w:rPr>
          <w:rFonts w:ascii="Times New Roman" w:hAnsi="Times New Roman" w:cs="Times New Roman"/>
          <w:sz w:val="24"/>
          <w:szCs w:val="24"/>
        </w:rPr>
        <w:t xml:space="preserve"> </w:t>
      </w:r>
      <w:r w:rsidR="00525640" w:rsidRPr="004A268E">
        <w:rPr>
          <w:rFonts w:ascii="Times New Roman" w:hAnsi="Times New Roman" w:cs="Times New Roman"/>
          <w:i/>
          <w:iCs/>
          <w:sz w:val="24"/>
          <w:szCs w:val="24"/>
        </w:rPr>
        <w:t xml:space="preserve">mobile banking </w:t>
      </w:r>
      <w:r w:rsidR="00525640" w:rsidRPr="004A268E">
        <w:rPr>
          <w:rFonts w:ascii="Times New Roman" w:hAnsi="Times New Roman" w:cs="Times New Roman"/>
          <w:sz w:val="24"/>
          <w:szCs w:val="24"/>
        </w:rPr>
        <w:t xml:space="preserve">di Indonesia </w:t>
      </w:r>
      <w:proofErr w:type="spellStart"/>
      <w:r w:rsidR="00525640" w:rsidRPr="004A268E">
        <w:rPr>
          <w:rFonts w:ascii="Times New Roman" w:hAnsi="Times New Roman" w:cs="Times New Roman"/>
          <w:sz w:val="24"/>
          <w:szCs w:val="24"/>
        </w:rPr>
        <w:t>tergolong</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tinggi</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dengan</w:t>
      </w:r>
      <w:proofErr w:type="spellEnd"/>
      <w:r w:rsidR="00525640" w:rsidRPr="004A268E">
        <w:rPr>
          <w:rFonts w:ascii="Times New Roman" w:hAnsi="Times New Roman" w:cs="Times New Roman"/>
          <w:sz w:val="24"/>
          <w:szCs w:val="24"/>
        </w:rPr>
        <w:t xml:space="preserve"> total 80% </w:t>
      </w:r>
      <w:proofErr w:type="spellStart"/>
      <w:r w:rsidR="00525640" w:rsidRPr="004A268E">
        <w:rPr>
          <w:rFonts w:ascii="Times New Roman" w:hAnsi="Times New Roman" w:cs="Times New Roman"/>
          <w:sz w:val="24"/>
          <w:szCs w:val="24"/>
        </w:rPr>
        <w:t>responden</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menjawab</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sudah</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menggunakannya</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Meskipun</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belum</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setinggi</w:t>
      </w:r>
      <w:proofErr w:type="spellEnd"/>
      <w:r w:rsidR="00525640" w:rsidRPr="004A268E">
        <w:rPr>
          <w:rFonts w:ascii="Times New Roman" w:hAnsi="Times New Roman" w:cs="Times New Roman"/>
          <w:sz w:val="24"/>
          <w:szCs w:val="24"/>
        </w:rPr>
        <w:t xml:space="preserve"> di negara-negara Afrika, </w:t>
      </w:r>
      <w:proofErr w:type="spellStart"/>
      <w:r w:rsidR="00525640" w:rsidRPr="004A268E">
        <w:rPr>
          <w:rFonts w:ascii="Times New Roman" w:hAnsi="Times New Roman" w:cs="Times New Roman"/>
          <w:sz w:val="24"/>
          <w:szCs w:val="24"/>
        </w:rPr>
        <w:t>tetapi</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angka</w:t>
      </w:r>
      <w:proofErr w:type="spellEnd"/>
      <w:r w:rsidR="00525640" w:rsidRPr="004A268E">
        <w:rPr>
          <w:rFonts w:ascii="Times New Roman" w:hAnsi="Times New Roman" w:cs="Times New Roman"/>
          <w:sz w:val="24"/>
          <w:szCs w:val="24"/>
        </w:rPr>
        <w:t xml:space="preserve"> ini </w:t>
      </w:r>
      <w:proofErr w:type="spellStart"/>
      <w:r w:rsidR="00525640" w:rsidRPr="004A268E">
        <w:rPr>
          <w:rFonts w:ascii="Times New Roman" w:hAnsi="Times New Roman" w:cs="Times New Roman"/>
          <w:sz w:val="24"/>
          <w:szCs w:val="24"/>
        </w:rPr>
        <w:t>lebih</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baik</w:t>
      </w:r>
      <w:proofErr w:type="spellEnd"/>
      <w:r w:rsidR="00525640" w:rsidRPr="004A268E">
        <w:rPr>
          <w:rFonts w:ascii="Times New Roman" w:hAnsi="Times New Roman" w:cs="Times New Roman"/>
          <w:sz w:val="24"/>
          <w:szCs w:val="24"/>
        </w:rPr>
        <w:t xml:space="preserve"> </w:t>
      </w:r>
      <w:proofErr w:type="spellStart"/>
      <w:r w:rsidR="005C3262" w:rsidRPr="004A268E">
        <w:rPr>
          <w:rFonts w:ascii="Times New Roman" w:hAnsi="Times New Roman" w:cs="Times New Roman"/>
          <w:sz w:val="24"/>
          <w:szCs w:val="24"/>
        </w:rPr>
        <w:t>daripada</w:t>
      </w:r>
      <w:proofErr w:type="spellEnd"/>
      <w:ins w:id="9" w:author="Shinta Amalina Hazrati H" w:date="2020-03-21T10:12:00Z">
        <w:r w:rsidR="00F662FB" w:rsidRPr="004A268E">
          <w:rPr>
            <w:rFonts w:ascii="Times New Roman" w:hAnsi="Times New Roman" w:cs="Times New Roman"/>
            <w:sz w:val="24"/>
            <w:szCs w:val="24"/>
          </w:rPr>
          <w:t xml:space="preserve"> </w:t>
        </w:r>
      </w:ins>
      <w:proofErr w:type="spellStart"/>
      <w:r w:rsidR="00525640" w:rsidRPr="004A268E">
        <w:rPr>
          <w:rFonts w:ascii="Times New Roman" w:hAnsi="Times New Roman" w:cs="Times New Roman"/>
          <w:sz w:val="24"/>
          <w:szCs w:val="24"/>
        </w:rPr>
        <w:t>capaian</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berbagai</w:t>
      </w:r>
      <w:proofErr w:type="spellEnd"/>
      <w:r w:rsidR="00525640" w:rsidRPr="004A268E">
        <w:rPr>
          <w:rFonts w:ascii="Times New Roman" w:hAnsi="Times New Roman" w:cs="Times New Roman"/>
          <w:sz w:val="24"/>
          <w:szCs w:val="24"/>
        </w:rPr>
        <w:t xml:space="preserve"> negara Asia </w:t>
      </w:r>
      <w:proofErr w:type="spellStart"/>
      <w:r w:rsidR="00525640" w:rsidRPr="004A268E">
        <w:rPr>
          <w:rFonts w:ascii="Times New Roman" w:hAnsi="Times New Roman" w:cs="Times New Roman"/>
          <w:sz w:val="24"/>
          <w:szCs w:val="24"/>
        </w:rPr>
        <w:t>lainnya</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Faktor</w:t>
      </w:r>
      <w:proofErr w:type="spellEnd"/>
      <w:r w:rsidR="00525640" w:rsidRPr="004A268E">
        <w:rPr>
          <w:rFonts w:ascii="Times New Roman" w:hAnsi="Times New Roman" w:cs="Times New Roman"/>
          <w:sz w:val="24"/>
          <w:szCs w:val="24"/>
        </w:rPr>
        <w:t xml:space="preserve"> lain yang </w:t>
      </w:r>
      <w:proofErr w:type="spellStart"/>
      <w:r w:rsidR="00525640" w:rsidRPr="004A268E">
        <w:rPr>
          <w:rFonts w:ascii="Times New Roman" w:hAnsi="Times New Roman" w:cs="Times New Roman"/>
          <w:sz w:val="24"/>
          <w:szCs w:val="24"/>
        </w:rPr>
        <w:t>membuat</w:t>
      </w:r>
      <w:proofErr w:type="spellEnd"/>
      <w:r w:rsidR="00525640" w:rsidRPr="004A268E">
        <w:rPr>
          <w:rFonts w:ascii="Times New Roman" w:hAnsi="Times New Roman" w:cs="Times New Roman"/>
          <w:sz w:val="24"/>
          <w:szCs w:val="24"/>
        </w:rPr>
        <w:t xml:space="preserve"> </w:t>
      </w:r>
      <w:r w:rsidR="00525640" w:rsidRPr="004A268E">
        <w:rPr>
          <w:rFonts w:ascii="Times New Roman" w:hAnsi="Times New Roman" w:cs="Times New Roman"/>
          <w:i/>
          <w:iCs/>
          <w:sz w:val="24"/>
          <w:szCs w:val="24"/>
        </w:rPr>
        <w:t>m</w:t>
      </w:r>
      <w:r w:rsidR="008641F8" w:rsidRPr="004A268E">
        <w:rPr>
          <w:rFonts w:ascii="Times New Roman" w:hAnsi="Times New Roman" w:cs="Times New Roman"/>
          <w:i/>
          <w:iCs/>
          <w:sz w:val="24"/>
          <w:szCs w:val="24"/>
        </w:rPr>
        <w:t>obile banking</w:t>
      </w:r>
      <w:r w:rsidR="00525640" w:rsidRPr="004A268E">
        <w:rPr>
          <w:rFonts w:ascii="Times New Roman" w:hAnsi="Times New Roman" w:cs="Times New Roman"/>
          <w:i/>
          <w:iCs/>
          <w:sz w:val="24"/>
          <w:szCs w:val="24"/>
        </w:rPr>
        <w:t xml:space="preserve"> </w:t>
      </w:r>
      <w:proofErr w:type="spellStart"/>
      <w:r w:rsidR="00525640" w:rsidRPr="004A268E">
        <w:rPr>
          <w:rFonts w:ascii="Times New Roman" w:hAnsi="Times New Roman" w:cs="Times New Roman"/>
          <w:sz w:val="24"/>
          <w:szCs w:val="24"/>
        </w:rPr>
        <w:t>lebih</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diminati</w:t>
      </w:r>
      <w:proofErr w:type="spellEnd"/>
      <w:r w:rsidR="00525640" w:rsidRPr="004A268E">
        <w:rPr>
          <w:rFonts w:ascii="Times New Roman" w:hAnsi="Times New Roman" w:cs="Times New Roman"/>
          <w:sz w:val="24"/>
          <w:szCs w:val="24"/>
        </w:rPr>
        <w:t xml:space="preserve"> </w:t>
      </w:r>
      <w:proofErr w:type="spellStart"/>
      <w:r w:rsidR="00525640" w:rsidRPr="004A268E">
        <w:rPr>
          <w:rFonts w:ascii="Times New Roman" w:hAnsi="Times New Roman" w:cs="Times New Roman"/>
          <w:sz w:val="24"/>
          <w:szCs w:val="24"/>
        </w:rPr>
        <w:t>adalah</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menawarkan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kemudahan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jika</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dibandingkan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dengan</w:t>
      </w:r>
      <w:proofErr w:type="spellEnd"/>
      <w:r w:rsidR="008641F8"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SMS banking</w:t>
      </w:r>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karena</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nasabah</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tidak</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perlu</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mengingat</w:t>
      </w:r>
      <w:proofErr w:type="spellEnd"/>
      <w:r w:rsidR="008641F8" w:rsidRPr="004A268E">
        <w:rPr>
          <w:rFonts w:ascii="Times New Roman" w:hAnsi="Times New Roman" w:cs="Times New Roman"/>
          <w:sz w:val="24"/>
          <w:szCs w:val="24"/>
        </w:rPr>
        <w:t xml:space="preserve"> format </w:t>
      </w:r>
      <w:proofErr w:type="spellStart"/>
      <w:r w:rsidR="008641F8" w:rsidRPr="004A268E">
        <w:rPr>
          <w:rFonts w:ascii="Times New Roman" w:hAnsi="Times New Roman" w:cs="Times New Roman"/>
          <w:sz w:val="24"/>
          <w:szCs w:val="24"/>
        </w:rPr>
        <w:t>pesan</w:t>
      </w:r>
      <w:proofErr w:type="spellEnd"/>
      <w:r w:rsidR="008641F8"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SMS</w:t>
      </w:r>
      <w:r w:rsidR="008641F8" w:rsidRPr="004A268E">
        <w:rPr>
          <w:rFonts w:ascii="Times New Roman" w:hAnsi="Times New Roman" w:cs="Times New Roman"/>
          <w:sz w:val="24"/>
          <w:szCs w:val="24"/>
        </w:rPr>
        <w:t xml:space="preserve"> yang </w:t>
      </w:r>
      <w:proofErr w:type="spellStart"/>
      <w:r w:rsidR="008641F8" w:rsidRPr="004A268E">
        <w:rPr>
          <w:rFonts w:ascii="Times New Roman" w:hAnsi="Times New Roman" w:cs="Times New Roman"/>
          <w:sz w:val="24"/>
          <w:szCs w:val="24"/>
        </w:rPr>
        <w:t>akan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dikirimkan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ke</w:t>
      </w:r>
      <w:proofErr w:type="spellEnd"/>
      <w:r w:rsidR="008641F8" w:rsidRPr="004A268E">
        <w:rPr>
          <w:rFonts w:ascii="Times New Roman" w:hAnsi="Times New Roman" w:cs="Times New Roman"/>
          <w:sz w:val="24"/>
          <w:szCs w:val="24"/>
        </w:rPr>
        <w:t xml:space="preserve"> bank dan juga </w:t>
      </w:r>
      <w:proofErr w:type="spellStart"/>
      <w:r w:rsidR="008641F8" w:rsidRPr="004A268E">
        <w:rPr>
          <w:rFonts w:ascii="Times New Roman" w:hAnsi="Times New Roman" w:cs="Times New Roman"/>
          <w:sz w:val="24"/>
          <w:szCs w:val="24"/>
        </w:rPr>
        <w:t>nomor</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tujuan</w:t>
      </w:r>
      <w:proofErr w:type="spellEnd"/>
      <w:r w:rsidR="008641F8"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SMS banking</w:t>
      </w:r>
      <w:r w:rsidR="008641F8" w:rsidRPr="004A268E">
        <w:rPr>
          <w:rFonts w:ascii="Times New Roman" w:hAnsi="Times New Roman" w:cs="Times New Roman"/>
          <w:sz w:val="24"/>
          <w:szCs w:val="24"/>
        </w:rPr>
        <w:t>. Fitur-</w:t>
      </w:r>
      <w:proofErr w:type="spellStart"/>
      <w:r w:rsidR="008641F8" w:rsidRPr="004A268E">
        <w:rPr>
          <w:rFonts w:ascii="Times New Roman" w:hAnsi="Times New Roman" w:cs="Times New Roman"/>
          <w:sz w:val="24"/>
          <w:szCs w:val="24"/>
        </w:rPr>
        <w:t>fitur</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layanan</w:t>
      </w:r>
      <w:proofErr w:type="spellEnd"/>
      <w:r w:rsidR="008641F8" w:rsidRPr="004A268E">
        <w:rPr>
          <w:rFonts w:ascii="Times New Roman" w:hAnsi="Times New Roman" w:cs="Times New Roman"/>
          <w:sz w:val="24"/>
          <w:szCs w:val="24"/>
        </w:rPr>
        <w:t xml:space="preserve"> </w:t>
      </w:r>
      <w:r w:rsidR="008641F8" w:rsidRPr="004A268E">
        <w:rPr>
          <w:rFonts w:ascii="Times New Roman" w:hAnsi="Times New Roman" w:cs="Times New Roman"/>
          <w:i/>
          <w:iCs/>
          <w:sz w:val="24"/>
          <w:szCs w:val="24"/>
        </w:rPr>
        <w:t>mobile banking</w:t>
      </w:r>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antara</w:t>
      </w:r>
      <w:proofErr w:type="spellEnd"/>
      <w:r w:rsidR="008641F8" w:rsidRPr="004A268E">
        <w:rPr>
          <w:rFonts w:ascii="Times New Roman" w:hAnsi="Times New Roman" w:cs="Times New Roman"/>
          <w:sz w:val="24"/>
          <w:szCs w:val="24"/>
        </w:rPr>
        <w:t xml:space="preserve"> lain </w:t>
      </w:r>
      <w:proofErr w:type="spellStart"/>
      <w:r w:rsidR="008641F8" w:rsidRPr="004A268E">
        <w:rPr>
          <w:rFonts w:ascii="Times New Roman" w:hAnsi="Times New Roman" w:cs="Times New Roman"/>
          <w:sz w:val="24"/>
          <w:szCs w:val="24"/>
        </w:rPr>
        <w:t>layanan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informasi</w:t>
      </w:r>
      <w:proofErr w:type="spellEnd"/>
      <w:r w:rsidR="008641F8" w:rsidRPr="004A268E">
        <w:rPr>
          <w:rFonts w:ascii="Times New Roman" w:hAnsi="Times New Roman" w:cs="Times New Roman"/>
          <w:sz w:val="24"/>
          <w:szCs w:val="24"/>
        </w:rPr>
        <w:t xml:space="preserve"> dan </w:t>
      </w:r>
      <w:proofErr w:type="spellStart"/>
      <w:r w:rsidR="008641F8" w:rsidRPr="004A268E">
        <w:rPr>
          <w:rFonts w:ascii="Times New Roman" w:hAnsi="Times New Roman" w:cs="Times New Roman"/>
          <w:sz w:val="24"/>
          <w:szCs w:val="24"/>
        </w:rPr>
        <w:t>layanan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transaksi</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seperti</w:t>
      </w:r>
      <w:proofErr w:type="spellEnd"/>
      <w:r w:rsidR="008641F8" w:rsidRPr="004A268E">
        <w:rPr>
          <w:rFonts w:ascii="Times New Roman" w:hAnsi="Times New Roman" w:cs="Times New Roman"/>
          <w:sz w:val="24"/>
          <w:szCs w:val="24"/>
        </w:rPr>
        <w:t xml:space="preserve"> transfer, </w:t>
      </w:r>
      <w:proofErr w:type="spellStart"/>
      <w:r w:rsidR="008641F8" w:rsidRPr="004A268E">
        <w:rPr>
          <w:rFonts w:ascii="Times New Roman" w:hAnsi="Times New Roman" w:cs="Times New Roman"/>
          <w:sz w:val="24"/>
          <w:szCs w:val="24"/>
        </w:rPr>
        <w:t>pembayaran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tagihan</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pembelian</w:t>
      </w:r>
      <w:proofErr w:type="spellEnd"/>
      <w:r w:rsidR="008641F8" w:rsidRPr="004A268E">
        <w:rPr>
          <w:rFonts w:ascii="Times New Roman" w:hAnsi="Times New Roman" w:cs="Times New Roman"/>
          <w:sz w:val="24"/>
          <w:szCs w:val="24"/>
        </w:rPr>
        <w:t xml:space="preserve">, dan </w:t>
      </w:r>
      <w:proofErr w:type="spellStart"/>
      <w:r w:rsidR="008641F8" w:rsidRPr="004A268E">
        <w:rPr>
          <w:rFonts w:ascii="Times New Roman" w:hAnsi="Times New Roman" w:cs="Times New Roman"/>
          <w:sz w:val="24"/>
          <w:szCs w:val="24"/>
        </w:rPr>
        <w:t>berbagai</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fitur</w:t>
      </w:r>
      <w:proofErr w:type="spellEnd"/>
      <w:r w:rsidR="008641F8" w:rsidRPr="004A268E">
        <w:rPr>
          <w:rFonts w:ascii="Times New Roman" w:hAnsi="Times New Roman" w:cs="Times New Roman"/>
          <w:sz w:val="24"/>
          <w:szCs w:val="24"/>
        </w:rPr>
        <w:t xml:space="preserve"> </w:t>
      </w:r>
      <w:proofErr w:type="spellStart"/>
      <w:r w:rsidR="008641F8" w:rsidRPr="004A268E">
        <w:rPr>
          <w:rFonts w:ascii="Times New Roman" w:hAnsi="Times New Roman" w:cs="Times New Roman"/>
          <w:sz w:val="24"/>
          <w:szCs w:val="24"/>
        </w:rPr>
        <w:t>lainnya</w:t>
      </w:r>
      <w:proofErr w:type="spellEnd"/>
      <w:r w:rsidR="008641F8" w:rsidRPr="004A268E">
        <w:rPr>
          <w:rFonts w:ascii="Times New Roman" w:hAnsi="Times New Roman" w:cs="Times New Roman"/>
          <w:sz w:val="24"/>
          <w:szCs w:val="24"/>
        </w:rPr>
        <w:t>.</w:t>
      </w:r>
      <w:r w:rsidR="00552BC2" w:rsidRPr="004A268E">
        <w:rPr>
          <w:rFonts w:ascii="Times New Roman" w:hAnsi="Times New Roman" w:cs="Times New Roman"/>
          <w:sz w:val="24"/>
          <w:szCs w:val="24"/>
        </w:rPr>
        <w:t xml:space="preserve"> </w:t>
      </w:r>
    </w:p>
    <w:p w14:paraId="469B4F7F" w14:textId="47206FB8" w:rsidR="001A09D7" w:rsidRPr="004A268E" w:rsidRDefault="00552BC2" w:rsidP="004A268E">
      <w:pPr>
        <w:spacing w:after="0" w:line="360" w:lineRule="auto"/>
        <w:ind w:firstLine="426"/>
        <w:jc w:val="both"/>
        <w:rPr>
          <w:rFonts w:ascii="Times New Roman" w:hAnsi="Times New Roman" w:cs="Times New Roman"/>
          <w:sz w:val="24"/>
          <w:szCs w:val="24"/>
        </w:rPr>
      </w:pPr>
      <w:commentRangeStart w:id="10"/>
      <w:r w:rsidRPr="004A268E">
        <w:rPr>
          <w:rFonts w:ascii="Times New Roman" w:hAnsi="Times New Roman" w:cs="Times New Roman"/>
          <w:sz w:val="24"/>
          <w:szCs w:val="24"/>
        </w:rPr>
        <w:t xml:space="preserve">Agar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membantu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perkembangan</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mobile banking</w:t>
      </w:r>
      <w:r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kita</w:t>
      </w:r>
      <w:proofErr w:type="spellEnd"/>
      <w:r w:rsidR="001A09D7"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harus</w:t>
      </w:r>
      <w:proofErr w:type="spellEnd"/>
      <w:r w:rsidR="001A09D7"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mengerti</w:t>
      </w:r>
      <w:proofErr w:type="spellEnd"/>
      <w:r w:rsidRPr="004A268E">
        <w:rPr>
          <w:rFonts w:ascii="Times New Roman" w:hAnsi="Times New Roman" w:cs="Times New Roman"/>
          <w:sz w:val="24"/>
          <w:szCs w:val="24"/>
        </w:rPr>
        <w:t xml:space="preserve"> </w:t>
      </w:r>
      <w:r w:rsidR="001A09D7" w:rsidRPr="004A268E">
        <w:rPr>
          <w:rFonts w:ascii="Times New Roman" w:hAnsi="Times New Roman" w:cs="Times New Roman"/>
          <w:sz w:val="24"/>
          <w:szCs w:val="24"/>
        </w:rPr>
        <w:t xml:space="preserve">salah </w:t>
      </w:r>
      <w:proofErr w:type="spellStart"/>
      <w:r w:rsidR="001A09D7" w:rsidRPr="004A268E">
        <w:rPr>
          <w:rFonts w:ascii="Times New Roman" w:hAnsi="Times New Roman" w:cs="Times New Roman"/>
          <w:sz w:val="24"/>
          <w:szCs w:val="24"/>
        </w:rPr>
        <w:t>satu</w:t>
      </w:r>
      <w:proofErr w:type="spellEnd"/>
      <w:r w:rsidR="001A09D7"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hal</w:t>
      </w:r>
      <w:proofErr w:type="spellEnd"/>
      <w:r w:rsidR="001A09D7" w:rsidRPr="004A268E">
        <w:rPr>
          <w:rFonts w:ascii="Times New Roman" w:hAnsi="Times New Roman" w:cs="Times New Roman"/>
          <w:sz w:val="24"/>
          <w:szCs w:val="24"/>
        </w:rPr>
        <w:t xml:space="preserve"> yang </w:t>
      </w:r>
      <w:proofErr w:type="spellStart"/>
      <w:r w:rsidR="001A09D7" w:rsidRPr="004A268E">
        <w:rPr>
          <w:rFonts w:ascii="Times New Roman" w:hAnsi="Times New Roman" w:cs="Times New Roman"/>
          <w:sz w:val="24"/>
          <w:szCs w:val="24"/>
        </w:rPr>
        <w:t>berkaitan</w:t>
      </w:r>
      <w:proofErr w:type="spellEnd"/>
      <w:r w:rsidR="001A09D7"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dengannya</w:t>
      </w:r>
      <w:proofErr w:type="spellEnd"/>
      <w:r w:rsidR="001A09D7" w:rsidRPr="004A268E">
        <w:rPr>
          <w:rFonts w:ascii="Times New Roman" w:hAnsi="Times New Roman" w:cs="Times New Roman"/>
          <w:sz w:val="24"/>
          <w:szCs w:val="24"/>
        </w:rPr>
        <w:t xml:space="preserve">, </w:t>
      </w:r>
      <w:proofErr w:type="spellStart"/>
      <w:r w:rsidR="001A09D7" w:rsidRPr="004A268E">
        <w:rPr>
          <w:rFonts w:ascii="Times New Roman" w:hAnsi="Times New Roman" w:cs="Times New Roman"/>
          <w:sz w:val="24"/>
          <w:szCs w:val="24"/>
        </w:rPr>
        <w:t>yaitu</w:t>
      </w:r>
      <w:proofErr w:type="spellEnd"/>
      <w:r w:rsidR="001A09D7" w:rsidRPr="004A268E">
        <w:rPr>
          <w:rFonts w:ascii="Times New Roman" w:hAnsi="Times New Roman" w:cs="Times New Roman"/>
          <w:sz w:val="24"/>
          <w:szCs w:val="24"/>
        </w:rPr>
        <w:t xml:space="preserve"> </w:t>
      </w:r>
      <w:r w:rsidR="00D5672B" w:rsidRPr="004A268E">
        <w:rPr>
          <w:rFonts w:ascii="Times New Roman" w:hAnsi="Times New Roman" w:cs="Times New Roman"/>
          <w:i/>
          <w:iCs/>
          <w:sz w:val="24"/>
          <w:szCs w:val="24"/>
        </w:rPr>
        <w:t xml:space="preserve">individual differences </w:t>
      </w:r>
      <w:r w:rsidR="001A09D7" w:rsidRPr="004A268E">
        <w:rPr>
          <w:rFonts w:ascii="Times New Roman" w:hAnsi="Times New Roman" w:cs="Times New Roman"/>
          <w:i/>
          <w:iCs/>
          <w:sz w:val="24"/>
          <w:szCs w:val="24"/>
        </w:rPr>
        <w:fldChar w:fldCharType="begin" w:fldLock="1"/>
      </w:r>
      <w:r w:rsidR="00546E95" w:rsidRPr="004A268E">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4A268E">
        <w:rPr>
          <w:rFonts w:ascii="Times New Roman" w:hAnsi="Times New Roman" w:cs="Times New Roman"/>
          <w:i/>
          <w:iCs/>
          <w:sz w:val="24"/>
          <w:szCs w:val="24"/>
        </w:rPr>
        <w:fldChar w:fldCharType="separate"/>
      </w:r>
      <w:r w:rsidR="001A09D7" w:rsidRPr="004A268E">
        <w:rPr>
          <w:rFonts w:ascii="Times New Roman" w:hAnsi="Times New Roman" w:cs="Times New Roman"/>
          <w:iCs/>
          <w:noProof/>
          <w:sz w:val="24"/>
          <w:szCs w:val="24"/>
        </w:rPr>
        <w:t>(Kim et al., 2010)</w:t>
      </w:r>
      <w:r w:rsidR="001A09D7" w:rsidRPr="004A268E">
        <w:rPr>
          <w:rFonts w:ascii="Times New Roman" w:hAnsi="Times New Roman" w:cs="Times New Roman"/>
          <w:i/>
          <w:iCs/>
          <w:sz w:val="24"/>
          <w:szCs w:val="24"/>
        </w:rPr>
        <w:fldChar w:fldCharType="end"/>
      </w:r>
      <w:r w:rsidR="001A09D7" w:rsidRPr="004A268E">
        <w:rPr>
          <w:rFonts w:ascii="Times New Roman" w:hAnsi="Times New Roman" w:cs="Times New Roman"/>
          <w:i/>
          <w:iCs/>
          <w:sz w:val="24"/>
          <w:szCs w:val="24"/>
        </w:rPr>
        <w:t xml:space="preserve">. </w:t>
      </w:r>
      <w:proofErr w:type="spellStart"/>
      <w:r w:rsidR="001A09D7" w:rsidRPr="004A268E">
        <w:rPr>
          <w:rFonts w:ascii="Times New Roman" w:hAnsi="Times New Roman" w:cs="Times New Roman"/>
          <w:sz w:val="24"/>
          <w:szCs w:val="24"/>
        </w:rPr>
        <w:t>Penelitian</w:t>
      </w:r>
      <w:proofErr w:type="spellEnd"/>
      <w:r w:rsidR="001A09D7" w:rsidRPr="004A268E">
        <w:rPr>
          <w:rFonts w:ascii="Times New Roman" w:hAnsi="Times New Roman" w:cs="Times New Roman"/>
          <w:sz w:val="24"/>
          <w:szCs w:val="24"/>
        </w:rPr>
        <w:t xml:space="preserve"> ini </w:t>
      </w:r>
      <w:proofErr w:type="spellStart"/>
      <w:r w:rsidR="001A09D7" w:rsidRPr="004A268E">
        <w:rPr>
          <w:rFonts w:ascii="Times New Roman" w:hAnsi="Times New Roman" w:cs="Times New Roman"/>
          <w:sz w:val="24"/>
          <w:szCs w:val="24"/>
        </w:rPr>
        <w:t>mengukur</w:t>
      </w:r>
      <w:proofErr w:type="spellEnd"/>
      <w:r w:rsidR="001A09D7" w:rsidRPr="004A268E">
        <w:rPr>
          <w:rFonts w:ascii="Times New Roman" w:hAnsi="Times New Roman" w:cs="Times New Roman"/>
          <w:sz w:val="24"/>
          <w:szCs w:val="24"/>
        </w:rPr>
        <w:t xml:space="preserve"> </w:t>
      </w:r>
      <w:r w:rsidR="001A09D7" w:rsidRPr="004A268E">
        <w:rPr>
          <w:rFonts w:ascii="Times New Roman" w:hAnsi="Times New Roman" w:cs="Times New Roman"/>
          <w:i/>
          <w:iCs/>
          <w:sz w:val="24"/>
          <w:szCs w:val="24"/>
        </w:rPr>
        <w:t xml:space="preserve">individual differences </w:t>
      </w:r>
      <w:proofErr w:type="spellStart"/>
      <w:r w:rsidR="00684D2A"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personal innovativeness</w:t>
      </w:r>
      <w:r w:rsidR="008E4BC8" w:rsidRPr="004A268E">
        <w:rPr>
          <w:rFonts w:ascii="Times New Roman" w:hAnsi="Times New Roman" w:cs="Times New Roman"/>
          <w:i/>
          <w:iCs/>
          <w:sz w:val="24"/>
          <w:szCs w:val="24"/>
        </w:rPr>
        <w:t xml:space="preserve"> </w:t>
      </w:r>
      <w:r w:rsidRPr="004A268E">
        <w:rPr>
          <w:rFonts w:ascii="Times New Roman" w:hAnsi="Times New Roman" w:cs="Times New Roman"/>
          <w:sz w:val="24"/>
          <w:szCs w:val="24"/>
        </w:rPr>
        <w:t xml:space="preserve">dan </w:t>
      </w:r>
      <w:r w:rsidRPr="004A268E">
        <w:rPr>
          <w:rFonts w:ascii="Times New Roman" w:hAnsi="Times New Roman" w:cs="Times New Roman"/>
          <w:i/>
          <w:iCs/>
          <w:sz w:val="24"/>
          <w:szCs w:val="24"/>
        </w:rPr>
        <w:t>m</w:t>
      </w:r>
      <w:r w:rsidR="00227CB9" w:rsidRPr="004A268E">
        <w:rPr>
          <w:rFonts w:ascii="Times New Roman" w:hAnsi="Times New Roman" w:cs="Times New Roman"/>
          <w:i/>
          <w:iCs/>
          <w:sz w:val="24"/>
          <w:szCs w:val="24"/>
        </w:rPr>
        <w:t xml:space="preserve">obile </w:t>
      </w:r>
      <w:r w:rsidRPr="004A268E">
        <w:rPr>
          <w:rFonts w:ascii="Times New Roman" w:hAnsi="Times New Roman" w:cs="Times New Roman"/>
          <w:i/>
          <w:iCs/>
          <w:sz w:val="24"/>
          <w:szCs w:val="24"/>
        </w:rPr>
        <w:t>banking</w:t>
      </w:r>
      <w:r w:rsidR="00227CB9" w:rsidRPr="004A268E">
        <w:rPr>
          <w:rFonts w:ascii="Times New Roman" w:hAnsi="Times New Roman" w:cs="Times New Roman"/>
          <w:i/>
          <w:iCs/>
          <w:sz w:val="24"/>
          <w:szCs w:val="24"/>
        </w:rPr>
        <w:t xml:space="preserve"> (m-banking)</w:t>
      </w:r>
      <w:r w:rsidRPr="004A268E">
        <w:rPr>
          <w:rFonts w:ascii="Times New Roman" w:hAnsi="Times New Roman" w:cs="Times New Roman"/>
          <w:i/>
          <w:iCs/>
          <w:sz w:val="24"/>
          <w:szCs w:val="24"/>
        </w:rPr>
        <w:t xml:space="preserve"> knowledge</w:t>
      </w:r>
      <w:r w:rsidR="00684D2A" w:rsidRPr="004A268E">
        <w:rPr>
          <w:rFonts w:ascii="Times New Roman" w:hAnsi="Times New Roman" w:cs="Times New Roman"/>
          <w:i/>
          <w:iCs/>
          <w:sz w:val="24"/>
          <w:szCs w:val="24"/>
        </w:rPr>
        <w:t xml:space="preserve"> </w:t>
      </w:r>
      <w:proofErr w:type="spellStart"/>
      <w:r w:rsidR="00684D2A" w:rsidRPr="004A268E">
        <w:rPr>
          <w:rFonts w:ascii="Times New Roman" w:hAnsi="Times New Roman" w:cs="Times New Roman"/>
          <w:sz w:val="24"/>
          <w:szCs w:val="24"/>
        </w:rPr>
        <w:t>karena</w:t>
      </w:r>
      <w:proofErr w:type="spellEnd"/>
      <w:r w:rsidR="00684D2A" w:rsidRPr="004A268E">
        <w:rPr>
          <w:rFonts w:ascii="Times New Roman" w:hAnsi="Times New Roman" w:cs="Times New Roman"/>
          <w:sz w:val="24"/>
          <w:szCs w:val="24"/>
        </w:rPr>
        <w:t xml:space="preserve"> </w:t>
      </w:r>
      <w:proofErr w:type="spellStart"/>
      <w:r w:rsidR="00684D2A" w:rsidRPr="004A268E">
        <w:rPr>
          <w:rFonts w:ascii="Times New Roman" w:hAnsi="Times New Roman" w:cs="Times New Roman"/>
          <w:sz w:val="24"/>
          <w:szCs w:val="24"/>
        </w:rPr>
        <w:t>berperan</w:t>
      </w:r>
      <w:proofErr w:type="spellEnd"/>
      <w:r w:rsidR="00684D2A" w:rsidRPr="004A268E">
        <w:rPr>
          <w:rFonts w:ascii="Times New Roman" w:hAnsi="Times New Roman" w:cs="Times New Roman"/>
          <w:sz w:val="24"/>
          <w:szCs w:val="24"/>
        </w:rPr>
        <w:t xml:space="preserve"> </w:t>
      </w:r>
      <w:proofErr w:type="spellStart"/>
      <w:r w:rsidR="00684D2A" w:rsidRPr="004A268E">
        <w:rPr>
          <w:rFonts w:ascii="Times New Roman" w:hAnsi="Times New Roman" w:cs="Times New Roman"/>
          <w:sz w:val="24"/>
          <w:szCs w:val="24"/>
        </w:rPr>
        <w:t>penting</w:t>
      </w:r>
      <w:proofErr w:type="spellEnd"/>
      <w:r w:rsidR="00684D2A" w:rsidRPr="004A268E">
        <w:rPr>
          <w:rFonts w:ascii="Times New Roman" w:hAnsi="Times New Roman" w:cs="Times New Roman"/>
          <w:sz w:val="24"/>
          <w:szCs w:val="24"/>
        </w:rPr>
        <w:t xml:space="preserve"> </w:t>
      </w:r>
      <w:proofErr w:type="spellStart"/>
      <w:r w:rsidR="00684D2A" w:rsidRPr="004A268E">
        <w:rPr>
          <w:rFonts w:ascii="Times New Roman" w:hAnsi="Times New Roman" w:cs="Times New Roman"/>
          <w:sz w:val="24"/>
          <w:szCs w:val="24"/>
        </w:rPr>
        <w:t>dalam</w:t>
      </w:r>
      <w:proofErr w:type="spellEnd"/>
      <w:r w:rsidR="00684D2A" w:rsidRPr="004A268E">
        <w:rPr>
          <w:rFonts w:ascii="Times New Roman" w:hAnsi="Times New Roman" w:cs="Times New Roman"/>
          <w:sz w:val="24"/>
          <w:szCs w:val="24"/>
        </w:rPr>
        <w:t xml:space="preserve"> </w:t>
      </w:r>
      <w:proofErr w:type="spellStart"/>
      <w:r w:rsidR="00684D2A" w:rsidRPr="004A268E">
        <w:rPr>
          <w:rFonts w:ascii="Times New Roman" w:hAnsi="Times New Roman" w:cs="Times New Roman"/>
          <w:sz w:val="24"/>
          <w:szCs w:val="24"/>
        </w:rPr>
        <w:t>sistem</w:t>
      </w:r>
      <w:proofErr w:type="spellEnd"/>
      <w:r w:rsidR="00684D2A" w:rsidRPr="004A268E">
        <w:rPr>
          <w:rFonts w:ascii="Times New Roman" w:hAnsi="Times New Roman" w:cs="Times New Roman"/>
          <w:sz w:val="24"/>
          <w:szCs w:val="24"/>
        </w:rPr>
        <w:t xml:space="preserve"> </w:t>
      </w:r>
      <w:proofErr w:type="spellStart"/>
      <w:r w:rsidR="00684D2A" w:rsidRPr="004A268E">
        <w:rPr>
          <w:rFonts w:ascii="Times New Roman" w:hAnsi="Times New Roman" w:cs="Times New Roman"/>
          <w:sz w:val="24"/>
          <w:szCs w:val="24"/>
        </w:rPr>
        <w:t>informasi</w:t>
      </w:r>
      <w:proofErr w:type="spellEnd"/>
      <w:r w:rsidRPr="004A268E">
        <w:rPr>
          <w:rFonts w:ascii="Times New Roman" w:hAnsi="Times New Roman" w:cs="Times New Roman"/>
          <w:i/>
          <w:iCs/>
          <w:sz w:val="24"/>
          <w:szCs w:val="24"/>
        </w:rPr>
        <w:t>.</w:t>
      </w:r>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Personal innovativeness</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merupakan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kemauan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seorang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individu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menggunakan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sistem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informasi</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terbaru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sementara</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m-banking knowledge</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seberapa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seorang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invidu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tentang</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mobile banking</w:t>
      </w:r>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digunakan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menunjang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kegiatan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perbankannya</w:t>
      </w:r>
      <w:proofErr w:type="spellEnd"/>
      <w:r w:rsidRPr="004A268E">
        <w:rPr>
          <w:rFonts w:ascii="Times New Roman" w:hAnsi="Times New Roman" w:cs="Times New Roman"/>
          <w:sz w:val="24"/>
          <w:szCs w:val="24"/>
        </w:rPr>
        <w:t>.</w:t>
      </w:r>
      <w:commentRangeEnd w:id="8"/>
      <w:r w:rsidR="00F662FB" w:rsidRPr="004A268E">
        <w:rPr>
          <w:rStyle w:val="CommentReference"/>
          <w:rFonts w:ascii="Times New Roman" w:hAnsi="Times New Roman" w:cs="Times New Roman"/>
          <w:sz w:val="24"/>
          <w:szCs w:val="24"/>
        </w:rPr>
        <w:commentReference w:id="8"/>
      </w:r>
      <w:commentRangeEnd w:id="10"/>
      <w:r w:rsidR="004D4046" w:rsidRPr="004A268E">
        <w:rPr>
          <w:rStyle w:val="CommentReference"/>
          <w:rFonts w:ascii="Times New Roman" w:hAnsi="Times New Roman" w:cs="Times New Roman"/>
          <w:sz w:val="24"/>
          <w:szCs w:val="24"/>
        </w:rPr>
        <w:commentReference w:id="10"/>
      </w:r>
    </w:p>
    <w:p w14:paraId="6A8F1738" w14:textId="77777777" w:rsidR="00BF5923" w:rsidRPr="004A268E" w:rsidRDefault="00256545" w:rsidP="004A268E">
      <w:pPr>
        <w:spacing w:after="0" w:line="360" w:lineRule="auto"/>
        <w:ind w:firstLine="426"/>
        <w:jc w:val="both"/>
        <w:rPr>
          <w:rFonts w:ascii="Times New Roman" w:hAnsi="Times New Roman" w:cs="Times New Roman"/>
          <w:sz w:val="24"/>
          <w:szCs w:val="24"/>
        </w:rPr>
      </w:pPr>
      <w:commentRangeStart w:id="11"/>
      <w:commentRangeStart w:id="12"/>
      <w:commentRangeStart w:id="13"/>
      <w:r w:rsidRPr="004A268E">
        <w:rPr>
          <w:rFonts w:ascii="Times New Roman" w:hAnsi="Times New Roman" w:cs="Times New Roman"/>
          <w:sz w:val="24"/>
          <w:szCs w:val="24"/>
        </w:rPr>
        <w:t>Hal</w:t>
      </w:r>
      <w:r w:rsidR="00E158CC" w:rsidRPr="004A268E">
        <w:rPr>
          <w:rFonts w:ascii="Times New Roman" w:hAnsi="Times New Roman" w:cs="Times New Roman"/>
          <w:sz w:val="24"/>
          <w:szCs w:val="24"/>
        </w:rPr>
        <w:t>-</w:t>
      </w:r>
      <w:proofErr w:type="spellStart"/>
      <w:r w:rsidR="00E158CC" w:rsidRPr="004A268E">
        <w:rPr>
          <w:rFonts w:ascii="Times New Roman" w:hAnsi="Times New Roman" w:cs="Times New Roman"/>
          <w:sz w:val="24"/>
          <w:szCs w:val="24"/>
        </w:rPr>
        <w:t>hal</w:t>
      </w:r>
      <w:proofErr w:type="spellEnd"/>
      <w:r w:rsidR="00E158CC" w:rsidRPr="004A268E">
        <w:rPr>
          <w:rFonts w:ascii="Times New Roman" w:hAnsi="Times New Roman" w:cs="Times New Roman"/>
          <w:sz w:val="24"/>
          <w:szCs w:val="24"/>
        </w:rPr>
        <w:t xml:space="preserve"> yang </w:t>
      </w:r>
      <w:proofErr w:type="spellStart"/>
      <w:r w:rsidR="00E158CC" w:rsidRPr="004A268E">
        <w:rPr>
          <w:rFonts w:ascii="Times New Roman" w:hAnsi="Times New Roman" w:cs="Times New Roman"/>
          <w:sz w:val="24"/>
          <w:szCs w:val="24"/>
        </w:rPr>
        <w:t>telah</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disebutkan</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diatas</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merupakan</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beberapa</w:t>
      </w:r>
      <w:proofErr w:type="spellEnd"/>
      <w:r w:rsidR="00E158CC"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variabel</w:t>
      </w:r>
      <w:proofErr w:type="spellEnd"/>
      <w:r w:rsidR="00E158CC" w:rsidRPr="004A268E">
        <w:rPr>
          <w:rFonts w:ascii="Times New Roman" w:hAnsi="Times New Roman" w:cs="Times New Roman"/>
          <w:sz w:val="24"/>
          <w:szCs w:val="24"/>
        </w:rPr>
        <w:t xml:space="preserve"> yang </w:t>
      </w:r>
      <w:proofErr w:type="spellStart"/>
      <w:r w:rsidR="00E34437" w:rsidRPr="004A268E">
        <w:rPr>
          <w:rFonts w:ascii="Times New Roman" w:hAnsi="Times New Roman" w:cs="Times New Roman"/>
          <w:sz w:val="24"/>
          <w:szCs w:val="24"/>
        </w:rPr>
        <w:t>akan</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digunakan</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penulis</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untuk</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mencari</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tahu</w:t>
      </w:r>
      <w:proofErr w:type="spellEnd"/>
      <w:r w:rsidR="00E34437" w:rsidRPr="004A268E">
        <w:rPr>
          <w:rFonts w:ascii="Times New Roman" w:hAnsi="Times New Roman" w:cs="Times New Roman"/>
          <w:sz w:val="24"/>
          <w:szCs w:val="24"/>
        </w:rPr>
        <w:t xml:space="preserve"> </w:t>
      </w:r>
      <w:proofErr w:type="spellStart"/>
      <w:r w:rsidR="00E34437" w:rsidRPr="004A268E">
        <w:rPr>
          <w:rFonts w:ascii="Times New Roman" w:hAnsi="Times New Roman" w:cs="Times New Roman"/>
          <w:sz w:val="24"/>
          <w:szCs w:val="24"/>
        </w:rPr>
        <w:t>faktor</w:t>
      </w:r>
      <w:proofErr w:type="spellEnd"/>
      <w:r w:rsidR="00E34437" w:rsidRPr="004A268E">
        <w:rPr>
          <w:rFonts w:ascii="Times New Roman" w:hAnsi="Times New Roman" w:cs="Times New Roman"/>
          <w:sz w:val="24"/>
          <w:szCs w:val="24"/>
        </w:rPr>
        <w:t xml:space="preserve"> yang </w:t>
      </w:r>
      <w:proofErr w:type="spellStart"/>
      <w:r w:rsidR="00E158CC" w:rsidRPr="004A268E">
        <w:rPr>
          <w:rFonts w:ascii="Times New Roman" w:hAnsi="Times New Roman" w:cs="Times New Roman"/>
          <w:sz w:val="24"/>
          <w:szCs w:val="24"/>
        </w:rPr>
        <w:t>mempengaruhi</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inklusi</w:t>
      </w:r>
      <w:proofErr w:type="spellEnd"/>
      <w:r w:rsidR="00E158CC" w:rsidRPr="004A268E">
        <w:rPr>
          <w:rFonts w:ascii="Times New Roman" w:hAnsi="Times New Roman" w:cs="Times New Roman"/>
          <w:sz w:val="24"/>
          <w:szCs w:val="24"/>
        </w:rPr>
        <w:t xml:space="preserve"> </w:t>
      </w:r>
      <w:proofErr w:type="spellStart"/>
      <w:r w:rsidR="00E158CC" w:rsidRPr="004A268E">
        <w:rPr>
          <w:rFonts w:ascii="Times New Roman" w:hAnsi="Times New Roman" w:cs="Times New Roman"/>
          <w:sz w:val="24"/>
          <w:szCs w:val="24"/>
        </w:rPr>
        <w:t>keuangan</w:t>
      </w:r>
      <w:proofErr w:type="spellEnd"/>
      <w:r w:rsidR="00E158CC" w:rsidRPr="004A268E">
        <w:rPr>
          <w:rFonts w:ascii="Times New Roman" w:hAnsi="Times New Roman" w:cs="Times New Roman"/>
          <w:sz w:val="24"/>
          <w:szCs w:val="24"/>
        </w:rPr>
        <w:t xml:space="preserve">. </w:t>
      </w:r>
      <w:commentRangeEnd w:id="11"/>
      <w:r w:rsidR="004D4046" w:rsidRPr="004A268E">
        <w:rPr>
          <w:rStyle w:val="CommentReference"/>
          <w:rFonts w:ascii="Times New Roman" w:hAnsi="Times New Roman" w:cs="Times New Roman"/>
          <w:sz w:val="24"/>
          <w:szCs w:val="24"/>
        </w:rPr>
        <w:lastRenderedPageBreak/>
        <w:commentReference w:id="11"/>
      </w:r>
      <w:r w:rsidR="00E158CC" w:rsidRPr="004A268E">
        <w:rPr>
          <w:rFonts w:ascii="Times New Roman" w:hAnsi="Times New Roman" w:cs="Times New Roman"/>
          <w:sz w:val="24"/>
          <w:szCs w:val="24"/>
        </w:rPr>
        <w:t xml:space="preserve">Hal </w:t>
      </w:r>
      <w:proofErr w:type="spellStart"/>
      <w:r w:rsidRPr="004A268E">
        <w:rPr>
          <w:rFonts w:ascii="Times New Roman" w:hAnsi="Times New Roman" w:cs="Times New Roman"/>
          <w:sz w:val="24"/>
          <w:szCs w:val="24"/>
        </w:rPr>
        <w:t>penting</w:t>
      </w:r>
      <w:proofErr w:type="spellEnd"/>
      <w:r w:rsidRPr="004A268E">
        <w:rPr>
          <w:rFonts w:ascii="Times New Roman" w:hAnsi="Times New Roman" w:cs="Times New Roman"/>
          <w:sz w:val="24"/>
          <w:szCs w:val="24"/>
        </w:rPr>
        <w:t xml:space="preserve"> lain yang </w:t>
      </w:r>
      <w:proofErr w:type="spellStart"/>
      <w:r w:rsidR="00E16C48" w:rsidRPr="004A268E">
        <w:rPr>
          <w:rFonts w:ascii="Times New Roman" w:hAnsi="Times New Roman" w:cs="Times New Roman"/>
          <w:sz w:val="24"/>
          <w:szCs w:val="24"/>
        </w:rPr>
        <w:t>digunakan</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sebagai</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variabel</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untuk</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mencari</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tahu</w:t>
      </w:r>
      <w:proofErr w:type="spellEnd"/>
      <w:r w:rsidR="00E16C48" w:rsidRPr="004A268E">
        <w:rPr>
          <w:rFonts w:ascii="Times New Roman" w:hAnsi="Times New Roman" w:cs="Times New Roman"/>
          <w:sz w:val="24"/>
          <w:szCs w:val="24"/>
        </w:rPr>
        <w:t xml:space="preserve"> </w:t>
      </w:r>
      <w:proofErr w:type="spellStart"/>
      <w:r w:rsidR="00E16C48" w:rsidRPr="004A268E">
        <w:rPr>
          <w:rFonts w:ascii="Times New Roman" w:hAnsi="Times New Roman" w:cs="Times New Roman"/>
          <w:sz w:val="24"/>
          <w:szCs w:val="24"/>
        </w:rPr>
        <w:t>faktor</w:t>
      </w:r>
      <w:proofErr w:type="spellEnd"/>
      <w:r w:rsidR="00E16C48" w:rsidRPr="004A268E">
        <w:rPr>
          <w:rFonts w:ascii="Times New Roman" w:hAnsi="Times New Roman" w:cs="Times New Roman"/>
          <w:sz w:val="24"/>
          <w:szCs w:val="24"/>
        </w:rPr>
        <w:t xml:space="preserve"> yang </w:t>
      </w:r>
      <w:proofErr w:type="spellStart"/>
      <w:r w:rsidR="00E16C48" w:rsidRPr="004A268E">
        <w:rPr>
          <w:rFonts w:ascii="Times New Roman" w:hAnsi="Times New Roman" w:cs="Times New Roman"/>
          <w:sz w:val="24"/>
          <w:szCs w:val="24"/>
        </w:rPr>
        <w:t>mempengaruhi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commentRangeEnd w:id="12"/>
      <w:proofErr w:type="spellEnd"/>
      <w:r w:rsidR="00F662FB" w:rsidRPr="004A268E">
        <w:rPr>
          <w:rStyle w:val="CommentReference"/>
          <w:rFonts w:ascii="Times New Roman" w:hAnsi="Times New Roman" w:cs="Times New Roman"/>
          <w:sz w:val="24"/>
          <w:szCs w:val="24"/>
        </w:rPr>
        <w:commentReference w:id="12"/>
      </w:r>
      <w:r w:rsidR="008574A4"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Menurut</w:t>
      </w:r>
      <w:proofErr w:type="spellEnd"/>
      <w:r w:rsidR="003016CA" w:rsidRPr="004A268E">
        <w:rPr>
          <w:rFonts w:ascii="Times New Roman" w:hAnsi="Times New Roman" w:cs="Times New Roman"/>
          <w:sz w:val="24"/>
          <w:szCs w:val="24"/>
        </w:rPr>
        <w:t xml:space="preserve"> </w:t>
      </w:r>
      <w:r w:rsidR="003016CA" w:rsidRPr="004A268E">
        <w:rPr>
          <w:rFonts w:ascii="Times New Roman" w:hAnsi="Times New Roman" w:cs="Times New Roman"/>
          <w:sz w:val="24"/>
          <w:szCs w:val="24"/>
        </w:rPr>
        <w:fldChar w:fldCharType="begin" w:fldLock="1"/>
      </w:r>
      <w:r w:rsidR="00AF3DDD" w:rsidRPr="004A268E">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4A268E">
        <w:rPr>
          <w:rFonts w:ascii="Times New Roman" w:hAnsi="Times New Roman" w:cs="Times New Roman"/>
          <w:sz w:val="24"/>
          <w:szCs w:val="24"/>
        </w:rPr>
        <w:fldChar w:fldCharType="separate"/>
      </w:r>
      <w:r w:rsidR="003016CA" w:rsidRPr="004A268E">
        <w:rPr>
          <w:rFonts w:ascii="Times New Roman" w:hAnsi="Times New Roman" w:cs="Times New Roman"/>
          <w:noProof/>
          <w:sz w:val="24"/>
          <w:szCs w:val="24"/>
        </w:rPr>
        <w:t>Kemendikbud (2017)</w:t>
      </w:r>
      <w:r w:rsidR="003016CA" w:rsidRPr="004A268E">
        <w:rPr>
          <w:rFonts w:ascii="Times New Roman" w:hAnsi="Times New Roman" w:cs="Times New Roman"/>
          <w:sz w:val="24"/>
          <w:szCs w:val="24"/>
        </w:rPr>
        <w:fldChar w:fldCharType="end"/>
      </w:r>
      <w:commentRangeStart w:id="14"/>
      <w:ins w:id="15" w:author="Shinta Amalina Hazrati H" w:date="2020-03-21T10:14:00Z">
        <w:r w:rsidR="00F662FB" w:rsidRPr="004A268E">
          <w:rPr>
            <w:rFonts w:ascii="Times New Roman" w:hAnsi="Times New Roman" w:cs="Times New Roman"/>
            <w:sz w:val="24"/>
            <w:szCs w:val="24"/>
          </w:rPr>
          <w:t>,</w:t>
        </w:r>
      </w:ins>
      <w:r w:rsidRPr="004A268E">
        <w:rPr>
          <w:rFonts w:ascii="Times New Roman" w:hAnsi="Times New Roman" w:cs="Times New Roman"/>
          <w:sz w:val="24"/>
          <w:szCs w:val="24"/>
        </w:rPr>
        <w:t xml:space="preserve"> </w:t>
      </w:r>
      <w:commentRangeEnd w:id="14"/>
      <w:r w:rsidR="00F662FB" w:rsidRPr="004A268E">
        <w:rPr>
          <w:rStyle w:val="CommentReference"/>
          <w:rFonts w:ascii="Times New Roman" w:hAnsi="Times New Roman" w:cs="Times New Roman"/>
          <w:sz w:val="24"/>
          <w:szCs w:val="24"/>
        </w:rPr>
        <w:commentReference w:id="14"/>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kecakapan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mengaplikasikan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pemahaman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tentang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konsep</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risiko</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keterampilan</w:t>
      </w:r>
      <w:proofErr w:type="spellEnd"/>
      <w:r w:rsidRPr="004A268E">
        <w:rPr>
          <w:rFonts w:ascii="Times New Roman" w:hAnsi="Times New Roman" w:cs="Times New Roman"/>
          <w:sz w:val="24"/>
          <w:szCs w:val="24"/>
        </w:rPr>
        <w:t xml:space="preserve"> agar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membuat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keputusan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efektif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konteks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finansial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kesejahteraan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finansial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baik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individu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maupun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sosial</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berpartisipasi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lingkungan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Sementara</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menurut</w:t>
      </w:r>
      <w:proofErr w:type="spellEnd"/>
      <w:r w:rsidR="0047344D" w:rsidRPr="004A268E">
        <w:rPr>
          <w:rFonts w:ascii="Times New Roman" w:hAnsi="Times New Roman" w:cs="Times New Roman"/>
          <w:sz w:val="24"/>
          <w:szCs w:val="24"/>
        </w:rPr>
        <w:t xml:space="preserve"> </w:t>
      </w:r>
      <w:r w:rsidR="0047344D" w:rsidRPr="004A268E">
        <w:rPr>
          <w:rFonts w:ascii="Times New Roman" w:hAnsi="Times New Roman" w:cs="Times New Roman"/>
          <w:sz w:val="24"/>
          <w:szCs w:val="24"/>
        </w:rPr>
        <w:fldChar w:fldCharType="begin" w:fldLock="1"/>
      </w:r>
      <w:r w:rsidR="00D45AB8" w:rsidRPr="004A268E">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4A268E">
        <w:rPr>
          <w:rFonts w:ascii="Times New Roman" w:hAnsi="Times New Roman" w:cs="Times New Roman"/>
          <w:sz w:val="24"/>
          <w:szCs w:val="24"/>
        </w:rPr>
        <w:fldChar w:fldCharType="separate"/>
      </w:r>
      <w:r w:rsidR="0047344D" w:rsidRPr="004A268E">
        <w:rPr>
          <w:rFonts w:ascii="Times New Roman" w:hAnsi="Times New Roman" w:cs="Times New Roman"/>
          <w:noProof/>
          <w:sz w:val="24"/>
          <w:szCs w:val="24"/>
        </w:rPr>
        <w:t>OJK (2017)</w:t>
      </w:r>
      <w:r w:rsidR="0047344D" w:rsidRPr="004A268E">
        <w:rPr>
          <w:rFonts w:ascii="Times New Roman" w:hAnsi="Times New Roman" w:cs="Times New Roman"/>
          <w:sz w:val="24"/>
          <w:szCs w:val="24"/>
        </w:rPr>
        <w:fldChar w:fldCharType="end"/>
      </w:r>
      <w:r w:rsidR="0047344D"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mendefinisikan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literasi</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keuangan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sebagai</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pengetahuan</w:t>
      </w:r>
      <w:proofErr w:type="spellEnd"/>
      <w:r w:rsidR="00E83267" w:rsidRPr="004A268E">
        <w:rPr>
          <w:rFonts w:ascii="Times New Roman" w:hAnsi="Times New Roman" w:cs="Times New Roman"/>
          <w:sz w:val="24"/>
          <w:szCs w:val="24"/>
        </w:rPr>
        <w:t xml:space="preserve"> dan </w:t>
      </w:r>
      <w:proofErr w:type="spellStart"/>
      <w:r w:rsidR="00E83267" w:rsidRPr="004A268E">
        <w:rPr>
          <w:rFonts w:ascii="Times New Roman" w:hAnsi="Times New Roman" w:cs="Times New Roman"/>
          <w:sz w:val="24"/>
          <w:szCs w:val="24"/>
        </w:rPr>
        <w:t>pemahaman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atas</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konsep</w:t>
      </w:r>
      <w:proofErr w:type="spellEnd"/>
      <w:r w:rsidR="00E83267" w:rsidRPr="004A268E">
        <w:rPr>
          <w:rFonts w:ascii="Times New Roman" w:hAnsi="Times New Roman" w:cs="Times New Roman"/>
          <w:sz w:val="24"/>
          <w:szCs w:val="24"/>
        </w:rPr>
        <w:t xml:space="preserve"> dan </w:t>
      </w:r>
      <w:proofErr w:type="spellStart"/>
      <w:r w:rsidR="00E83267" w:rsidRPr="004A268E">
        <w:rPr>
          <w:rFonts w:ascii="Times New Roman" w:hAnsi="Times New Roman" w:cs="Times New Roman"/>
          <w:sz w:val="24"/>
          <w:szCs w:val="24"/>
        </w:rPr>
        <w:t>risiko</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keuangan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berikut</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keterampilan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motivasi</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serta</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keyakinan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untuk</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menerapkan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pengetahuan</w:t>
      </w:r>
      <w:proofErr w:type="spellEnd"/>
      <w:r w:rsidR="00E83267" w:rsidRPr="004A268E">
        <w:rPr>
          <w:rFonts w:ascii="Times New Roman" w:hAnsi="Times New Roman" w:cs="Times New Roman"/>
          <w:sz w:val="24"/>
          <w:szCs w:val="24"/>
        </w:rPr>
        <w:t xml:space="preserve"> dan </w:t>
      </w:r>
      <w:proofErr w:type="spellStart"/>
      <w:r w:rsidR="00E83267" w:rsidRPr="004A268E">
        <w:rPr>
          <w:rFonts w:ascii="Times New Roman" w:hAnsi="Times New Roman" w:cs="Times New Roman"/>
          <w:sz w:val="24"/>
          <w:szCs w:val="24"/>
        </w:rPr>
        <w:t>pemahaman</w:t>
      </w:r>
      <w:proofErr w:type="spellEnd"/>
      <w:r w:rsidR="00E83267" w:rsidRPr="004A268E">
        <w:rPr>
          <w:rFonts w:ascii="Times New Roman" w:hAnsi="Times New Roman" w:cs="Times New Roman"/>
          <w:sz w:val="24"/>
          <w:szCs w:val="24"/>
        </w:rPr>
        <w:t xml:space="preserve"> yang </w:t>
      </w:r>
      <w:proofErr w:type="spellStart"/>
      <w:r w:rsidR="00E83267" w:rsidRPr="004A268E">
        <w:rPr>
          <w:rFonts w:ascii="Times New Roman" w:hAnsi="Times New Roman" w:cs="Times New Roman"/>
          <w:sz w:val="24"/>
          <w:szCs w:val="24"/>
        </w:rPr>
        <w:t>dimilikinya</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tersebut</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dalam</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rangka</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membuat</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keputusan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keuangan</w:t>
      </w:r>
      <w:proofErr w:type="spellEnd"/>
      <w:r w:rsidR="00E83267" w:rsidRPr="004A268E">
        <w:rPr>
          <w:rFonts w:ascii="Times New Roman" w:hAnsi="Times New Roman" w:cs="Times New Roman"/>
          <w:sz w:val="24"/>
          <w:szCs w:val="24"/>
        </w:rPr>
        <w:t xml:space="preserve"> yang </w:t>
      </w:r>
      <w:proofErr w:type="spellStart"/>
      <w:r w:rsidR="00E83267" w:rsidRPr="004A268E">
        <w:rPr>
          <w:rFonts w:ascii="Times New Roman" w:hAnsi="Times New Roman" w:cs="Times New Roman"/>
          <w:sz w:val="24"/>
          <w:szCs w:val="24"/>
        </w:rPr>
        <w:t>efektif</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meningkatkan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kesejahteraan</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keuangan</w:t>
      </w:r>
      <w:proofErr w:type="spellEnd"/>
      <w:r w:rsidR="00E83267" w:rsidRPr="004A268E">
        <w:rPr>
          <w:rFonts w:ascii="Times New Roman" w:hAnsi="Times New Roman" w:cs="Times New Roman"/>
          <w:sz w:val="24"/>
          <w:szCs w:val="24"/>
        </w:rPr>
        <w:t xml:space="preserve"> (</w:t>
      </w:r>
      <w:r w:rsidR="00E83267" w:rsidRPr="004A268E">
        <w:rPr>
          <w:rFonts w:ascii="Times New Roman" w:hAnsi="Times New Roman" w:cs="Times New Roman"/>
          <w:i/>
          <w:iCs/>
          <w:sz w:val="24"/>
          <w:szCs w:val="24"/>
        </w:rPr>
        <w:t>financial well-being</w:t>
      </w:r>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individu</w:t>
      </w:r>
      <w:proofErr w:type="spellEnd"/>
      <w:r w:rsidR="00803DE4" w:rsidRPr="004A268E">
        <w:rPr>
          <w:rFonts w:ascii="Times New Roman" w:hAnsi="Times New Roman" w:cs="Times New Roman"/>
          <w:sz w:val="24"/>
          <w:szCs w:val="24"/>
        </w:rPr>
        <w:t xml:space="preserve"> </w:t>
      </w:r>
      <w:r w:rsidR="00E83267" w:rsidRPr="004A268E">
        <w:rPr>
          <w:rFonts w:ascii="Times New Roman" w:hAnsi="Times New Roman" w:cs="Times New Roman"/>
          <w:sz w:val="24"/>
          <w:szCs w:val="24"/>
        </w:rPr>
        <w:t xml:space="preserve">dan </w:t>
      </w:r>
      <w:proofErr w:type="spellStart"/>
      <w:r w:rsidR="00E83267" w:rsidRPr="004A268E">
        <w:rPr>
          <w:rFonts w:ascii="Times New Roman" w:hAnsi="Times New Roman" w:cs="Times New Roman"/>
          <w:sz w:val="24"/>
          <w:szCs w:val="24"/>
        </w:rPr>
        <w:t>masyarakat</w:t>
      </w:r>
      <w:proofErr w:type="spellEnd"/>
      <w:r w:rsidR="00E83267" w:rsidRPr="004A268E">
        <w:rPr>
          <w:rFonts w:ascii="Times New Roman" w:hAnsi="Times New Roman" w:cs="Times New Roman"/>
          <w:sz w:val="24"/>
          <w:szCs w:val="24"/>
        </w:rPr>
        <w:t xml:space="preserve">, dan </w:t>
      </w:r>
      <w:proofErr w:type="spellStart"/>
      <w:r w:rsidR="00E83267" w:rsidRPr="004A268E">
        <w:rPr>
          <w:rFonts w:ascii="Times New Roman" w:hAnsi="Times New Roman" w:cs="Times New Roman"/>
          <w:sz w:val="24"/>
          <w:szCs w:val="24"/>
        </w:rPr>
        <w:t>berpartisipasi</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dalam</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bidang</w:t>
      </w:r>
      <w:proofErr w:type="spellEnd"/>
      <w:r w:rsidR="00E83267" w:rsidRPr="004A268E">
        <w:rPr>
          <w:rFonts w:ascii="Times New Roman" w:hAnsi="Times New Roman" w:cs="Times New Roman"/>
          <w:sz w:val="24"/>
          <w:szCs w:val="24"/>
        </w:rPr>
        <w:t xml:space="preserve"> </w:t>
      </w:r>
      <w:proofErr w:type="spellStart"/>
      <w:r w:rsidR="00E83267" w:rsidRPr="004A268E">
        <w:rPr>
          <w:rFonts w:ascii="Times New Roman" w:hAnsi="Times New Roman" w:cs="Times New Roman"/>
          <w:sz w:val="24"/>
          <w:szCs w:val="24"/>
        </w:rPr>
        <w:t>ekonomi</w:t>
      </w:r>
      <w:proofErr w:type="spellEnd"/>
      <w:r w:rsidR="00E83267" w:rsidRPr="004A268E">
        <w:rPr>
          <w:rFonts w:ascii="Times New Roman" w:hAnsi="Times New Roman" w:cs="Times New Roman"/>
          <w:sz w:val="24"/>
          <w:szCs w:val="24"/>
        </w:rPr>
        <w:t xml:space="preserve">. </w:t>
      </w:r>
    </w:p>
    <w:p w14:paraId="0CA0BF4F" w14:textId="77777777" w:rsidR="00C130BE" w:rsidRPr="004A268E" w:rsidRDefault="00256545"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Meskipun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pertumbuhan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di Indonesia </w:t>
      </w:r>
      <w:proofErr w:type="spellStart"/>
      <w:r w:rsidRPr="004A268E">
        <w:rPr>
          <w:rFonts w:ascii="Times New Roman" w:hAnsi="Times New Roman" w:cs="Times New Roman"/>
          <w:sz w:val="24"/>
          <w:szCs w:val="24"/>
        </w:rPr>
        <w:t>bisa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dibilang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cukup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besar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setiap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tahunnya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namun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sering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terjadi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kesenjangan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sosial</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Penyebabnya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sebagian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besar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masih</w:t>
      </w:r>
      <w:proofErr w:type="spellEnd"/>
      <w:r w:rsidRPr="004A268E">
        <w:rPr>
          <w:rFonts w:ascii="Times New Roman" w:hAnsi="Times New Roman" w:cs="Times New Roman"/>
          <w:sz w:val="24"/>
          <w:szCs w:val="24"/>
        </w:rPr>
        <w:t xml:space="preserve"> minim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keterampilann</w:t>
      </w:r>
      <w:r w:rsidR="003340B2" w:rsidRPr="004A268E">
        <w:rPr>
          <w:rFonts w:ascii="Times New Roman" w:hAnsi="Times New Roman" w:cs="Times New Roman"/>
          <w:sz w:val="24"/>
          <w:szCs w:val="24"/>
        </w:rPr>
        <w:t>n</w:t>
      </w:r>
      <w:r w:rsidRPr="004A268E">
        <w:rPr>
          <w:rFonts w:ascii="Times New Roman" w:hAnsi="Times New Roman" w:cs="Times New Roman"/>
          <w:sz w:val="24"/>
          <w:szCs w:val="24"/>
        </w:rPr>
        <w:t>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mengakibatkan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rendahnya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pemanfaatan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 xml:space="preserve">. </w:t>
      </w:r>
      <w:r w:rsidR="00546E95" w:rsidRPr="004A268E">
        <w:rPr>
          <w:rFonts w:ascii="Times New Roman" w:hAnsi="Times New Roman" w:cs="Times New Roman"/>
          <w:sz w:val="24"/>
          <w:szCs w:val="24"/>
        </w:rPr>
        <w:fldChar w:fldCharType="begin" w:fldLock="1"/>
      </w:r>
      <w:r w:rsidR="00546E95" w:rsidRPr="004A268E">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2017)"},"properties":{"noteIndex":0},"schema":"https://github.com/citation-style-language/schema/raw/master/csl-citation.json"}</w:instrText>
      </w:r>
      <w:r w:rsidR="00546E95" w:rsidRPr="004A268E">
        <w:rPr>
          <w:rFonts w:ascii="Times New Roman" w:hAnsi="Times New Roman" w:cs="Times New Roman"/>
          <w:sz w:val="24"/>
          <w:szCs w:val="24"/>
        </w:rPr>
        <w:fldChar w:fldCharType="separate"/>
      </w:r>
      <w:r w:rsidR="00546E95" w:rsidRPr="004A268E">
        <w:rPr>
          <w:rFonts w:ascii="Times New Roman" w:hAnsi="Times New Roman" w:cs="Times New Roman"/>
          <w:noProof/>
          <w:sz w:val="24"/>
          <w:szCs w:val="24"/>
        </w:rPr>
        <w:t>OJK (2017)</w:t>
      </w:r>
      <w:r w:rsidR="00546E95" w:rsidRPr="004A268E">
        <w:rPr>
          <w:rFonts w:ascii="Times New Roman" w:hAnsi="Times New Roman" w:cs="Times New Roman"/>
          <w:sz w:val="24"/>
          <w:szCs w:val="24"/>
        </w:rPr>
        <w:fldChar w:fldCharType="end"/>
      </w:r>
      <w:r w:rsidR="00546E95" w:rsidRPr="004A268E">
        <w:rPr>
          <w:rFonts w:ascii="Times New Roman" w:hAnsi="Times New Roman" w:cs="Times New Roman"/>
          <w:sz w:val="24"/>
          <w:szCs w:val="24"/>
        </w:rPr>
        <w:t xml:space="preserve"> </w:t>
      </w:r>
      <w:proofErr w:type="spellStart"/>
      <w:r w:rsidR="00546E95" w:rsidRPr="004A268E">
        <w:rPr>
          <w:rFonts w:ascii="Times New Roman" w:hAnsi="Times New Roman" w:cs="Times New Roman"/>
          <w:sz w:val="24"/>
          <w:szCs w:val="24"/>
        </w:rPr>
        <w:t>mengatakan</w:t>
      </w:r>
      <w:proofErr w:type="spellEnd"/>
      <w:r w:rsidR="00546E95" w:rsidRPr="004A268E">
        <w:rPr>
          <w:rFonts w:ascii="Times New Roman" w:hAnsi="Times New Roman" w:cs="Times New Roman"/>
          <w:sz w:val="24"/>
          <w:szCs w:val="24"/>
        </w:rPr>
        <w:t xml:space="preserve"> </w:t>
      </w:r>
      <w:proofErr w:type="spellStart"/>
      <w:r w:rsidR="00546E95" w:rsidRPr="004A268E">
        <w:rPr>
          <w:rFonts w:ascii="Times New Roman" w:hAnsi="Times New Roman" w:cs="Times New Roman"/>
          <w:sz w:val="24"/>
          <w:szCs w:val="24"/>
        </w:rPr>
        <w:t>s</w:t>
      </w:r>
      <w:r w:rsidRPr="004A268E">
        <w:rPr>
          <w:rFonts w:ascii="Times New Roman" w:hAnsi="Times New Roman" w:cs="Times New Roman"/>
          <w:sz w:val="24"/>
          <w:szCs w:val="24"/>
        </w:rPr>
        <w:t>eorang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individu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membutuhkan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dasar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tentang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dijadikan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bekal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mencapai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kehidupan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lebih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berkualitas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juga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membantu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pertumbuhan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menurunkan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tingkat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inflasi</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tingkat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kesenjangan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sosial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menurun</w:t>
      </w:r>
      <w:proofErr w:type="spellEnd"/>
      <w:r w:rsidRPr="004A268E">
        <w:rPr>
          <w:rFonts w:ascii="Times New Roman" w:hAnsi="Times New Roman" w:cs="Times New Roman"/>
          <w:sz w:val="24"/>
          <w:szCs w:val="24"/>
        </w:rPr>
        <w:t>.</w:t>
      </w:r>
      <w:r w:rsidR="00E7222D" w:rsidRPr="004A268E">
        <w:rPr>
          <w:rFonts w:ascii="Times New Roman" w:hAnsi="Times New Roman" w:cs="Times New Roman"/>
          <w:sz w:val="24"/>
          <w:szCs w:val="24"/>
        </w:rPr>
        <w:t xml:space="preserve"> </w:t>
      </w:r>
    </w:p>
    <w:p w14:paraId="68219AD6" w14:textId="19D14715" w:rsidR="00B717BD" w:rsidRPr="004A268E" w:rsidRDefault="00E7222D"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Menurut</w:t>
      </w:r>
      <w:proofErr w:type="spellEnd"/>
      <w:r w:rsidRPr="004A268E">
        <w:rPr>
          <w:rFonts w:ascii="Times New Roman" w:hAnsi="Times New Roman" w:cs="Times New Roman"/>
          <w:sz w:val="24"/>
          <w:szCs w:val="24"/>
        </w:rPr>
        <w:t xml:space="preserve"> </w:t>
      </w:r>
      <w:r w:rsidR="00FF2131" w:rsidRPr="004A268E">
        <w:rPr>
          <w:rFonts w:ascii="Times New Roman" w:hAnsi="Times New Roman" w:cs="Times New Roman"/>
          <w:sz w:val="24"/>
          <w:szCs w:val="24"/>
        </w:rPr>
        <w:fldChar w:fldCharType="begin" w:fldLock="1"/>
      </w:r>
      <w:r w:rsidR="0047344D" w:rsidRPr="004A268E">
        <w:rPr>
          <w:rFonts w:ascii="Times New Roman" w:hAnsi="Times New Roman" w:cs="Times New Roman"/>
          <w:sz w:val="24"/>
          <w:szCs w:val="24"/>
        </w:rPr>
        <w:instrText>ADDIN CSL_CITATION {"citationItems":[{"id":"ITEM-1","itemData":{"author":[{"dropping-particle":"","family":"Otoritas Jasa Keuangan","given":"","non-dropping-particle":"","parse-names":false,"suffix":""}],"container-title":"Sp 58/Dhms/Ojk/Xi/2019","id":"ITEM-1","issue":"November","issued":{"date-parts":[["2019"]]},"page":"1","title":"Siaran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4A268E">
        <w:rPr>
          <w:rFonts w:ascii="Times New Roman" w:hAnsi="Times New Roman" w:cs="Times New Roman"/>
          <w:sz w:val="24"/>
          <w:szCs w:val="24"/>
        </w:rPr>
        <w:fldChar w:fldCharType="separate"/>
      </w:r>
      <w:r w:rsidR="00FF2131" w:rsidRPr="004A268E">
        <w:rPr>
          <w:rFonts w:ascii="Times New Roman" w:hAnsi="Times New Roman" w:cs="Times New Roman"/>
          <w:noProof/>
          <w:sz w:val="24"/>
          <w:szCs w:val="24"/>
        </w:rPr>
        <w:t>Otoritas Jasa Keuangan (2019)</w:t>
      </w:r>
      <w:r w:rsidR="00FF2131" w:rsidRPr="004A268E">
        <w:rPr>
          <w:rFonts w:ascii="Times New Roman" w:hAnsi="Times New Roman" w:cs="Times New Roman"/>
          <w:sz w:val="24"/>
          <w:szCs w:val="24"/>
        </w:rPr>
        <w:fldChar w:fldCharType="end"/>
      </w:r>
      <w:r w:rsidRPr="004A268E">
        <w:rPr>
          <w:rFonts w:ascii="Times New Roman" w:hAnsi="Times New Roman" w:cs="Times New Roman"/>
          <w:sz w:val="24"/>
          <w:szCs w:val="24"/>
        </w:rPr>
        <w:t xml:space="preserve"> pada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2019 </w:t>
      </w:r>
      <w:proofErr w:type="spellStart"/>
      <w:r w:rsidRPr="004A268E">
        <w:rPr>
          <w:rFonts w:ascii="Times New Roman" w:hAnsi="Times New Roman" w:cs="Times New Roman"/>
          <w:sz w:val="24"/>
          <w:szCs w:val="24"/>
        </w:rPr>
        <w:t>menunjukkan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mencapai</w:t>
      </w:r>
      <w:proofErr w:type="spellEnd"/>
      <w:r w:rsidRPr="004A268E">
        <w:rPr>
          <w:rFonts w:ascii="Times New Roman" w:hAnsi="Times New Roman" w:cs="Times New Roman"/>
          <w:sz w:val="24"/>
          <w:szCs w:val="24"/>
        </w:rPr>
        <w:t xml:space="preserve"> 38,03% dan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76,19%. Angka </w:t>
      </w:r>
      <w:proofErr w:type="spellStart"/>
      <w:r w:rsidRPr="004A268E">
        <w:rPr>
          <w:rFonts w:ascii="Times New Roman" w:hAnsi="Times New Roman" w:cs="Times New Roman"/>
          <w:sz w:val="24"/>
          <w:szCs w:val="24"/>
        </w:rPr>
        <w:t>tersebut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dibanding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hasil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survei</w:t>
      </w:r>
      <w:proofErr w:type="spellEnd"/>
      <w:r w:rsidRPr="004A268E">
        <w:rPr>
          <w:rFonts w:ascii="Times New Roman" w:hAnsi="Times New Roman" w:cs="Times New Roman"/>
          <w:sz w:val="24"/>
          <w:szCs w:val="24"/>
        </w:rPr>
        <w:t xml:space="preserve"> OJK 2016 </w:t>
      </w:r>
      <w:proofErr w:type="spellStart"/>
      <w:r w:rsidRPr="004A268E">
        <w:rPr>
          <w:rFonts w:ascii="Times New Roman" w:hAnsi="Times New Roman" w:cs="Times New Roman"/>
          <w:sz w:val="24"/>
          <w:szCs w:val="24"/>
        </w:rPr>
        <w:t>yaitu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29,7% dan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67,8%.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demikian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3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terakhir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peningkatan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pemahaman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sebesar</w:t>
      </w:r>
      <w:proofErr w:type="spellEnd"/>
      <w:r w:rsidRPr="004A268E">
        <w:rPr>
          <w:rFonts w:ascii="Times New Roman" w:hAnsi="Times New Roman" w:cs="Times New Roman"/>
          <w:sz w:val="24"/>
          <w:szCs w:val="24"/>
        </w:rPr>
        <w:t xml:space="preserve"> 8,33%, </w:t>
      </w:r>
      <w:proofErr w:type="spellStart"/>
      <w:r w:rsidRPr="004A268E">
        <w:rPr>
          <w:rFonts w:ascii="Times New Roman" w:hAnsi="Times New Roman" w:cs="Times New Roman"/>
          <w:sz w:val="24"/>
          <w:szCs w:val="24"/>
        </w:rPr>
        <w:t>serta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peningkatan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akses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produk</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layanan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jasa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sebesar</w:t>
      </w:r>
      <w:proofErr w:type="spellEnd"/>
      <w:r w:rsidRPr="004A268E">
        <w:rPr>
          <w:rFonts w:ascii="Times New Roman" w:hAnsi="Times New Roman" w:cs="Times New Roman"/>
          <w:sz w:val="24"/>
          <w:szCs w:val="24"/>
        </w:rPr>
        <w:t xml:space="preserve"> 8,39%.</w:t>
      </w:r>
      <w:commentRangeEnd w:id="13"/>
      <w:r w:rsidR="005403BE" w:rsidRPr="004A268E">
        <w:rPr>
          <w:rStyle w:val="CommentReference"/>
          <w:rFonts w:ascii="Times New Roman" w:hAnsi="Times New Roman" w:cs="Times New Roman"/>
          <w:sz w:val="24"/>
          <w:szCs w:val="24"/>
        </w:rPr>
        <w:commentReference w:id="13"/>
      </w:r>
    </w:p>
    <w:p w14:paraId="635E74E8" w14:textId="27CC6A95" w:rsidR="00EC5420" w:rsidRPr="004A268E" w:rsidRDefault="00EC5420" w:rsidP="004A268E">
      <w:pPr>
        <w:spacing w:after="0" w:line="360" w:lineRule="auto"/>
        <w:jc w:val="both"/>
        <w:rPr>
          <w:rFonts w:ascii="Times New Roman" w:hAnsi="Times New Roman" w:cs="Times New Roman"/>
          <w:sz w:val="24"/>
          <w:szCs w:val="24"/>
        </w:rPr>
      </w:pPr>
      <w:r w:rsidRPr="004A268E">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4A268E" w:rsidRDefault="00176596" w:rsidP="004A268E">
      <w:pPr>
        <w:pStyle w:val="Caption"/>
        <w:spacing w:after="0" w:line="360" w:lineRule="auto"/>
        <w:jc w:val="center"/>
        <w:rPr>
          <w:rFonts w:ascii="Times New Roman" w:hAnsi="Times New Roman" w:cs="Times New Roman"/>
          <w:i w:val="0"/>
          <w:iCs w:val="0"/>
          <w:color w:val="auto"/>
          <w:sz w:val="24"/>
          <w:szCs w:val="24"/>
        </w:rPr>
      </w:pPr>
      <w:r w:rsidRPr="004A268E">
        <w:rPr>
          <w:rFonts w:ascii="Times New Roman" w:hAnsi="Times New Roman" w:cs="Times New Roman"/>
          <w:i w:val="0"/>
          <w:iCs w:val="0"/>
          <w:color w:val="auto"/>
          <w:sz w:val="24"/>
          <w:szCs w:val="24"/>
        </w:rPr>
        <w:t xml:space="preserve">Gambar </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STYLEREF 1 \s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1</w:t>
      </w:r>
      <w:r w:rsidR="00791F16" w:rsidRPr="004A268E">
        <w:rPr>
          <w:rFonts w:ascii="Times New Roman" w:hAnsi="Times New Roman" w:cs="Times New Roman"/>
          <w:i w:val="0"/>
          <w:iCs w:val="0"/>
          <w:color w:val="auto"/>
          <w:sz w:val="24"/>
          <w:szCs w:val="24"/>
        </w:rPr>
        <w:fldChar w:fldCharType="end"/>
      </w:r>
      <w:r w:rsidR="00791F16" w:rsidRPr="004A268E">
        <w:rPr>
          <w:rFonts w:ascii="Times New Roman" w:hAnsi="Times New Roman" w:cs="Times New Roman"/>
          <w:i w:val="0"/>
          <w:iCs w:val="0"/>
          <w:color w:val="auto"/>
          <w:sz w:val="24"/>
          <w:szCs w:val="24"/>
        </w:rPr>
        <w:t>.</w:t>
      </w:r>
      <w:r w:rsidR="00791F16" w:rsidRPr="004A268E">
        <w:rPr>
          <w:rFonts w:ascii="Times New Roman" w:hAnsi="Times New Roman" w:cs="Times New Roman"/>
          <w:i w:val="0"/>
          <w:iCs w:val="0"/>
          <w:color w:val="auto"/>
          <w:sz w:val="24"/>
          <w:szCs w:val="24"/>
        </w:rPr>
        <w:fldChar w:fldCharType="begin"/>
      </w:r>
      <w:r w:rsidR="00791F16" w:rsidRPr="004A268E">
        <w:rPr>
          <w:rFonts w:ascii="Times New Roman" w:hAnsi="Times New Roman" w:cs="Times New Roman"/>
          <w:i w:val="0"/>
          <w:iCs w:val="0"/>
          <w:color w:val="auto"/>
          <w:sz w:val="24"/>
          <w:szCs w:val="24"/>
        </w:rPr>
        <w:instrText xml:space="preserve"> SEQ Gambar \* ARABIC \s 1 </w:instrText>
      </w:r>
      <w:r w:rsidR="00791F16" w:rsidRPr="004A268E">
        <w:rPr>
          <w:rFonts w:ascii="Times New Roman" w:hAnsi="Times New Roman" w:cs="Times New Roman"/>
          <w:i w:val="0"/>
          <w:iCs w:val="0"/>
          <w:color w:val="auto"/>
          <w:sz w:val="24"/>
          <w:szCs w:val="24"/>
        </w:rPr>
        <w:fldChar w:fldCharType="separate"/>
      </w:r>
      <w:r w:rsidR="00791F16" w:rsidRPr="004A268E">
        <w:rPr>
          <w:rFonts w:ascii="Times New Roman" w:hAnsi="Times New Roman" w:cs="Times New Roman"/>
          <w:i w:val="0"/>
          <w:iCs w:val="0"/>
          <w:noProof/>
          <w:color w:val="auto"/>
          <w:sz w:val="24"/>
          <w:szCs w:val="24"/>
        </w:rPr>
        <w:t>4</w:t>
      </w:r>
      <w:r w:rsidR="00791F16"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Indeks</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Literasi</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Keuangan</w:t>
      </w:r>
      <w:proofErr w:type="spellEnd"/>
      <w:r w:rsidRPr="004A268E">
        <w:rPr>
          <w:rFonts w:ascii="Times New Roman" w:hAnsi="Times New Roman" w:cs="Times New Roman"/>
          <w:i w:val="0"/>
          <w:iCs w:val="0"/>
          <w:color w:val="auto"/>
          <w:sz w:val="24"/>
          <w:szCs w:val="24"/>
        </w:rPr>
        <w:t xml:space="preserve"> Masyarakat Indonesia </w:t>
      </w:r>
      <w:proofErr w:type="spellStart"/>
      <w:r w:rsidRPr="004A268E">
        <w:rPr>
          <w:rFonts w:ascii="Times New Roman" w:hAnsi="Times New Roman" w:cs="Times New Roman"/>
          <w:i w:val="0"/>
          <w:iCs w:val="0"/>
          <w:color w:val="auto"/>
          <w:sz w:val="24"/>
          <w:szCs w:val="24"/>
        </w:rPr>
        <w:t>tahun</w:t>
      </w:r>
      <w:proofErr w:type="spellEnd"/>
      <w:r w:rsidRPr="004A268E">
        <w:rPr>
          <w:rFonts w:ascii="Times New Roman" w:hAnsi="Times New Roman" w:cs="Times New Roman"/>
          <w:i w:val="0"/>
          <w:iCs w:val="0"/>
          <w:color w:val="auto"/>
          <w:sz w:val="24"/>
          <w:szCs w:val="24"/>
        </w:rPr>
        <w:t xml:space="preserve"> 2016</w:t>
      </w:r>
    </w:p>
    <w:p w14:paraId="5791DE16" w14:textId="0E0BE213" w:rsidR="00EC5420" w:rsidRPr="004A268E" w:rsidRDefault="00EC5420"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r w:rsidR="00D45AB8" w:rsidRPr="004A268E">
        <w:rPr>
          <w:rFonts w:ascii="Times New Roman" w:hAnsi="Times New Roman" w:cs="Times New Roman"/>
          <w:sz w:val="24"/>
          <w:szCs w:val="24"/>
        </w:rPr>
        <w:fldChar w:fldCharType="begin" w:fldLock="1"/>
      </w:r>
      <w:r w:rsidR="000464F7" w:rsidRPr="004A268E">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4A268E">
        <w:rPr>
          <w:rFonts w:ascii="Times New Roman" w:hAnsi="Times New Roman" w:cs="Times New Roman"/>
          <w:sz w:val="24"/>
          <w:szCs w:val="24"/>
        </w:rPr>
        <w:fldChar w:fldCharType="separate"/>
      </w:r>
      <w:r w:rsidR="00D45AB8" w:rsidRPr="004A268E">
        <w:rPr>
          <w:rFonts w:ascii="Times New Roman" w:hAnsi="Times New Roman" w:cs="Times New Roman"/>
          <w:noProof/>
          <w:sz w:val="24"/>
          <w:szCs w:val="24"/>
        </w:rPr>
        <w:t>OJK (2017)</w:t>
      </w:r>
      <w:r w:rsidR="00D45AB8" w:rsidRPr="004A268E">
        <w:rPr>
          <w:rFonts w:ascii="Times New Roman" w:hAnsi="Times New Roman" w:cs="Times New Roman"/>
          <w:sz w:val="24"/>
          <w:szCs w:val="24"/>
        </w:rPr>
        <w:fldChar w:fldCharType="end"/>
      </w:r>
    </w:p>
    <w:p w14:paraId="7A84709B" w14:textId="45E0DBAD" w:rsidR="00E003BC" w:rsidRPr="004A268E" w:rsidRDefault="00B717BD" w:rsidP="004A268E">
      <w:pPr>
        <w:spacing w:after="0" w:line="360" w:lineRule="auto"/>
        <w:jc w:val="both"/>
        <w:rPr>
          <w:rFonts w:ascii="Times New Roman" w:hAnsi="Times New Roman" w:cs="Times New Roman"/>
          <w:sz w:val="24"/>
          <w:szCs w:val="24"/>
        </w:rPr>
      </w:pPr>
      <w:proofErr w:type="spellStart"/>
      <w:r w:rsidRPr="004A268E">
        <w:rPr>
          <w:rFonts w:ascii="Times New Roman" w:hAnsi="Times New Roman" w:cs="Times New Roman"/>
          <w:sz w:val="24"/>
          <w:szCs w:val="24"/>
        </w:rPr>
        <w:t>Secara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keseluruhan</w:t>
      </w:r>
      <w:proofErr w:type="spellEnd"/>
      <w:r w:rsidRPr="004A268E">
        <w:rPr>
          <w:rFonts w:ascii="Times New Roman" w:hAnsi="Times New Roman" w:cs="Times New Roman"/>
          <w:sz w:val="24"/>
          <w:szCs w:val="24"/>
        </w:rPr>
        <w:t xml:space="preserve"> rata-rata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nasional</w:t>
      </w:r>
      <w:proofErr w:type="spellEnd"/>
      <w:r w:rsidRPr="004A268E">
        <w:rPr>
          <w:rFonts w:ascii="Times New Roman" w:hAnsi="Times New Roman" w:cs="Times New Roman"/>
          <w:sz w:val="24"/>
          <w:szCs w:val="24"/>
        </w:rPr>
        <w:t xml:space="preserve"> di Indonesia pada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2016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29,7%. </w:t>
      </w: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grafik</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terdapat</w:t>
      </w:r>
      <w:proofErr w:type="spellEnd"/>
      <w:r w:rsidRPr="004A268E">
        <w:rPr>
          <w:rFonts w:ascii="Times New Roman" w:hAnsi="Times New Roman" w:cs="Times New Roman"/>
          <w:sz w:val="24"/>
          <w:szCs w:val="24"/>
        </w:rPr>
        <w:t xml:space="preserve"> 13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34 </w:t>
      </w:r>
      <w:proofErr w:type="spellStart"/>
      <w:r w:rsidRPr="004A268E">
        <w:rPr>
          <w:rFonts w:ascii="Times New Roman" w:hAnsi="Times New Roman" w:cs="Times New Roman"/>
          <w:sz w:val="24"/>
          <w:szCs w:val="24"/>
        </w:rPr>
        <w:t>provinsi</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memiliki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rata-rata </w:t>
      </w:r>
      <w:proofErr w:type="spellStart"/>
      <w:r w:rsidRPr="004A268E">
        <w:rPr>
          <w:rFonts w:ascii="Times New Roman" w:hAnsi="Times New Roman" w:cs="Times New Roman"/>
          <w:sz w:val="24"/>
          <w:szCs w:val="24"/>
        </w:rPr>
        <w:t>nasional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3 yang </w:t>
      </w:r>
      <w:proofErr w:type="spellStart"/>
      <w:r w:rsidRPr="004A268E">
        <w:rPr>
          <w:rFonts w:ascii="Times New Roman" w:hAnsi="Times New Roman" w:cs="Times New Roman"/>
          <w:sz w:val="24"/>
          <w:szCs w:val="24"/>
        </w:rPr>
        <w:t>tertinggi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yaitu</w:t>
      </w:r>
      <w:proofErr w:type="spellEnd"/>
      <w:r w:rsidRPr="004A268E">
        <w:rPr>
          <w:rFonts w:ascii="Times New Roman" w:hAnsi="Times New Roman" w:cs="Times New Roman"/>
          <w:sz w:val="24"/>
          <w:szCs w:val="24"/>
        </w:rPr>
        <w:t xml:space="preserve"> DKI Jakarta, DI Yogyakarta, dan Banten.</w:t>
      </w:r>
    </w:p>
    <w:p w14:paraId="655FA457" w14:textId="1BA618A7" w:rsidR="00E003BC" w:rsidRPr="004A268E" w:rsidRDefault="00E003BC" w:rsidP="004A268E">
      <w:pPr>
        <w:spacing w:after="0" w:line="360" w:lineRule="auto"/>
        <w:jc w:val="both"/>
        <w:rPr>
          <w:rFonts w:ascii="Times New Roman" w:hAnsi="Times New Roman" w:cs="Times New Roman"/>
          <w:sz w:val="24"/>
          <w:szCs w:val="24"/>
        </w:rPr>
      </w:pPr>
      <w:r w:rsidRPr="004A268E">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4A268E" w:rsidRDefault="00791F16" w:rsidP="004A268E">
      <w:pPr>
        <w:pStyle w:val="Caption"/>
        <w:spacing w:after="0" w:line="360" w:lineRule="auto"/>
        <w:jc w:val="center"/>
        <w:rPr>
          <w:rFonts w:ascii="Times New Roman" w:hAnsi="Times New Roman" w:cs="Times New Roman"/>
          <w:i w:val="0"/>
          <w:iCs w:val="0"/>
          <w:color w:val="auto"/>
          <w:sz w:val="24"/>
          <w:szCs w:val="24"/>
        </w:rPr>
      </w:pPr>
      <w:r w:rsidRPr="004A268E">
        <w:rPr>
          <w:rFonts w:ascii="Times New Roman" w:hAnsi="Times New Roman" w:cs="Times New Roman"/>
          <w:i w:val="0"/>
          <w:iCs w:val="0"/>
          <w:color w:val="auto"/>
          <w:sz w:val="24"/>
          <w:szCs w:val="24"/>
        </w:rPr>
        <w:t xml:space="preserve">Gambar </w:t>
      </w:r>
      <w:r w:rsidRPr="004A268E">
        <w:rPr>
          <w:rFonts w:ascii="Times New Roman" w:hAnsi="Times New Roman" w:cs="Times New Roman"/>
          <w:i w:val="0"/>
          <w:iCs w:val="0"/>
          <w:color w:val="auto"/>
          <w:sz w:val="24"/>
          <w:szCs w:val="24"/>
        </w:rPr>
        <w:fldChar w:fldCharType="begin"/>
      </w:r>
      <w:r w:rsidRPr="004A268E">
        <w:rPr>
          <w:rFonts w:ascii="Times New Roman" w:hAnsi="Times New Roman" w:cs="Times New Roman"/>
          <w:i w:val="0"/>
          <w:iCs w:val="0"/>
          <w:color w:val="auto"/>
          <w:sz w:val="24"/>
          <w:szCs w:val="24"/>
        </w:rPr>
        <w:instrText xml:space="preserve"> STYLEREF 1 \s </w:instrText>
      </w:r>
      <w:r w:rsidRPr="004A268E">
        <w:rPr>
          <w:rFonts w:ascii="Times New Roman" w:hAnsi="Times New Roman" w:cs="Times New Roman"/>
          <w:i w:val="0"/>
          <w:iCs w:val="0"/>
          <w:color w:val="auto"/>
          <w:sz w:val="24"/>
          <w:szCs w:val="24"/>
        </w:rPr>
        <w:fldChar w:fldCharType="separate"/>
      </w:r>
      <w:r w:rsidRPr="004A268E">
        <w:rPr>
          <w:rFonts w:ascii="Times New Roman" w:hAnsi="Times New Roman" w:cs="Times New Roman"/>
          <w:i w:val="0"/>
          <w:iCs w:val="0"/>
          <w:noProof/>
          <w:color w:val="auto"/>
          <w:sz w:val="24"/>
          <w:szCs w:val="24"/>
        </w:rPr>
        <w:t>1</w:t>
      </w:r>
      <w:r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w:t>
      </w:r>
      <w:r w:rsidRPr="004A268E">
        <w:rPr>
          <w:rFonts w:ascii="Times New Roman" w:hAnsi="Times New Roman" w:cs="Times New Roman"/>
          <w:i w:val="0"/>
          <w:iCs w:val="0"/>
          <w:color w:val="auto"/>
          <w:sz w:val="24"/>
          <w:szCs w:val="24"/>
        </w:rPr>
        <w:fldChar w:fldCharType="begin"/>
      </w:r>
      <w:r w:rsidRPr="004A268E">
        <w:rPr>
          <w:rFonts w:ascii="Times New Roman" w:hAnsi="Times New Roman" w:cs="Times New Roman"/>
          <w:i w:val="0"/>
          <w:iCs w:val="0"/>
          <w:color w:val="auto"/>
          <w:sz w:val="24"/>
          <w:szCs w:val="24"/>
        </w:rPr>
        <w:instrText xml:space="preserve"> SEQ Gambar \* ARABIC \s 1 </w:instrText>
      </w:r>
      <w:r w:rsidRPr="004A268E">
        <w:rPr>
          <w:rFonts w:ascii="Times New Roman" w:hAnsi="Times New Roman" w:cs="Times New Roman"/>
          <w:i w:val="0"/>
          <w:iCs w:val="0"/>
          <w:color w:val="auto"/>
          <w:sz w:val="24"/>
          <w:szCs w:val="24"/>
        </w:rPr>
        <w:fldChar w:fldCharType="separate"/>
      </w:r>
      <w:r w:rsidRPr="004A268E">
        <w:rPr>
          <w:rFonts w:ascii="Times New Roman" w:hAnsi="Times New Roman" w:cs="Times New Roman"/>
          <w:i w:val="0"/>
          <w:iCs w:val="0"/>
          <w:noProof/>
          <w:color w:val="auto"/>
          <w:sz w:val="24"/>
          <w:szCs w:val="24"/>
        </w:rPr>
        <w:t>5</w:t>
      </w:r>
      <w:r w:rsidRPr="004A268E">
        <w:rPr>
          <w:rFonts w:ascii="Times New Roman" w:hAnsi="Times New Roman" w:cs="Times New Roman"/>
          <w:i w:val="0"/>
          <w:iCs w:val="0"/>
          <w:color w:val="auto"/>
          <w:sz w:val="24"/>
          <w:szCs w:val="24"/>
        </w:rPr>
        <w:fldChar w:fldCharType="end"/>
      </w:r>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Indeks</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Inklusi</w:t>
      </w:r>
      <w:proofErr w:type="spellEnd"/>
      <w:r w:rsidRPr="004A268E">
        <w:rPr>
          <w:rFonts w:ascii="Times New Roman" w:hAnsi="Times New Roman" w:cs="Times New Roman"/>
          <w:i w:val="0"/>
          <w:iCs w:val="0"/>
          <w:color w:val="auto"/>
          <w:sz w:val="24"/>
          <w:szCs w:val="24"/>
        </w:rPr>
        <w:t xml:space="preserve"> </w:t>
      </w:r>
      <w:proofErr w:type="spellStart"/>
      <w:r w:rsidRPr="004A268E">
        <w:rPr>
          <w:rFonts w:ascii="Times New Roman" w:hAnsi="Times New Roman" w:cs="Times New Roman"/>
          <w:i w:val="0"/>
          <w:iCs w:val="0"/>
          <w:color w:val="auto"/>
          <w:sz w:val="24"/>
          <w:szCs w:val="24"/>
        </w:rPr>
        <w:t>Keuangan</w:t>
      </w:r>
      <w:proofErr w:type="spellEnd"/>
      <w:r w:rsidRPr="004A268E">
        <w:rPr>
          <w:rFonts w:ascii="Times New Roman" w:hAnsi="Times New Roman" w:cs="Times New Roman"/>
          <w:i w:val="0"/>
          <w:iCs w:val="0"/>
          <w:color w:val="auto"/>
          <w:sz w:val="24"/>
          <w:szCs w:val="24"/>
        </w:rPr>
        <w:t xml:space="preserve"> Masyarakat Indonesia </w:t>
      </w:r>
      <w:proofErr w:type="spellStart"/>
      <w:r w:rsidRPr="004A268E">
        <w:rPr>
          <w:rFonts w:ascii="Times New Roman" w:hAnsi="Times New Roman" w:cs="Times New Roman"/>
          <w:i w:val="0"/>
          <w:iCs w:val="0"/>
          <w:color w:val="auto"/>
          <w:sz w:val="24"/>
          <w:szCs w:val="24"/>
        </w:rPr>
        <w:t>tahun</w:t>
      </w:r>
      <w:proofErr w:type="spellEnd"/>
      <w:r w:rsidRPr="004A268E">
        <w:rPr>
          <w:rFonts w:ascii="Times New Roman" w:hAnsi="Times New Roman" w:cs="Times New Roman"/>
          <w:i w:val="0"/>
          <w:iCs w:val="0"/>
          <w:color w:val="auto"/>
          <w:sz w:val="24"/>
          <w:szCs w:val="24"/>
        </w:rPr>
        <w:t xml:space="preserve"> 2016</w:t>
      </w:r>
    </w:p>
    <w:p w14:paraId="4E0C7A76" w14:textId="35A3864D" w:rsidR="00E003BC" w:rsidRPr="004A268E" w:rsidRDefault="00E003BC" w:rsidP="004A268E">
      <w:pPr>
        <w:spacing w:after="0" w:line="360" w:lineRule="auto"/>
        <w:jc w:val="center"/>
        <w:rPr>
          <w:rFonts w:ascii="Times New Roman" w:hAnsi="Times New Roman" w:cs="Times New Roman"/>
          <w:sz w:val="24"/>
          <w:szCs w:val="24"/>
        </w:rPr>
      </w:pP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w:t>
      </w:r>
      <w:r w:rsidR="000464F7" w:rsidRPr="004A268E">
        <w:rPr>
          <w:rFonts w:ascii="Times New Roman" w:hAnsi="Times New Roman" w:cs="Times New Roman"/>
          <w:sz w:val="24"/>
          <w:szCs w:val="24"/>
        </w:rPr>
        <w:fldChar w:fldCharType="begin" w:fldLock="1"/>
      </w:r>
      <w:r w:rsidR="00113FF5" w:rsidRPr="004A268E">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4A268E">
        <w:rPr>
          <w:rFonts w:ascii="Times New Roman" w:hAnsi="Times New Roman" w:cs="Times New Roman"/>
          <w:sz w:val="24"/>
          <w:szCs w:val="24"/>
        </w:rPr>
        <w:fldChar w:fldCharType="separate"/>
      </w:r>
      <w:r w:rsidR="000464F7" w:rsidRPr="004A268E">
        <w:rPr>
          <w:rFonts w:ascii="Times New Roman" w:hAnsi="Times New Roman" w:cs="Times New Roman"/>
          <w:noProof/>
          <w:sz w:val="24"/>
          <w:szCs w:val="24"/>
        </w:rPr>
        <w:t>OJK (2017)</w:t>
      </w:r>
      <w:r w:rsidR="000464F7" w:rsidRPr="004A268E">
        <w:rPr>
          <w:rFonts w:ascii="Times New Roman" w:hAnsi="Times New Roman" w:cs="Times New Roman"/>
          <w:sz w:val="24"/>
          <w:szCs w:val="24"/>
        </w:rPr>
        <w:fldChar w:fldCharType="end"/>
      </w:r>
    </w:p>
    <w:p w14:paraId="7BAAAC60" w14:textId="55E71B0C" w:rsidR="00A13AAD" w:rsidRPr="004A268E" w:rsidRDefault="00A13AAD" w:rsidP="004A268E">
      <w:pPr>
        <w:spacing w:after="0" w:line="360" w:lineRule="auto"/>
        <w:jc w:val="both"/>
        <w:rPr>
          <w:rFonts w:ascii="Times New Roman" w:hAnsi="Times New Roman" w:cs="Times New Roman"/>
          <w:sz w:val="24"/>
          <w:szCs w:val="24"/>
        </w:rPr>
      </w:pPr>
      <w:proofErr w:type="spellStart"/>
      <w:r w:rsidRPr="004A268E">
        <w:rPr>
          <w:rFonts w:ascii="Times New Roman" w:hAnsi="Times New Roman" w:cs="Times New Roman"/>
          <w:sz w:val="24"/>
          <w:szCs w:val="24"/>
        </w:rPr>
        <w:t>Sementara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secara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keseluruhan</w:t>
      </w:r>
      <w:proofErr w:type="spellEnd"/>
      <w:r w:rsidRPr="004A268E">
        <w:rPr>
          <w:rFonts w:ascii="Times New Roman" w:hAnsi="Times New Roman" w:cs="Times New Roman"/>
          <w:sz w:val="24"/>
          <w:szCs w:val="24"/>
        </w:rPr>
        <w:t xml:space="preserve"> rata-rata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nasional</w:t>
      </w:r>
      <w:proofErr w:type="spellEnd"/>
      <w:r w:rsidRPr="004A268E">
        <w:rPr>
          <w:rFonts w:ascii="Times New Roman" w:hAnsi="Times New Roman" w:cs="Times New Roman"/>
          <w:sz w:val="24"/>
          <w:szCs w:val="24"/>
        </w:rPr>
        <w:t xml:space="preserve"> di Indonesia pada </w:t>
      </w:r>
      <w:proofErr w:type="spellStart"/>
      <w:r w:rsidRPr="004A268E">
        <w:rPr>
          <w:rFonts w:ascii="Times New Roman" w:hAnsi="Times New Roman" w:cs="Times New Roman"/>
          <w:sz w:val="24"/>
          <w:szCs w:val="24"/>
        </w:rPr>
        <w:t>tahun</w:t>
      </w:r>
      <w:proofErr w:type="spellEnd"/>
      <w:r w:rsidRPr="004A268E">
        <w:rPr>
          <w:rFonts w:ascii="Times New Roman" w:hAnsi="Times New Roman" w:cs="Times New Roman"/>
          <w:sz w:val="24"/>
          <w:szCs w:val="24"/>
        </w:rPr>
        <w:t xml:space="preserve"> 2016 </w:t>
      </w:r>
      <w:proofErr w:type="spellStart"/>
      <w:r w:rsidRPr="004A268E">
        <w:rPr>
          <w:rFonts w:ascii="Times New Roman" w:hAnsi="Times New Roman" w:cs="Times New Roman"/>
          <w:sz w:val="24"/>
          <w:szCs w:val="24"/>
        </w:rPr>
        <w:t>adalah</w:t>
      </w:r>
      <w:proofErr w:type="spellEnd"/>
      <w:r w:rsidRPr="004A268E">
        <w:rPr>
          <w:rFonts w:ascii="Times New Roman" w:hAnsi="Times New Roman" w:cs="Times New Roman"/>
          <w:sz w:val="24"/>
          <w:szCs w:val="24"/>
        </w:rPr>
        <w:t xml:space="preserve"> 67,8%. </w:t>
      </w: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grafik</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terdapat</w:t>
      </w:r>
      <w:proofErr w:type="spellEnd"/>
      <w:r w:rsidRPr="004A268E">
        <w:rPr>
          <w:rFonts w:ascii="Times New Roman" w:hAnsi="Times New Roman" w:cs="Times New Roman"/>
          <w:sz w:val="24"/>
          <w:szCs w:val="24"/>
        </w:rPr>
        <w:t xml:space="preserve"> 16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34 </w:t>
      </w:r>
      <w:proofErr w:type="spellStart"/>
      <w:r w:rsidRPr="004A268E">
        <w:rPr>
          <w:rFonts w:ascii="Times New Roman" w:hAnsi="Times New Roman" w:cs="Times New Roman"/>
          <w:sz w:val="24"/>
          <w:szCs w:val="24"/>
        </w:rPr>
        <w:t>provinsi</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memiliki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indeks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rata-rata </w:t>
      </w:r>
      <w:proofErr w:type="spellStart"/>
      <w:r w:rsidRPr="004A268E">
        <w:rPr>
          <w:rFonts w:ascii="Times New Roman" w:hAnsi="Times New Roman" w:cs="Times New Roman"/>
          <w:sz w:val="24"/>
          <w:szCs w:val="24"/>
        </w:rPr>
        <w:t>nasional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3 yang </w:t>
      </w:r>
      <w:proofErr w:type="spellStart"/>
      <w:r w:rsidRPr="004A268E">
        <w:rPr>
          <w:rFonts w:ascii="Times New Roman" w:hAnsi="Times New Roman" w:cs="Times New Roman"/>
          <w:sz w:val="24"/>
          <w:szCs w:val="24"/>
        </w:rPr>
        <w:t>tertinggi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yaitu</w:t>
      </w:r>
      <w:proofErr w:type="spellEnd"/>
      <w:r w:rsidRPr="004A268E">
        <w:rPr>
          <w:rFonts w:ascii="Times New Roman" w:hAnsi="Times New Roman" w:cs="Times New Roman"/>
          <w:sz w:val="24"/>
          <w:szCs w:val="24"/>
        </w:rPr>
        <w:t xml:space="preserve"> DKI Jakarta, DI Yogyakarta, dan Bali.</w:t>
      </w:r>
    </w:p>
    <w:p w14:paraId="5DE854E3" w14:textId="77777777" w:rsidR="00C130BE" w:rsidRPr="004A268E" w:rsidRDefault="00256545"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Secara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umum</w:t>
      </w:r>
      <w:proofErr w:type="spellEnd"/>
      <w:ins w:id="16" w:author="Shinta Amalina Hazrati H" w:date="2020-04-07T12:34:00Z">
        <w:r w:rsidR="004D4046" w:rsidRPr="004A268E">
          <w:rPr>
            <w:rFonts w:ascii="Times New Roman" w:hAnsi="Times New Roman" w:cs="Times New Roman"/>
            <w:sz w:val="24"/>
            <w:szCs w:val="24"/>
          </w:rPr>
          <w:t>,</w:t>
        </w:r>
      </w:ins>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diartikan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hak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setiap</w:t>
      </w:r>
      <w:proofErr w:type="spellEnd"/>
      <w:r w:rsidRPr="004A268E">
        <w:rPr>
          <w:rFonts w:ascii="Times New Roman" w:hAnsi="Times New Roman" w:cs="Times New Roman"/>
          <w:sz w:val="24"/>
          <w:szCs w:val="24"/>
        </w:rPr>
        <w:t xml:space="preserve"> orang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memiliki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akses</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layanan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lembaga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secara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efektif</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efisien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Menurut</w:t>
      </w:r>
      <w:proofErr w:type="spellEnd"/>
      <w:r w:rsidRPr="004A268E">
        <w:rPr>
          <w:rFonts w:ascii="Times New Roman" w:hAnsi="Times New Roman" w:cs="Times New Roman"/>
          <w:sz w:val="24"/>
          <w:szCs w:val="24"/>
        </w:rPr>
        <w:t xml:space="preserve"> </w:t>
      </w:r>
      <w:commentRangeStart w:id="17"/>
      <w:r w:rsidR="00113FF5" w:rsidRPr="004A268E">
        <w:rPr>
          <w:rFonts w:ascii="Times New Roman" w:hAnsi="Times New Roman" w:cs="Times New Roman"/>
          <w:sz w:val="24"/>
          <w:szCs w:val="24"/>
        </w:rPr>
        <w:fldChar w:fldCharType="begin" w:fldLock="1"/>
      </w:r>
      <w:r w:rsidR="00C04C1C" w:rsidRPr="004A268E">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4A268E">
        <w:rPr>
          <w:rFonts w:ascii="Times New Roman" w:hAnsi="Times New Roman" w:cs="Times New Roman"/>
          <w:sz w:val="24"/>
          <w:szCs w:val="24"/>
        </w:rPr>
        <w:fldChar w:fldCharType="separate"/>
      </w:r>
      <w:r w:rsidR="00113FF5" w:rsidRPr="004A268E">
        <w:rPr>
          <w:rFonts w:ascii="Times New Roman" w:hAnsi="Times New Roman" w:cs="Times New Roman"/>
          <w:noProof/>
          <w:sz w:val="24"/>
          <w:szCs w:val="24"/>
        </w:rPr>
        <w:t>Kitakogelu (2018)</w:t>
      </w:r>
      <w:r w:rsidR="00113FF5" w:rsidRPr="004A268E">
        <w:rPr>
          <w:rFonts w:ascii="Times New Roman" w:hAnsi="Times New Roman" w:cs="Times New Roman"/>
          <w:sz w:val="24"/>
          <w:szCs w:val="24"/>
        </w:rPr>
        <w:fldChar w:fldCharType="end"/>
      </w:r>
      <w:commentRangeEnd w:id="17"/>
      <w:r w:rsidR="004D4046" w:rsidRPr="004A268E">
        <w:rPr>
          <w:rStyle w:val="CommentReference"/>
          <w:rFonts w:ascii="Times New Roman" w:hAnsi="Times New Roman" w:cs="Times New Roman"/>
          <w:sz w:val="24"/>
          <w:szCs w:val="24"/>
        </w:rPr>
        <w:commentReference w:id="17"/>
      </w:r>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mendefinisikan</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inklusi</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keuangan</w:t>
      </w:r>
      <w:proofErr w:type="spellEnd"/>
      <w:r w:rsidR="00B7639D" w:rsidRPr="004A268E">
        <w:rPr>
          <w:rFonts w:ascii="Times New Roman" w:hAnsi="Times New Roman" w:cs="Times New Roman"/>
          <w:sz w:val="24"/>
          <w:szCs w:val="24"/>
        </w:rPr>
        <w:t xml:space="preserve"> digital </w:t>
      </w:r>
      <w:proofErr w:type="spellStart"/>
      <w:r w:rsidR="00B7639D" w:rsidRPr="004A268E">
        <w:rPr>
          <w:rFonts w:ascii="Times New Roman" w:hAnsi="Times New Roman" w:cs="Times New Roman"/>
          <w:sz w:val="24"/>
          <w:szCs w:val="24"/>
        </w:rPr>
        <w:t>sebagai</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tujuan</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akses</w:t>
      </w:r>
      <w:proofErr w:type="spellEnd"/>
      <w:r w:rsidR="00B7639D" w:rsidRPr="004A268E">
        <w:rPr>
          <w:rFonts w:ascii="Times New Roman" w:hAnsi="Times New Roman" w:cs="Times New Roman"/>
          <w:sz w:val="24"/>
          <w:szCs w:val="24"/>
        </w:rPr>
        <w:t xml:space="preserve"> digital dan </w:t>
      </w:r>
      <w:proofErr w:type="spellStart"/>
      <w:r w:rsidR="00B7639D" w:rsidRPr="004A268E">
        <w:rPr>
          <w:rFonts w:ascii="Times New Roman" w:hAnsi="Times New Roman" w:cs="Times New Roman"/>
          <w:sz w:val="24"/>
          <w:szCs w:val="24"/>
        </w:rPr>
        <w:t>penggunaan</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serta</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layanan</w:t>
      </w:r>
      <w:proofErr w:type="spellEnd"/>
      <w:r w:rsidR="00B7639D" w:rsidRPr="004A268E">
        <w:rPr>
          <w:rFonts w:ascii="Times New Roman" w:hAnsi="Times New Roman" w:cs="Times New Roman"/>
          <w:sz w:val="24"/>
          <w:szCs w:val="24"/>
        </w:rPr>
        <w:t xml:space="preserve"> formal </w:t>
      </w:r>
      <w:proofErr w:type="spellStart"/>
      <w:r w:rsidR="00B7639D" w:rsidRPr="004A268E">
        <w:rPr>
          <w:rFonts w:ascii="Times New Roman" w:hAnsi="Times New Roman" w:cs="Times New Roman"/>
          <w:sz w:val="24"/>
          <w:szCs w:val="24"/>
        </w:rPr>
        <w:t>keuangan</w:t>
      </w:r>
      <w:proofErr w:type="spellEnd"/>
      <w:r w:rsidR="00B7639D" w:rsidRPr="004A268E">
        <w:rPr>
          <w:rFonts w:ascii="Times New Roman" w:hAnsi="Times New Roman" w:cs="Times New Roman"/>
          <w:sz w:val="24"/>
          <w:szCs w:val="24"/>
        </w:rPr>
        <w:t xml:space="preserve"> oleh </w:t>
      </w:r>
      <w:proofErr w:type="spellStart"/>
      <w:r w:rsidR="00B7639D" w:rsidRPr="004A268E">
        <w:rPr>
          <w:rFonts w:ascii="Times New Roman" w:hAnsi="Times New Roman" w:cs="Times New Roman"/>
          <w:sz w:val="24"/>
          <w:szCs w:val="24"/>
        </w:rPr>
        <w:t>populasi</w:t>
      </w:r>
      <w:proofErr w:type="spellEnd"/>
      <w:r w:rsidR="00B7639D" w:rsidRPr="004A268E">
        <w:rPr>
          <w:rFonts w:ascii="Times New Roman" w:hAnsi="Times New Roman" w:cs="Times New Roman"/>
          <w:sz w:val="24"/>
          <w:szCs w:val="24"/>
        </w:rPr>
        <w:t xml:space="preserve"> yang </w:t>
      </w:r>
      <w:proofErr w:type="spellStart"/>
      <w:r w:rsidR="00B7639D" w:rsidRPr="004A268E">
        <w:rPr>
          <w:rFonts w:ascii="Times New Roman" w:hAnsi="Times New Roman" w:cs="Times New Roman"/>
          <w:sz w:val="24"/>
          <w:szCs w:val="24"/>
        </w:rPr>
        <w:t>tak</w:t>
      </w:r>
      <w:proofErr w:type="spellEnd"/>
      <w:r w:rsidR="00B7639D" w:rsidRPr="004A268E">
        <w:rPr>
          <w:rFonts w:ascii="Times New Roman" w:hAnsi="Times New Roman" w:cs="Times New Roman"/>
          <w:sz w:val="24"/>
          <w:szCs w:val="24"/>
        </w:rPr>
        <w:t xml:space="preserve"> </w:t>
      </w:r>
      <w:proofErr w:type="spellStart"/>
      <w:r w:rsidR="00B7639D" w:rsidRPr="004A268E">
        <w:rPr>
          <w:rFonts w:ascii="Times New Roman" w:hAnsi="Times New Roman" w:cs="Times New Roman"/>
          <w:sz w:val="24"/>
          <w:szCs w:val="24"/>
        </w:rPr>
        <w:t>terkecuali</w:t>
      </w:r>
      <w:proofErr w:type="spellEnd"/>
      <w:r w:rsidR="00B7639D" w:rsidRPr="004A268E">
        <w:rPr>
          <w:rFonts w:ascii="Times New Roman" w:hAnsi="Times New Roman" w:cs="Times New Roman"/>
          <w:sz w:val="24"/>
          <w:szCs w:val="24"/>
        </w:rPr>
        <w:t xml:space="preserve"> dan </w:t>
      </w:r>
      <w:proofErr w:type="spellStart"/>
      <w:r w:rsidR="00B7639D" w:rsidRPr="004A268E">
        <w:rPr>
          <w:rFonts w:ascii="Times New Roman" w:hAnsi="Times New Roman" w:cs="Times New Roman"/>
          <w:sz w:val="24"/>
          <w:szCs w:val="24"/>
        </w:rPr>
        <w:t>pelayanan</w:t>
      </w:r>
      <w:proofErr w:type="spellEnd"/>
      <w:r w:rsidR="00B7639D" w:rsidRPr="004A268E">
        <w:rPr>
          <w:rFonts w:ascii="Times New Roman" w:hAnsi="Times New Roman" w:cs="Times New Roman"/>
          <w:sz w:val="24"/>
          <w:szCs w:val="24"/>
        </w:rPr>
        <w:t xml:space="preserve"> yang </w:t>
      </w:r>
      <w:proofErr w:type="spellStart"/>
      <w:r w:rsidR="00B7639D" w:rsidRPr="004A268E">
        <w:rPr>
          <w:rFonts w:ascii="Times New Roman" w:hAnsi="Times New Roman" w:cs="Times New Roman"/>
          <w:sz w:val="24"/>
          <w:szCs w:val="24"/>
        </w:rPr>
        <w:t>layak</w:t>
      </w:r>
      <w:proofErr w:type="spellEnd"/>
      <w:r w:rsidR="00B7639D" w:rsidRPr="004A268E">
        <w:rPr>
          <w:rFonts w:ascii="Times New Roman" w:hAnsi="Times New Roman" w:cs="Times New Roman"/>
          <w:sz w:val="24"/>
          <w:szCs w:val="24"/>
        </w:rPr>
        <w:t>.</w:t>
      </w:r>
    </w:p>
    <w:p w14:paraId="7225B970" w14:textId="39932B13" w:rsidR="00854772" w:rsidRPr="004A268E" w:rsidRDefault="00252480"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P</w:t>
      </w:r>
      <w:r w:rsidR="00C04C1C" w:rsidRPr="004A268E">
        <w:rPr>
          <w:rFonts w:ascii="Times New Roman" w:hAnsi="Times New Roman" w:cs="Times New Roman"/>
          <w:sz w:val="24"/>
          <w:szCs w:val="24"/>
        </w:rPr>
        <w:t>enelitian</w:t>
      </w:r>
      <w:proofErr w:type="spellEnd"/>
      <w:r w:rsidR="00C04C1C" w:rsidRPr="004A268E">
        <w:rPr>
          <w:rFonts w:ascii="Times New Roman" w:hAnsi="Times New Roman" w:cs="Times New Roman"/>
          <w:sz w:val="24"/>
          <w:szCs w:val="24"/>
        </w:rPr>
        <w:t xml:space="preserve"> yang </w:t>
      </w:r>
      <w:proofErr w:type="spellStart"/>
      <w:r w:rsidR="00C04C1C" w:rsidRPr="004A268E">
        <w:rPr>
          <w:rFonts w:ascii="Times New Roman" w:hAnsi="Times New Roman" w:cs="Times New Roman"/>
          <w:sz w:val="24"/>
          <w:szCs w:val="24"/>
        </w:rPr>
        <w:t>dilakukan</w:t>
      </w:r>
      <w:proofErr w:type="spellEnd"/>
      <w:r w:rsidR="00C04C1C" w:rsidRPr="004A268E">
        <w:rPr>
          <w:rFonts w:ascii="Times New Roman" w:hAnsi="Times New Roman" w:cs="Times New Roman"/>
          <w:sz w:val="24"/>
          <w:szCs w:val="24"/>
        </w:rPr>
        <w:t xml:space="preserve"> oleh </w:t>
      </w:r>
      <w:r w:rsidR="00AF3DDD" w:rsidRPr="004A268E">
        <w:rPr>
          <w:rFonts w:ascii="Times New Roman" w:hAnsi="Times New Roman" w:cs="Times New Roman"/>
          <w:sz w:val="24"/>
          <w:szCs w:val="24"/>
        </w:rPr>
        <w:fldChar w:fldCharType="begin" w:fldLock="1"/>
      </w:r>
      <w:r w:rsidR="00AF3DDD" w:rsidRPr="004A268E">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4A268E">
        <w:rPr>
          <w:rFonts w:ascii="Times New Roman" w:hAnsi="Times New Roman" w:cs="Times New Roman"/>
          <w:sz w:val="24"/>
          <w:szCs w:val="24"/>
        </w:rPr>
        <w:fldChar w:fldCharType="separate"/>
      </w:r>
      <w:r w:rsidR="00AF3DDD" w:rsidRPr="004A268E">
        <w:rPr>
          <w:rFonts w:ascii="Times New Roman" w:hAnsi="Times New Roman" w:cs="Times New Roman"/>
          <w:noProof/>
          <w:sz w:val="24"/>
          <w:szCs w:val="24"/>
        </w:rPr>
        <w:t>Sun &amp; Havidz (2019)</w:t>
      </w:r>
      <w:r w:rsidR="00AF3DDD" w:rsidRPr="004A268E">
        <w:rPr>
          <w:rFonts w:ascii="Times New Roman" w:hAnsi="Times New Roman" w:cs="Times New Roman"/>
          <w:sz w:val="24"/>
          <w:szCs w:val="24"/>
        </w:rPr>
        <w:fldChar w:fldCharType="end"/>
      </w:r>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dalam</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penelitiannya</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menggunakan</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variabel</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independen</w:t>
      </w:r>
      <w:proofErr w:type="spellEnd"/>
      <w:r w:rsidR="00AF3DDD" w:rsidRPr="004A268E">
        <w:rPr>
          <w:rFonts w:ascii="Times New Roman" w:hAnsi="Times New Roman" w:cs="Times New Roman"/>
          <w:sz w:val="24"/>
          <w:szCs w:val="24"/>
        </w:rPr>
        <w:t xml:space="preserve"> </w:t>
      </w:r>
      <w:r w:rsidR="00AF3DDD" w:rsidRPr="004A268E">
        <w:rPr>
          <w:rFonts w:ascii="Times New Roman" w:hAnsi="Times New Roman" w:cs="Times New Roman"/>
          <w:i/>
          <w:iCs/>
          <w:sz w:val="24"/>
          <w:szCs w:val="24"/>
        </w:rPr>
        <w:t xml:space="preserve">personal innovativeness </w:t>
      </w:r>
      <w:r w:rsidR="00AF3DDD" w:rsidRPr="004A268E">
        <w:rPr>
          <w:rFonts w:ascii="Times New Roman" w:hAnsi="Times New Roman" w:cs="Times New Roman"/>
          <w:sz w:val="24"/>
          <w:szCs w:val="24"/>
        </w:rPr>
        <w:t xml:space="preserve">dan </w:t>
      </w:r>
      <w:r w:rsidR="00AF3DDD" w:rsidRPr="004A268E">
        <w:rPr>
          <w:rFonts w:ascii="Times New Roman" w:hAnsi="Times New Roman" w:cs="Times New Roman"/>
          <w:i/>
          <w:iCs/>
          <w:sz w:val="24"/>
          <w:szCs w:val="24"/>
        </w:rPr>
        <w:t xml:space="preserve">m-banking </w:t>
      </w:r>
      <w:r w:rsidR="00AF3DDD" w:rsidRPr="004A268E">
        <w:rPr>
          <w:rFonts w:ascii="Times New Roman" w:hAnsi="Times New Roman" w:cs="Times New Roman"/>
          <w:i/>
          <w:iCs/>
          <w:sz w:val="24"/>
          <w:szCs w:val="24"/>
        </w:rPr>
        <w:lastRenderedPageBreak/>
        <w:t>knowledge</w:t>
      </w:r>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hanya</w:t>
      </w:r>
      <w:proofErr w:type="spellEnd"/>
      <w:r w:rsidR="00AF3DDD" w:rsidRPr="004A268E">
        <w:rPr>
          <w:rFonts w:ascii="Times New Roman" w:hAnsi="Times New Roman" w:cs="Times New Roman"/>
          <w:sz w:val="24"/>
          <w:szCs w:val="24"/>
        </w:rPr>
        <w:t xml:space="preserve"> </w:t>
      </w:r>
      <w:r w:rsidR="00AF3DDD" w:rsidRPr="004A268E">
        <w:rPr>
          <w:rFonts w:ascii="Times New Roman" w:hAnsi="Times New Roman" w:cs="Times New Roman"/>
          <w:i/>
          <w:iCs/>
          <w:sz w:val="24"/>
          <w:szCs w:val="24"/>
        </w:rPr>
        <w:t xml:space="preserve">m-banking knowledge </w:t>
      </w:r>
      <w:r w:rsidR="00AF3DDD" w:rsidRPr="004A268E">
        <w:rPr>
          <w:rFonts w:ascii="Times New Roman" w:hAnsi="Times New Roman" w:cs="Times New Roman"/>
          <w:sz w:val="24"/>
          <w:szCs w:val="24"/>
        </w:rPr>
        <w:t xml:space="preserve">yang </w:t>
      </w:r>
      <w:proofErr w:type="spellStart"/>
      <w:r w:rsidR="00AF3DDD" w:rsidRPr="004A268E">
        <w:rPr>
          <w:rFonts w:ascii="Times New Roman" w:hAnsi="Times New Roman" w:cs="Times New Roman"/>
          <w:sz w:val="24"/>
          <w:szCs w:val="24"/>
        </w:rPr>
        <w:t>berpengaruh</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positif</w:t>
      </w:r>
      <w:proofErr w:type="spellEnd"/>
      <w:r w:rsidR="00AF3DDD" w:rsidRPr="004A268E">
        <w:rPr>
          <w:rFonts w:ascii="Times New Roman" w:hAnsi="Times New Roman" w:cs="Times New Roman"/>
          <w:sz w:val="24"/>
          <w:szCs w:val="24"/>
        </w:rPr>
        <w:t xml:space="preserve"> pada </w:t>
      </w:r>
      <w:proofErr w:type="spellStart"/>
      <w:r w:rsidR="00AF3DDD" w:rsidRPr="004A268E">
        <w:rPr>
          <w:rFonts w:ascii="Times New Roman" w:hAnsi="Times New Roman" w:cs="Times New Roman"/>
          <w:sz w:val="24"/>
          <w:szCs w:val="24"/>
        </w:rPr>
        <w:t>penelitian</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tersebut</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Sementara</w:t>
      </w:r>
      <w:proofErr w:type="spellEnd"/>
      <w:r w:rsidR="00AF3DDD" w:rsidRPr="004A268E">
        <w:rPr>
          <w:rFonts w:ascii="Times New Roman" w:hAnsi="Times New Roman" w:cs="Times New Roman"/>
          <w:sz w:val="24"/>
          <w:szCs w:val="24"/>
        </w:rPr>
        <w:t xml:space="preserve"> </w:t>
      </w:r>
      <w:r w:rsidR="00AF3DDD" w:rsidRPr="004A268E">
        <w:rPr>
          <w:rFonts w:ascii="Times New Roman" w:hAnsi="Times New Roman" w:cs="Times New Roman"/>
          <w:sz w:val="24"/>
          <w:szCs w:val="24"/>
        </w:rPr>
        <w:fldChar w:fldCharType="begin" w:fldLock="1"/>
      </w:r>
      <w:r w:rsidR="008C600D" w:rsidRPr="004A268E">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8C600D" w:rsidRPr="004A268E">
        <w:rPr>
          <w:rFonts w:ascii="Times New Roman" w:eastAsia="MS Gothic" w:hAnsi="Times New Roman" w:cs="Times New Roman"/>
          <w:sz w:val="24"/>
          <w:szCs w:val="24"/>
        </w:rPr>
        <w:instrText>主観的健康感を中心とした在宅高齢者における</w:instrText>
      </w:r>
      <w:r w:rsidR="008C600D" w:rsidRPr="004A268E">
        <w:rPr>
          <w:rFonts w:ascii="Times New Roman" w:hAnsi="Times New Roman" w:cs="Times New Roman"/>
          <w:sz w:val="24"/>
          <w:szCs w:val="24"/>
        </w:rPr>
        <w:instrText xml:space="preserve"> </w:instrText>
      </w:r>
      <w:r w:rsidR="008C600D" w:rsidRPr="004A268E">
        <w:rPr>
          <w:rFonts w:ascii="Times New Roman" w:eastAsia="MS Gothic" w:hAnsi="Times New Roman" w:cs="Times New Roman"/>
          <w:sz w:val="24"/>
          <w:szCs w:val="24"/>
        </w:rPr>
        <w:instrText>健康関連指標に関する共分散構造分析</w:instrText>
      </w:r>
      <w:r w:rsidR="008C600D" w:rsidRPr="004A268E">
        <w:rPr>
          <w:rFonts w:ascii="Times New Roman" w:hAnsi="Times New Roman" w:cs="Times New Roman"/>
          <w:sz w:val="24"/>
          <w:szCs w:val="24"/>
        </w:rPr>
        <w:instrText>Title","type":"article-journal","volume":"21"},"uris":["http://www.mendeley.com/documents/?uuid=8b1e4c20-d6ce-4d4e-999f-6e875a7936df"]}],"mendeley":{"formattedCitation":"(Disclosure et al., 2020)","manualFormatting":"Kirana (2020)","plainTextFormattedCitation":"(Disclosure et al., 2020)","previouslyFormattedCitation":"(Disclosure et al., 2020)"},"properties":{"noteIndex":0},"schema":"https://github.com/citation-style-language/schema/raw/master/csl-citation.json"}</w:instrText>
      </w:r>
      <w:r w:rsidR="00AF3DDD" w:rsidRPr="004A268E">
        <w:rPr>
          <w:rFonts w:ascii="Times New Roman" w:hAnsi="Times New Roman" w:cs="Times New Roman"/>
          <w:sz w:val="24"/>
          <w:szCs w:val="24"/>
        </w:rPr>
        <w:fldChar w:fldCharType="separate"/>
      </w:r>
      <w:r w:rsidR="00AF3DDD" w:rsidRPr="004A268E">
        <w:rPr>
          <w:rFonts w:ascii="Times New Roman" w:hAnsi="Times New Roman" w:cs="Times New Roman"/>
          <w:noProof/>
          <w:sz w:val="24"/>
          <w:szCs w:val="24"/>
        </w:rPr>
        <w:t>Kirana (2020)</w:t>
      </w:r>
      <w:r w:rsidR="00AF3DDD" w:rsidRPr="004A268E">
        <w:rPr>
          <w:rFonts w:ascii="Times New Roman" w:hAnsi="Times New Roman" w:cs="Times New Roman"/>
          <w:sz w:val="24"/>
          <w:szCs w:val="24"/>
        </w:rPr>
        <w:fldChar w:fldCharType="end"/>
      </w:r>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melakukan</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penelitian</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mengenai</w:t>
      </w:r>
      <w:proofErr w:type="spellEnd"/>
      <w:r w:rsidR="00AF3DDD" w:rsidRPr="004A268E">
        <w:rPr>
          <w:rFonts w:ascii="Times New Roman" w:hAnsi="Times New Roman" w:cs="Times New Roman"/>
          <w:sz w:val="24"/>
          <w:szCs w:val="24"/>
        </w:rPr>
        <w:t xml:space="preserve"> </w:t>
      </w:r>
      <w:proofErr w:type="spellStart"/>
      <w:r w:rsidR="00AF3DDD" w:rsidRPr="004A268E">
        <w:rPr>
          <w:rFonts w:ascii="Times New Roman" w:hAnsi="Times New Roman" w:cs="Times New Roman"/>
          <w:sz w:val="24"/>
          <w:szCs w:val="24"/>
        </w:rPr>
        <w:t>pengaruh</w:t>
      </w:r>
      <w:proofErr w:type="spellEnd"/>
      <w:r w:rsidR="00AF3DDD"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literasi</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keuangan</w:t>
      </w:r>
      <w:proofErr w:type="spellEnd"/>
      <w:r w:rsidR="00854772" w:rsidRPr="004A268E">
        <w:rPr>
          <w:rFonts w:ascii="Times New Roman" w:hAnsi="Times New Roman" w:cs="Times New Roman"/>
          <w:sz w:val="24"/>
          <w:szCs w:val="24"/>
        </w:rPr>
        <w:t xml:space="preserve"> dan </w:t>
      </w:r>
      <w:r w:rsidR="00854772" w:rsidRPr="004A268E">
        <w:rPr>
          <w:rFonts w:ascii="Times New Roman" w:hAnsi="Times New Roman" w:cs="Times New Roman"/>
          <w:i/>
          <w:iCs/>
          <w:sz w:val="24"/>
          <w:szCs w:val="24"/>
        </w:rPr>
        <w:t>mobile payment</w:t>
      </w:r>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terhadap</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inklusi</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keuangan</w:t>
      </w:r>
      <w:proofErr w:type="spellEnd"/>
      <w:r w:rsidR="00854772" w:rsidRPr="004A268E">
        <w:rPr>
          <w:rFonts w:ascii="Times New Roman" w:hAnsi="Times New Roman" w:cs="Times New Roman"/>
          <w:sz w:val="24"/>
          <w:szCs w:val="24"/>
        </w:rPr>
        <w:t xml:space="preserve"> di </w:t>
      </w:r>
      <w:proofErr w:type="spellStart"/>
      <w:r w:rsidR="00854772" w:rsidRPr="004A268E">
        <w:rPr>
          <w:rFonts w:ascii="Times New Roman" w:hAnsi="Times New Roman" w:cs="Times New Roman"/>
          <w:sz w:val="24"/>
          <w:szCs w:val="24"/>
        </w:rPr>
        <w:t>daerah</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Jabodetabek</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Penelitian</w:t>
      </w:r>
      <w:proofErr w:type="spellEnd"/>
      <w:r w:rsidR="00854772" w:rsidRPr="004A268E">
        <w:rPr>
          <w:rFonts w:ascii="Times New Roman" w:hAnsi="Times New Roman" w:cs="Times New Roman"/>
          <w:sz w:val="24"/>
          <w:szCs w:val="24"/>
        </w:rPr>
        <w:t xml:space="preserve"> ini </w:t>
      </w:r>
      <w:proofErr w:type="spellStart"/>
      <w:r w:rsidR="00854772" w:rsidRPr="004A268E">
        <w:rPr>
          <w:rFonts w:ascii="Times New Roman" w:hAnsi="Times New Roman" w:cs="Times New Roman"/>
          <w:sz w:val="24"/>
          <w:szCs w:val="24"/>
        </w:rPr>
        <w:t>menggunakan</w:t>
      </w:r>
      <w:proofErr w:type="spellEnd"/>
      <w:r w:rsidR="00854772" w:rsidRPr="004A268E">
        <w:rPr>
          <w:rFonts w:ascii="Times New Roman" w:hAnsi="Times New Roman" w:cs="Times New Roman"/>
          <w:sz w:val="24"/>
          <w:szCs w:val="24"/>
        </w:rPr>
        <w:t xml:space="preserve"> uji </w:t>
      </w:r>
      <w:proofErr w:type="spellStart"/>
      <w:r w:rsidR="00854772" w:rsidRPr="004A268E">
        <w:rPr>
          <w:rFonts w:ascii="Times New Roman" w:hAnsi="Times New Roman" w:cs="Times New Roman"/>
          <w:sz w:val="24"/>
          <w:szCs w:val="24"/>
        </w:rPr>
        <w:t>parsial</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dengan</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hasil</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semua</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variabel</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memiliki</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pengaruh</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positif</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kecuali</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variabel</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sikap</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keuangan</w:t>
      </w:r>
      <w:proofErr w:type="spellEnd"/>
      <w:r w:rsidR="00854772" w:rsidRPr="004A268E">
        <w:rPr>
          <w:rFonts w:ascii="Times New Roman" w:hAnsi="Times New Roman" w:cs="Times New Roman"/>
          <w:sz w:val="24"/>
          <w:szCs w:val="24"/>
        </w:rPr>
        <w:t xml:space="preserve">. </w:t>
      </w:r>
      <w:commentRangeStart w:id="18"/>
      <w:r w:rsidR="00256545" w:rsidRPr="004A268E">
        <w:rPr>
          <w:rFonts w:ascii="Times New Roman" w:hAnsi="Times New Roman" w:cs="Times New Roman"/>
          <w:sz w:val="24"/>
          <w:szCs w:val="24"/>
        </w:rPr>
        <w:t xml:space="preserve">Oleh </w:t>
      </w:r>
      <w:proofErr w:type="spellStart"/>
      <w:r w:rsidR="00256545" w:rsidRPr="004A268E">
        <w:rPr>
          <w:rFonts w:ascii="Times New Roman" w:hAnsi="Times New Roman" w:cs="Times New Roman"/>
          <w:sz w:val="24"/>
          <w:szCs w:val="24"/>
        </w:rPr>
        <w:t>karena</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itu</w:t>
      </w:r>
      <w:proofErr w:type="spellEnd"/>
      <w:r w:rsidR="00854772" w:rsidRPr="004A268E">
        <w:rPr>
          <w:rFonts w:ascii="Times New Roman" w:hAnsi="Times New Roman" w:cs="Times New Roman"/>
          <w:sz w:val="24"/>
          <w:szCs w:val="24"/>
        </w:rPr>
        <w:t>,</w:t>
      </w:r>
      <w:r w:rsidR="00227CB9"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belum</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diketahui</w:t>
      </w:r>
      <w:proofErr w:type="spellEnd"/>
      <w:r w:rsidR="00854772" w:rsidRPr="004A268E">
        <w:rPr>
          <w:rFonts w:ascii="Times New Roman" w:hAnsi="Times New Roman" w:cs="Times New Roman"/>
          <w:sz w:val="24"/>
          <w:szCs w:val="24"/>
        </w:rPr>
        <w:t xml:space="preserve"> </w:t>
      </w:r>
      <w:proofErr w:type="spellStart"/>
      <w:r w:rsidR="00854772"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 xml:space="preserve">personal innovativeness </w:t>
      </w:r>
      <w:r w:rsidRPr="004A268E">
        <w:rPr>
          <w:rFonts w:ascii="Times New Roman" w:hAnsi="Times New Roman" w:cs="Times New Roman"/>
          <w:sz w:val="24"/>
          <w:szCs w:val="24"/>
        </w:rPr>
        <w:t xml:space="preserve">dan </w:t>
      </w:r>
      <w:proofErr w:type="spellStart"/>
      <w:r w:rsidRPr="004A268E">
        <w:rPr>
          <w:rFonts w:ascii="Times New Roman" w:hAnsi="Times New Roman" w:cs="Times New Roman"/>
          <w:sz w:val="24"/>
          <w:szCs w:val="24"/>
        </w:rPr>
        <w:t>sikap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w:t>
      </w:r>
      <w:r w:rsidR="003140D1" w:rsidRPr="004A268E">
        <w:rPr>
          <w:rFonts w:ascii="Times New Roman" w:hAnsi="Times New Roman" w:cs="Times New Roman"/>
          <w:sz w:val="24"/>
          <w:szCs w:val="24"/>
        </w:rPr>
        <w:t xml:space="preserve"> </w:t>
      </w:r>
      <w:r w:rsidR="008C600D" w:rsidRPr="004A268E">
        <w:rPr>
          <w:rFonts w:ascii="Times New Roman" w:hAnsi="Times New Roman" w:cs="Times New Roman"/>
          <w:sz w:val="24"/>
          <w:szCs w:val="24"/>
        </w:rPr>
        <w:fldChar w:fldCharType="begin" w:fldLock="1"/>
      </w:r>
      <w:r w:rsidR="003E4E6C" w:rsidRPr="004A268E">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3E4E6C" w:rsidRPr="004A268E">
        <w:rPr>
          <w:rFonts w:ascii="Times New Roman" w:eastAsia="MS Gothic" w:hAnsi="Times New Roman" w:cs="Times New Roman"/>
          <w:sz w:val="24"/>
          <w:szCs w:val="24"/>
        </w:rPr>
        <w:instrText>主観的健康感を中心とした在宅高齢者における</w:instrText>
      </w:r>
      <w:r w:rsidR="003E4E6C" w:rsidRPr="004A268E">
        <w:rPr>
          <w:rFonts w:ascii="Times New Roman" w:hAnsi="Times New Roman" w:cs="Times New Roman"/>
          <w:sz w:val="24"/>
          <w:szCs w:val="24"/>
        </w:rPr>
        <w:instrText xml:space="preserve"> </w:instrText>
      </w:r>
      <w:r w:rsidR="003E4E6C" w:rsidRPr="004A268E">
        <w:rPr>
          <w:rFonts w:ascii="Times New Roman" w:eastAsia="MS Gothic" w:hAnsi="Times New Roman" w:cs="Times New Roman"/>
          <w:sz w:val="24"/>
          <w:szCs w:val="24"/>
        </w:rPr>
        <w:instrText>健康関連指標に関する共分散構造分析</w:instrText>
      </w:r>
      <w:r w:rsidR="003E4E6C" w:rsidRPr="004A268E">
        <w:rPr>
          <w:rFonts w:ascii="Times New Roman" w:hAnsi="Times New Roman" w:cs="Times New Roman"/>
          <w:sz w:val="24"/>
          <w:szCs w:val="24"/>
        </w:rPr>
        <w:instrText>Title","type":"article-journal","volume":"21"},"uris":["http://www.mendeley.com/documents/?uuid=8b1e4c20-d6ce-4d4e-999f-6e875a7936df"]}],"mendeley":{"formattedCitation":"(Disclosure et al., 2020)","manualFormatting":"Grohmann et al. (2018)","plainTextFormattedCitation":"(Disclosure et al., 2020)","previouslyFormattedCitation":"(Disclosure et al., 2020)"},"properties":{"noteIndex":0},"schema":"https://github.com/citation-style-language/schema/raw/master/csl-citation.json"}</w:instrText>
      </w:r>
      <w:r w:rsidR="008C600D" w:rsidRPr="004A268E">
        <w:rPr>
          <w:rFonts w:ascii="Times New Roman" w:hAnsi="Times New Roman" w:cs="Times New Roman"/>
          <w:sz w:val="24"/>
          <w:szCs w:val="24"/>
        </w:rPr>
        <w:fldChar w:fldCharType="separate"/>
      </w:r>
      <w:r w:rsidR="008C600D" w:rsidRPr="004A268E">
        <w:rPr>
          <w:rFonts w:ascii="Times New Roman" w:hAnsi="Times New Roman" w:cs="Times New Roman"/>
          <w:noProof/>
          <w:sz w:val="24"/>
          <w:szCs w:val="24"/>
        </w:rPr>
        <w:t>Grohmann et al. (2018)</w:t>
      </w:r>
      <w:r w:rsidR="008C600D" w:rsidRPr="004A268E">
        <w:rPr>
          <w:rFonts w:ascii="Times New Roman" w:hAnsi="Times New Roman" w:cs="Times New Roman"/>
          <w:sz w:val="24"/>
          <w:szCs w:val="24"/>
        </w:rPr>
        <w:fldChar w:fldCharType="end"/>
      </w:r>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meneliti</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menggunakan</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variabel</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independen</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literasi</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keuangan</w:t>
      </w:r>
      <w:proofErr w:type="spellEnd"/>
      <w:r w:rsidR="008C600D" w:rsidRPr="004A268E">
        <w:rPr>
          <w:rFonts w:ascii="Times New Roman" w:hAnsi="Times New Roman" w:cs="Times New Roman"/>
          <w:sz w:val="24"/>
          <w:szCs w:val="24"/>
        </w:rPr>
        <w:t xml:space="preserve"> dan </w:t>
      </w:r>
      <w:proofErr w:type="spellStart"/>
      <w:r w:rsidR="008C600D" w:rsidRPr="004A268E">
        <w:rPr>
          <w:rFonts w:ascii="Times New Roman" w:hAnsi="Times New Roman" w:cs="Times New Roman"/>
          <w:sz w:val="24"/>
          <w:szCs w:val="24"/>
        </w:rPr>
        <w:t>variabel</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dependen</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inklusi</w:t>
      </w:r>
      <w:proofErr w:type="spellEnd"/>
      <w:r w:rsidR="008C600D" w:rsidRPr="004A268E">
        <w:rPr>
          <w:rFonts w:ascii="Times New Roman" w:hAnsi="Times New Roman" w:cs="Times New Roman"/>
          <w:sz w:val="24"/>
          <w:szCs w:val="24"/>
        </w:rPr>
        <w:t xml:space="preserve"> </w:t>
      </w:r>
      <w:proofErr w:type="spellStart"/>
      <w:r w:rsidR="008C600D" w:rsidRPr="004A268E">
        <w:rPr>
          <w:rFonts w:ascii="Times New Roman" w:hAnsi="Times New Roman" w:cs="Times New Roman"/>
          <w:sz w:val="24"/>
          <w:szCs w:val="24"/>
        </w:rPr>
        <w:t>keuangan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Mereka</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memulai</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analisis</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dengan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melihat</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hubungan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antara</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proporsi</w:t>
      </w:r>
      <w:proofErr w:type="spellEnd"/>
      <w:r w:rsidR="003140D1" w:rsidRPr="004A268E">
        <w:rPr>
          <w:rFonts w:ascii="Times New Roman" w:hAnsi="Times New Roman" w:cs="Times New Roman"/>
          <w:sz w:val="24"/>
          <w:szCs w:val="24"/>
        </w:rPr>
        <w:t xml:space="preserve"> orang di </w:t>
      </w:r>
      <w:proofErr w:type="spellStart"/>
      <w:r w:rsidR="003140D1" w:rsidRPr="004A268E">
        <w:rPr>
          <w:rFonts w:ascii="Times New Roman" w:hAnsi="Times New Roman" w:cs="Times New Roman"/>
          <w:sz w:val="24"/>
          <w:szCs w:val="24"/>
        </w:rPr>
        <w:t>suatu</w:t>
      </w:r>
      <w:proofErr w:type="spellEnd"/>
      <w:r w:rsidR="003140D1" w:rsidRPr="004A268E">
        <w:rPr>
          <w:rFonts w:ascii="Times New Roman" w:hAnsi="Times New Roman" w:cs="Times New Roman"/>
          <w:sz w:val="24"/>
          <w:szCs w:val="24"/>
        </w:rPr>
        <w:t xml:space="preserve"> negara yang </w:t>
      </w:r>
      <w:proofErr w:type="spellStart"/>
      <w:r w:rsidR="003140D1" w:rsidRPr="004A268E">
        <w:rPr>
          <w:rFonts w:ascii="Times New Roman" w:hAnsi="Times New Roman" w:cs="Times New Roman"/>
          <w:sz w:val="24"/>
          <w:szCs w:val="24"/>
        </w:rPr>
        <w:t>dapat</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dianggap</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melek</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finansial</w:t>
      </w:r>
      <w:proofErr w:type="spellEnd"/>
      <w:r w:rsidR="003140D1" w:rsidRPr="004A268E">
        <w:rPr>
          <w:rFonts w:ascii="Times New Roman" w:hAnsi="Times New Roman" w:cs="Times New Roman"/>
          <w:sz w:val="24"/>
          <w:szCs w:val="24"/>
        </w:rPr>
        <w:t xml:space="preserve"> dan </w:t>
      </w:r>
      <w:proofErr w:type="spellStart"/>
      <w:r w:rsidR="003140D1" w:rsidRPr="004A268E">
        <w:rPr>
          <w:rFonts w:ascii="Times New Roman" w:hAnsi="Times New Roman" w:cs="Times New Roman"/>
          <w:sz w:val="24"/>
          <w:szCs w:val="24"/>
        </w:rPr>
        <w:t>empat</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ukuran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inklusi</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keuangan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Hasilnya</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ditemukan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hubungan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positif</w:t>
      </w:r>
      <w:proofErr w:type="spellEnd"/>
      <w:r w:rsidR="003140D1" w:rsidRPr="004A268E">
        <w:rPr>
          <w:rFonts w:ascii="Times New Roman" w:hAnsi="Times New Roman" w:cs="Times New Roman"/>
          <w:sz w:val="24"/>
          <w:szCs w:val="24"/>
        </w:rPr>
        <w:t xml:space="preserve"> dan </w:t>
      </w:r>
      <w:proofErr w:type="spellStart"/>
      <w:r w:rsidR="003140D1" w:rsidRPr="004A268E">
        <w:rPr>
          <w:rFonts w:ascii="Times New Roman" w:hAnsi="Times New Roman" w:cs="Times New Roman"/>
          <w:sz w:val="24"/>
          <w:szCs w:val="24"/>
        </w:rPr>
        <w:t>signifikan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antara</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literasi</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keuangan</w:t>
      </w:r>
      <w:proofErr w:type="spellEnd"/>
      <w:r w:rsidR="003140D1" w:rsidRPr="004A268E">
        <w:rPr>
          <w:rFonts w:ascii="Times New Roman" w:hAnsi="Times New Roman" w:cs="Times New Roman"/>
          <w:sz w:val="24"/>
          <w:szCs w:val="24"/>
        </w:rPr>
        <w:t xml:space="preserve"> dan </w:t>
      </w:r>
      <w:proofErr w:type="spellStart"/>
      <w:r w:rsidR="003140D1" w:rsidRPr="004A268E">
        <w:rPr>
          <w:rFonts w:ascii="Times New Roman" w:hAnsi="Times New Roman" w:cs="Times New Roman"/>
          <w:sz w:val="24"/>
          <w:szCs w:val="24"/>
        </w:rPr>
        <w:t>keempat</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ukuran</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inklusi</w:t>
      </w:r>
      <w:proofErr w:type="spellEnd"/>
      <w:r w:rsidR="003140D1" w:rsidRPr="004A268E">
        <w:rPr>
          <w:rFonts w:ascii="Times New Roman" w:hAnsi="Times New Roman" w:cs="Times New Roman"/>
          <w:sz w:val="24"/>
          <w:szCs w:val="24"/>
        </w:rPr>
        <w:t xml:space="preserve"> </w:t>
      </w:r>
      <w:proofErr w:type="spellStart"/>
      <w:r w:rsidR="003140D1" w:rsidRPr="004A268E">
        <w:rPr>
          <w:rFonts w:ascii="Times New Roman" w:hAnsi="Times New Roman" w:cs="Times New Roman"/>
          <w:sz w:val="24"/>
          <w:szCs w:val="24"/>
        </w:rPr>
        <w:t>keuangan</w:t>
      </w:r>
      <w:proofErr w:type="spellEnd"/>
      <w:r w:rsidR="003140D1" w:rsidRPr="004A268E">
        <w:rPr>
          <w:rFonts w:ascii="Times New Roman" w:hAnsi="Times New Roman" w:cs="Times New Roman"/>
          <w:sz w:val="24"/>
          <w:szCs w:val="24"/>
        </w:rPr>
        <w:t>.</w:t>
      </w:r>
    </w:p>
    <w:p w14:paraId="3153CF7F" w14:textId="118F289F" w:rsidR="009D1623" w:rsidRPr="004A268E" w:rsidRDefault="00252480" w:rsidP="004A268E">
      <w:pPr>
        <w:spacing w:after="0" w:line="360" w:lineRule="auto"/>
        <w:ind w:firstLine="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Berdasar</w:t>
      </w:r>
      <w:r w:rsidR="005D3787" w:rsidRPr="004A268E">
        <w:rPr>
          <w:rFonts w:ascii="Times New Roman" w:hAnsi="Times New Roman" w:cs="Times New Roman"/>
          <w:sz w:val="24"/>
          <w:szCs w:val="24"/>
        </w:rPr>
        <w: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sebelumnya</w:t>
      </w:r>
      <w:proofErr w:type="spellEnd"/>
      <w:r w:rsidRPr="004A268E">
        <w:rPr>
          <w:rFonts w:ascii="Times New Roman" w:hAnsi="Times New Roman" w:cs="Times New Roman"/>
          <w:sz w:val="24"/>
          <w:szCs w:val="24"/>
        </w:rPr>
        <w:t xml:space="preserve">, </w:t>
      </w:r>
      <w:proofErr w:type="spellStart"/>
      <w:r w:rsidR="005A6F4A" w:rsidRPr="004A268E">
        <w:rPr>
          <w:rFonts w:ascii="Times New Roman" w:hAnsi="Times New Roman" w:cs="Times New Roman"/>
          <w:sz w:val="24"/>
          <w:szCs w:val="24"/>
        </w:rPr>
        <w:t>menurut</w:t>
      </w:r>
      <w:proofErr w:type="spellEnd"/>
      <w:r w:rsidR="005A6F4A" w:rsidRPr="004A268E">
        <w:rPr>
          <w:rFonts w:ascii="Times New Roman" w:hAnsi="Times New Roman" w:cs="Times New Roman"/>
          <w:sz w:val="24"/>
          <w:szCs w:val="24"/>
        </w:rPr>
        <w:t xml:space="preserve"> </w:t>
      </w:r>
      <w:proofErr w:type="spellStart"/>
      <w:r w:rsidR="005A6F4A" w:rsidRPr="004A268E">
        <w:rPr>
          <w:rFonts w:ascii="Times New Roman" w:hAnsi="Times New Roman" w:cs="Times New Roman"/>
          <w:sz w:val="24"/>
          <w:szCs w:val="24"/>
        </w:rPr>
        <w:t>penulis</w:t>
      </w:r>
      <w:proofErr w:type="spellEnd"/>
      <w:r w:rsidR="00F629B6">
        <w:rPr>
          <w:rFonts w:ascii="Times New Roman" w:hAnsi="Times New Roman" w:cs="Times New Roman"/>
          <w:sz w:val="24"/>
          <w:szCs w:val="24"/>
        </w:rPr>
        <w:t xml:space="preserve"> </w:t>
      </w:r>
      <w:r w:rsidR="00227CB9" w:rsidRPr="004A268E">
        <w:rPr>
          <w:rFonts w:ascii="Times New Roman" w:hAnsi="Times New Roman" w:cs="Times New Roman"/>
          <w:i/>
          <w:iCs/>
          <w:sz w:val="24"/>
          <w:szCs w:val="24"/>
        </w:rPr>
        <w:t>personal innovativeness,</w:t>
      </w:r>
      <w:r w:rsidR="00F629B6">
        <w:rPr>
          <w:rFonts w:ascii="Times New Roman" w:hAnsi="Times New Roman" w:cs="Times New Roman"/>
          <w:sz w:val="24"/>
          <w:szCs w:val="24"/>
        </w:rPr>
        <w:t xml:space="preserve"> </w:t>
      </w:r>
      <w:r w:rsidR="00227CB9" w:rsidRPr="004A268E">
        <w:rPr>
          <w:rFonts w:ascii="Times New Roman" w:hAnsi="Times New Roman" w:cs="Times New Roman"/>
          <w:i/>
          <w:iCs/>
          <w:sz w:val="24"/>
          <w:szCs w:val="24"/>
        </w:rPr>
        <w:t>m</w:t>
      </w:r>
      <w:r w:rsidR="005A6F4A" w:rsidRPr="004A268E">
        <w:rPr>
          <w:rFonts w:ascii="Times New Roman" w:hAnsi="Times New Roman" w:cs="Times New Roman"/>
          <w:i/>
          <w:iCs/>
          <w:sz w:val="24"/>
          <w:szCs w:val="24"/>
        </w:rPr>
        <w:t>-banking knowled</w:t>
      </w:r>
      <w:r w:rsidR="009D1623" w:rsidRPr="004A268E">
        <w:rPr>
          <w:rFonts w:ascii="Times New Roman" w:hAnsi="Times New Roman" w:cs="Times New Roman"/>
          <w:i/>
          <w:iCs/>
          <w:sz w:val="24"/>
          <w:szCs w:val="24"/>
        </w:rPr>
        <w:t>ge</w:t>
      </w:r>
      <w:r w:rsidR="00F629B6">
        <w:rPr>
          <w:rFonts w:ascii="Times New Roman" w:hAnsi="Times New Roman" w:cs="Times New Roman"/>
          <w:i/>
          <w:iCs/>
          <w:sz w:val="24"/>
          <w:szCs w:val="24"/>
        </w:rPr>
        <w:t xml:space="preserve">, </w:t>
      </w:r>
      <w:r w:rsidR="00F629B6">
        <w:rPr>
          <w:rFonts w:ascii="Times New Roman" w:hAnsi="Times New Roman" w:cs="Times New Roman"/>
          <w:sz w:val="24"/>
          <w:szCs w:val="24"/>
        </w:rPr>
        <w:t xml:space="preserve">dan </w:t>
      </w:r>
      <w:proofErr w:type="spellStart"/>
      <w:r w:rsidR="00F629B6" w:rsidRPr="004A268E">
        <w:rPr>
          <w:rFonts w:ascii="Times New Roman" w:hAnsi="Times New Roman" w:cs="Times New Roman"/>
          <w:sz w:val="24"/>
          <w:szCs w:val="24"/>
        </w:rPr>
        <w:t>literasi</w:t>
      </w:r>
      <w:proofErr w:type="spellEnd"/>
      <w:r w:rsidR="00F629B6" w:rsidRPr="004A268E">
        <w:rPr>
          <w:rFonts w:ascii="Times New Roman" w:hAnsi="Times New Roman" w:cs="Times New Roman"/>
          <w:sz w:val="24"/>
          <w:szCs w:val="24"/>
        </w:rPr>
        <w:t xml:space="preserve"> </w:t>
      </w:r>
      <w:proofErr w:type="spellStart"/>
      <w:r w:rsidR="00F629B6" w:rsidRPr="004A268E">
        <w:rPr>
          <w:rFonts w:ascii="Times New Roman" w:hAnsi="Times New Roman" w:cs="Times New Roman"/>
          <w:sz w:val="24"/>
          <w:szCs w:val="24"/>
        </w:rPr>
        <w:t>keuangan</w:t>
      </w:r>
      <w:commentRangeStart w:id="19"/>
      <w:proofErr w:type="spellEnd"/>
      <w:r w:rsidR="00256545" w:rsidRPr="004A268E">
        <w:rPr>
          <w:rFonts w:ascii="Times New Roman" w:hAnsi="Times New Roman" w:cs="Times New Roman"/>
          <w:i/>
          <w:iCs/>
          <w:sz w:val="24"/>
          <w:szCs w:val="24"/>
        </w:rPr>
        <w:t xml:space="preserve"> </w:t>
      </w:r>
      <w:commentRangeEnd w:id="19"/>
      <w:r w:rsidR="009C00FD" w:rsidRPr="004A268E">
        <w:rPr>
          <w:rStyle w:val="CommentReference"/>
          <w:rFonts w:ascii="Times New Roman" w:hAnsi="Times New Roman" w:cs="Times New Roman"/>
          <w:sz w:val="24"/>
          <w:szCs w:val="24"/>
        </w:rPr>
        <w:commentReference w:id="19"/>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dijadikan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variabel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yang </w:t>
      </w:r>
      <w:proofErr w:type="spellStart"/>
      <w:r w:rsidR="00803DE4" w:rsidRPr="004A268E">
        <w:rPr>
          <w:rFonts w:ascii="Times New Roman" w:hAnsi="Times New Roman" w:cs="Times New Roman"/>
          <w:sz w:val="24"/>
          <w:szCs w:val="24"/>
        </w:rPr>
        <w:t>dapat</w:t>
      </w:r>
      <w:proofErr w:type="spellEnd"/>
      <w:r w:rsidR="00803DE4"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berpengaruh</w:t>
      </w:r>
      <w:proofErr w:type="spellEnd"/>
      <w:r w:rsidR="00256545" w:rsidRPr="004A268E">
        <w:rPr>
          <w:rFonts w:ascii="Times New Roman" w:hAnsi="Times New Roman" w:cs="Times New Roman"/>
          <w:sz w:val="24"/>
          <w:szCs w:val="24"/>
        </w:rPr>
        <w:t xml:space="preserve"> </w:t>
      </w:r>
      <w:proofErr w:type="spellStart"/>
      <w:r w:rsidR="00803DE4" w:rsidRPr="004A268E">
        <w:rPr>
          <w:rFonts w:ascii="Times New Roman" w:hAnsi="Times New Roman" w:cs="Times New Roman"/>
          <w:sz w:val="24"/>
          <w:szCs w:val="24"/>
        </w:rPr>
        <w:t>positif</w:t>
      </w:r>
      <w:proofErr w:type="spellEnd"/>
      <w:r w:rsidR="00803DE4"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terhadap</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inklusi</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keuangan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Semakin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berkembangnya</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teknologi</w:t>
      </w:r>
      <w:proofErr w:type="spellEnd"/>
      <w:r w:rsidR="00256545" w:rsidRPr="004A268E">
        <w:rPr>
          <w:rFonts w:ascii="Times New Roman" w:hAnsi="Times New Roman" w:cs="Times New Roman"/>
          <w:sz w:val="24"/>
          <w:szCs w:val="24"/>
        </w:rPr>
        <w:t xml:space="preserve"> dan </w:t>
      </w:r>
      <w:proofErr w:type="spellStart"/>
      <w:r w:rsidR="00256545" w:rsidRPr="004A268E">
        <w:rPr>
          <w:rFonts w:ascii="Times New Roman" w:hAnsi="Times New Roman" w:cs="Times New Roman"/>
          <w:sz w:val="24"/>
          <w:szCs w:val="24"/>
        </w:rPr>
        <w:t>tingkat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pemahaman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masyarakat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dapat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membangun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perekonomian</w:t>
      </w:r>
      <w:proofErr w:type="spellEnd"/>
      <w:r w:rsidR="00256545" w:rsidRPr="004A268E">
        <w:rPr>
          <w:rFonts w:ascii="Times New Roman" w:hAnsi="Times New Roman" w:cs="Times New Roman"/>
          <w:sz w:val="24"/>
          <w:szCs w:val="24"/>
        </w:rPr>
        <w:t xml:space="preserve"> Indonesia </w:t>
      </w:r>
      <w:proofErr w:type="spellStart"/>
      <w:r w:rsidR="00256545" w:rsidRPr="004A268E">
        <w:rPr>
          <w:rFonts w:ascii="Times New Roman" w:hAnsi="Times New Roman" w:cs="Times New Roman"/>
          <w:sz w:val="24"/>
          <w:szCs w:val="24"/>
        </w:rPr>
        <w:t>ke</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arah</w:t>
      </w:r>
      <w:proofErr w:type="spellEnd"/>
      <w:r w:rsidR="00256545" w:rsidRPr="004A268E">
        <w:rPr>
          <w:rFonts w:ascii="Times New Roman" w:hAnsi="Times New Roman" w:cs="Times New Roman"/>
          <w:sz w:val="24"/>
          <w:szCs w:val="24"/>
        </w:rPr>
        <w:t xml:space="preserve"> yang </w:t>
      </w:r>
      <w:proofErr w:type="spellStart"/>
      <w:r w:rsidR="00256545" w:rsidRPr="004A268E">
        <w:rPr>
          <w:rFonts w:ascii="Times New Roman" w:hAnsi="Times New Roman" w:cs="Times New Roman"/>
          <w:sz w:val="24"/>
          <w:szCs w:val="24"/>
        </w:rPr>
        <w:t>lebih</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baik</w:t>
      </w:r>
      <w:proofErr w:type="spellEnd"/>
      <w:r w:rsidR="00256545" w:rsidRPr="004A268E">
        <w:rPr>
          <w:rFonts w:ascii="Times New Roman" w:hAnsi="Times New Roman" w:cs="Times New Roman"/>
          <w:sz w:val="24"/>
          <w:szCs w:val="24"/>
        </w:rPr>
        <w:t xml:space="preserve"> dan </w:t>
      </w:r>
      <w:proofErr w:type="spellStart"/>
      <w:r w:rsidR="00256545" w:rsidRPr="004A268E">
        <w:rPr>
          <w:rFonts w:ascii="Times New Roman" w:hAnsi="Times New Roman" w:cs="Times New Roman"/>
          <w:sz w:val="24"/>
          <w:szCs w:val="24"/>
        </w:rPr>
        <w:t>stabil</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Dengan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begitu</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masyarakat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dapat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hidup</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sejahtera</w:t>
      </w:r>
      <w:proofErr w:type="spellEnd"/>
      <w:r w:rsidR="00256545" w:rsidRPr="004A268E">
        <w:rPr>
          <w:rFonts w:ascii="Times New Roman" w:hAnsi="Times New Roman" w:cs="Times New Roman"/>
          <w:sz w:val="24"/>
          <w:szCs w:val="24"/>
        </w:rPr>
        <w:t xml:space="preserve"> dan </w:t>
      </w:r>
      <w:proofErr w:type="spellStart"/>
      <w:r w:rsidR="00256545" w:rsidRPr="004A268E">
        <w:rPr>
          <w:rFonts w:ascii="Times New Roman" w:hAnsi="Times New Roman" w:cs="Times New Roman"/>
          <w:sz w:val="24"/>
          <w:szCs w:val="24"/>
        </w:rPr>
        <w:t>mengurangi</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tingkat</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kesenjangan</w:t>
      </w:r>
      <w:proofErr w:type="spellEnd"/>
      <w:r w:rsidR="00256545" w:rsidRPr="004A268E">
        <w:rPr>
          <w:rFonts w:ascii="Times New Roman" w:hAnsi="Times New Roman" w:cs="Times New Roman"/>
          <w:sz w:val="24"/>
          <w:szCs w:val="24"/>
        </w:rPr>
        <w:t xml:space="preserve"> </w:t>
      </w:r>
      <w:proofErr w:type="spellStart"/>
      <w:r w:rsidR="00256545" w:rsidRPr="004A268E">
        <w:rPr>
          <w:rFonts w:ascii="Times New Roman" w:hAnsi="Times New Roman" w:cs="Times New Roman"/>
          <w:sz w:val="24"/>
          <w:szCs w:val="24"/>
        </w:rPr>
        <w:t>sosial</w:t>
      </w:r>
      <w:proofErr w:type="spellEnd"/>
      <w:r w:rsidR="00256545" w:rsidRPr="004A268E">
        <w:rPr>
          <w:rFonts w:ascii="Times New Roman" w:hAnsi="Times New Roman" w:cs="Times New Roman"/>
          <w:sz w:val="24"/>
          <w:szCs w:val="24"/>
        </w:rPr>
        <w:t>.</w:t>
      </w:r>
      <w:r w:rsidR="00F629B6">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Penulis</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memilih</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daerah</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Jabodetabek</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sebagai</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sasaran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penelitian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karena</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sesuai</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dengan</w:t>
      </w:r>
      <w:proofErr w:type="spellEnd"/>
      <w:r w:rsidR="00442E90" w:rsidRPr="004A268E">
        <w:rPr>
          <w:rFonts w:ascii="Times New Roman" w:hAnsi="Times New Roman" w:cs="Times New Roman"/>
          <w:sz w:val="24"/>
          <w:szCs w:val="24"/>
        </w:rPr>
        <w:t xml:space="preserve"> data yang </w:t>
      </w:r>
      <w:proofErr w:type="spellStart"/>
      <w:r w:rsidR="00442E90" w:rsidRPr="004A268E">
        <w:rPr>
          <w:rFonts w:ascii="Times New Roman" w:hAnsi="Times New Roman" w:cs="Times New Roman"/>
          <w:sz w:val="24"/>
          <w:szCs w:val="24"/>
        </w:rPr>
        <w:t>ada</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Jabodetabek</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masih</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masuk</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dalam</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jajaran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provinsi</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dengan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persentase</w:t>
      </w:r>
      <w:proofErr w:type="spellEnd"/>
      <w:r w:rsidR="00442E90" w:rsidRPr="004A268E">
        <w:rPr>
          <w:rFonts w:ascii="Times New Roman" w:hAnsi="Times New Roman" w:cs="Times New Roman"/>
          <w:sz w:val="24"/>
          <w:szCs w:val="24"/>
        </w:rPr>
        <w:t xml:space="preserve"> yang di </w:t>
      </w:r>
      <w:proofErr w:type="spellStart"/>
      <w:r w:rsidR="00442E90" w:rsidRPr="004A268E">
        <w:rPr>
          <w:rFonts w:ascii="Times New Roman" w:hAnsi="Times New Roman" w:cs="Times New Roman"/>
          <w:sz w:val="24"/>
          <w:szCs w:val="24"/>
        </w:rPr>
        <w:t>atas</w:t>
      </w:r>
      <w:proofErr w:type="spellEnd"/>
      <w:r w:rsidR="00442E90" w:rsidRPr="004A268E">
        <w:rPr>
          <w:rFonts w:ascii="Times New Roman" w:hAnsi="Times New Roman" w:cs="Times New Roman"/>
          <w:sz w:val="24"/>
          <w:szCs w:val="24"/>
        </w:rPr>
        <w:t xml:space="preserve"> rata-rata </w:t>
      </w:r>
      <w:proofErr w:type="spellStart"/>
      <w:r w:rsidR="00442E90" w:rsidRPr="004A268E">
        <w:rPr>
          <w:rFonts w:ascii="Times New Roman" w:hAnsi="Times New Roman" w:cs="Times New Roman"/>
          <w:sz w:val="24"/>
          <w:szCs w:val="24"/>
        </w:rPr>
        <w:t>sehingga</w:t>
      </w:r>
      <w:proofErr w:type="spellEnd"/>
      <w:r w:rsidR="00442E90" w:rsidRPr="004A268E">
        <w:rPr>
          <w:rFonts w:ascii="Times New Roman" w:hAnsi="Times New Roman" w:cs="Times New Roman"/>
          <w:sz w:val="24"/>
          <w:szCs w:val="24"/>
        </w:rPr>
        <w:t xml:space="preserve"> data yang </w:t>
      </w:r>
      <w:proofErr w:type="spellStart"/>
      <w:r w:rsidR="00442E90" w:rsidRPr="004A268E">
        <w:rPr>
          <w:rFonts w:ascii="Times New Roman" w:hAnsi="Times New Roman" w:cs="Times New Roman"/>
          <w:sz w:val="24"/>
          <w:szCs w:val="24"/>
        </w:rPr>
        <w:t>didapatkan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akan</w:t>
      </w:r>
      <w:proofErr w:type="spellEnd"/>
      <w:r w:rsidR="00442E90" w:rsidRPr="004A268E">
        <w:rPr>
          <w:rFonts w:ascii="Times New Roman" w:hAnsi="Times New Roman" w:cs="Times New Roman"/>
          <w:sz w:val="24"/>
          <w:szCs w:val="24"/>
        </w:rPr>
        <w:t xml:space="preserve"> </w:t>
      </w:r>
      <w:proofErr w:type="spellStart"/>
      <w:r w:rsidR="00442E90" w:rsidRPr="004A268E">
        <w:rPr>
          <w:rFonts w:ascii="Times New Roman" w:hAnsi="Times New Roman" w:cs="Times New Roman"/>
          <w:sz w:val="24"/>
          <w:szCs w:val="24"/>
        </w:rPr>
        <w:t>lebih</w:t>
      </w:r>
      <w:proofErr w:type="spellEnd"/>
      <w:r w:rsidR="00442E90" w:rsidRPr="004A268E">
        <w:rPr>
          <w:rFonts w:ascii="Times New Roman" w:hAnsi="Times New Roman" w:cs="Times New Roman"/>
          <w:sz w:val="24"/>
          <w:szCs w:val="24"/>
        </w:rPr>
        <w:t xml:space="preserve"> valid.</w:t>
      </w:r>
      <w:commentRangeEnd w:id="18"/>
      <w:r w:rsidR="004D4046" w:rsidRPr="004A268E">
        <w:rPr>
          <w:rStyle w:val="CommentReference"/>
          <w:rFonts w:ascii="Times New Roman" w:hAnsi="Times New Roman" w:cs="Times New Roman"/>
          <w:sz w:val="24"/>
          <w:szCs w:val="24"/>
        </w:rPr>
        <w:commentReference w:id="18"/>
      </w:r>
    </w:p>
    <w:p w14:paraId="16266296" w14:textId="77777777" w:rsidR="009D1623" w:rsidRPr="004A268E" w:rsidRDefault="009D1623" w:rsidP="004A268E">
      <w:pPr>
        <w:spacing w:after="0" w:line="360" w:lineRule="auto"/>
        <w:jc w:val="both"/>
        <w:rPr>
          <w:rFonts w:ascii="Times New Roman" w:hAnsi="Times New Roman" w:cs="Times New Roman"/>
          <w:sz w:val="24"/>
          <w:szCs w:val="24"/>
        </w:rPr>
      </w:pPr>
    </w:p>
    <w:p w14:paraId="5CFB1355" w14:textId="0B3350D6" w:rsidR="009A0044" w:rsidRPr="004A268E" w:rsidRDefault="009A0044" w:rsidP="004A268E">
      <w:pPr>
        <w:pStyle w:val="Heading2"/>
        <w:spacing w:before="0"/>
        <w:jc w:val="both"/>
        <w:rPr>
          <w:rFonts w:cs="Times New Roman"/>
          <w:b w:val="0"/>
          <w:szCs w:val="24"/>
        </w:rPr>
      </w:pPr>
      <w:proofErr w:type="spellStart"/>
      <w:r w:rsidRPr="004A268E">
        <w:rPr>
          <w:rFonts w:cs="Times New Roman"/>
          <w:szCs w:val="24"/>
        </w:rPr>
        <w:t>Rumusan</w:t>
      </w:r>
      <w:proofErr w:type="spellEnd"/>
      <w:r w:rsidRPr="004A268E">
        <w:rPr>
          <w:rFonts w:cs="Times New Roman"/>
          <w:szCs w:val="24"/>
        </w:rPr>
        <w:t xml:space="preserve"> </w:t>
      </w:r>
      <w:proofErr w:type="spellStart"/>
      <w:r w:rsidRPr="004A268E">
        <w:rPr>
          <w:rFonts w:cs="Times New Roman"/>
          <w:szCs w:val="24"/>
        </w:rPr>
        <w:t>Masalah</w:t>
      </w:r>
      <w:proofErr w:type="spellEnd"/>
    </w:p>
    <w:p w14:paraId="7F211DCB" w14:textId="77777777" w:rsidR="008B3B82" w:rsidRPr="004A268E" w:rsidRDefault="008B3B82"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latar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belakang</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telah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dikemukakan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ditentukan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berikut</w:t>
      </w:r>
      <w:proofErr w:type="spellEnd"/>
      <w:r w:rsidRPr="004A268E">
        <w:rPr>
          <w:rFonts w:ascii="Times New Roman" w:hAnsi="Times New Roman" w:cs="Times New Roman"/>
          <w:sz w:val="24"/>
          <w:szCs w:val="24"/>
        </w:rPr>
        <w:t>:</w:t>
      </w:r>
    </w:p>
    <w:p w14:paraId="16112CEC" w14:textId="77777777" w:rsidR="00F629B6" w:rsidRPr="004A268E" w:rsidRDefault="00F629B6" w:rsidP="00F629B6">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 xml:space="preserve">personal innovativeness (PIN) </w:t>
      </w:r>
      <w:proofErr w:type="spellStart"/>
      <w:r w:rsidRPr="004A268E">
        <w:rPr>
          <w:rFonts w:ascii="Times New Roman" w:hAnsi="Times New Roman" w:cs="Times New Roman"/>
          <w:sz w:val="24"/>
          <w:szCs w:val="24"/>
        </w:rPr>
        <w:t>mempunyai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(FI)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commentRangeStart w:id="20"/>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commentRangeEnd w:id="20"/>
      <w:r w:rsidRPr="004A268E">
        <w:rPr>
          <w:rStyle w:val="CommentReference"/>
          <w:rFonts w:ascii="Times New Roman" w:hAnsi="Times New Roman" w:cs="Times New Roman"/>
          <w:sz w:val="24"/>
          <w:szCs w:val="24"/>
        </w:rPr>
        <w:commentReference w:id="20"/>
      </w:r>
    </w:p>
    <w:p w14:paraId="22A459AE" w14:textId="65756A81" w:rsidR="00F629B6" w:rsidRPr="00F629B6" w:rsidRDefault="00F629B6" w:rsidP="00F629B6">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 xml:space="preserve">m-banking knowledge (MBK) </w:t>
      </w:r>
      <w:proofErr w:type="spellStart"/>
      <w:r w:rsidRPr="004A268E">
        <w:rPr>
          <w:rFonts w:ascii="Times New Roman" w:hAnsi="Times New Roman" w:cs="Times New Roman"/>
          <w:sz w:val="24"/>
          <w:szCs w:val="24"/>
        </w:rPr>
        <w:t>mempunyai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(FI)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5C80F366" w14:textId="5AF92243" w:rsidR="000C11D1" w:rsidRPr="004A268E" w:rsidRDefault="000C11D1" w:rsidP="004A268E">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(FK) </w:t>
      </w:r>
      <w:proofErr w:type="spellStart"/>
      <w:r w:rsidRPr="004A268E">
        <w:rPr>
          <w:rFonts w:ascii="Times New Roman" w:hAnsi="Times New Roman" w:cs="Times New Roman"/>
          <w:sz w:val="24"/>
          <w:szCs w:val="24"/>
        </w:rPr>
        <w:t>mempunyai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(FI)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5A066552" w14:textId="77777777" w:rsidR="000C11D1" w:rsidRPr="004A268E" w:rsidRDefault="000C11D1" w:rsidP="004A268E">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perilaku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(FB) </w:t>
      </w:r>
      <w:proofErr w:type="spellStart"/>
      <w:r w:rsidRPr="004A268E">
        <w:rPr>
          <w:rFonts w:ascii="Times New Roman" w:hAnsi="Times New Roman" w:cs="Times New Roman"/>
          <w:sz w:val="24"/>
          <w:szCs w:val="24"/>
        </w:rPr>
        <w:t>mempunyai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(FI)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49B915AA" w14:textId="412F2479" w:rsidR="000C11D1" w:rsidRPr="004A268E" w:rsidRDefault="000C11D1" w:rsidP="004A268E">
      <w:pPr>
        <w:pStyle w:val="ListParagraph"/>
        <w:numPr>
          <w:ilvl w:val="0"/>
          <w:numId w:val="3"/>
        </w:numPr>
        <w:spacing w:after="0" w:line="360" w:lineRule="auto"/>
        <w:ind w:left="426" w:hanging="437"/>
        <w:jc w:val="both"/>
        <w:rPr>
          <w:rFonts w:ascii="Times New Roman" w:hAnsi="Times New Roman" w:cs="Times New Roman"/>
          <w:sz w:val="24"/>
          <w:szCs w:val="24"/>
        </w:rPr>
      </w:pPr>
      <w:proofErr w:type="spellStart"/>
      <w:r w:rsidRPr="004A268E">
        <w:rPr>
          <w:rFonts w:ascii="Times New Roman" w:hAnsi="Times New Roman" w:cs="Times New Roman"/>
          <w:sz w:val="24"/>
          <w:szCs w:val="24"/>
        </w:rPr>
        <w:t>Apakah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sikap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(FA) </w:t>
      </w:r>
      <w:proofErr w:type="spellStart"/>
      <w:r w:rsidRPr="004A268E">
        <w:rPr>
          <w:rFonts w:ascii="Times New Roman" w:hAnsi="Times New Roman" w:cs="Times New Roman"/>
          <w:sz w:val="24"/>
          <w:szCs w:val="24"/>
        </w:rPr>
        <w:t>mempunyai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(FI)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5BA6D1DE" w14:textId="77777777" w:rsidR="009D1623" w:rsidRPr="004A268E" w:rsidRDefault="009D1623" w:rsidP="004A268E">
      <w:pPr>
        <w:spacing w:after="0" w:line="360" w:lineRule="auto"/>
        <w:jc w:val="both"/>
        <w:rPr>
          <w:rFonts w:ascii="Times New Roman" w:hAnsi="Times New Roman" w:cs="Times New Roman"/>
          <w:sz w:val="24"/>
          <w:szCs w:val="24"/>
        </w:rPr>
      </w:pPr>
    </w:p>
    <w:p w14:paraId="5C4718AB" w14:textId="1B72C700" w:rsidR="009A0044" w:rsidRPr="004A268E" w:rsidRDefault="009A0044" w:rsidP="004A268E">
      <w:pPr>
        <w:pStyle w:val="Heading2"/>
        <w:spacing w:before="0"/>
        <w:jc w:val="both"/>
        <w:rPr>
          <w:rFonts w:cs="Times New Roman"/>
          <w:b w:val="0"/>
          <w:szCs w:val="24"/>
        </w:rPr>
      </w:pPr>
      <w:proofErr w:type="spellStart"/>
      <w:r w:rsidRPr="004A268E">
        <w:rPr>
          <w:rFonts w:cs="Times New Roman"/>
          <w:szCs w:val="24"/>
        </w:rPr>
        <w:t>Tujuan</w:t>
      </w:r>
      <w:proofErr w:type="spellEnd"/>
      <w:r w:rsidRPr="004A268E">
        <w:rPr>
          <w:rFonts w:cs="Times New Roman"/>
          <w:szCs w:val="24"/>
        </w:rPr>
        <w:t xml:space="preserve"> </w:t>
      </w:r>
      <w:proofErr w:type="spellStart"/>
      <w:r w:rsidRPr="004A268E">
        <w:rPr>
          <w:rFonts w:cs="Times New Roman"/>
          <w:szCs w:val="24"/>
        </w:rPr>
        <w:t>Penelitian</w:t>
      </w:r>
      <w:proofErr w:type="spellEnd"/>
    </w:p>
    <w:p w14:paraId="30BAFCD5" w14:textId="0B86BC95" w:rsidR="00ED1C40" w:rsidRPr="004A268E" w:rsidRDefault="00BA3856"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latar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belakang</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rumusan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masalah</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telah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diuraikan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w:t>
      </w:r>
      <w:r w:rsidR="00ED1C40" w:rsidRPr="004A268E">
        <w:rPr>
          <w:rFonts w:ascii="Times New Roman" w:hAnsi="Times New Roman" w:cs="Times New Roman"/>
          <w:sz w:val="24"/>
          <w:szCs w:val="24"/>
        </w:rPr>
        <w:t>ujuan</w:t>
      </w:r>
      <w:proofErr w:type="spellEnd"/>
      <w:r w:rsidR="00ED1C40" w:rsidRPr="004A268E">
        <w:rPr>
          <w:rFonts w:ascii="Times New Roman" w:hAnsi="Times New Roman" w:cs="Times New Roman"/>
          <w:sz w:val="24"/>
          <w:szCs w:val="24"/>
        </w:rPr>
        <w:t xml:space="preserve"> yang </w:t>
      </w:r>
      <w:proofErr w:type="spellStart"/>
      <w:r w:rsidR="00ED1C40" w:rsidRPr="004A268E">
        <w:rPr>
          <w:rFonts w:ascii="Times New Roman" w:hAnsi="Times New Roman" w:cs="Times New Roman"/>
          <w:sz w:val="24"/>
          <w:szCs w:val="24"/>
        </w:rPr>
        <w:t>diharapkan</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untuk</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dicapai</w:t>
      </w:r>
      <w:proofErr w:type="spellEnd"/>
      <w:r w:rsidR="00ED1C40" w:rsidRPr="004A268E">
        <w:rPr>
          <w:rFonts w:ascii="Times New Roman" w:hAnsi="Times New Roman" w:cs="Times New Roman"/>
          <w:sz w:val="24"/>
          <w:szCs w:val="24"/>
        </w:rPr>
        <w:t xml:space="preserve"> pada </w:t>
      </w:r>
      <w:proofErr w:type="spellStart"/>
      <w:r w:rsidR="00ED1C40" w:rsidRPr="004A268E">
        <w:rPr>
          <w:rFonts w:ascii="Times New Roman" w:hAnsi="Times New Roman" w:cs="Times New Roman"/>
          <w:sz w:val="24"/>
          <w:szCs w:val="24"/>
        </w:rPr>
        <w:t>penelitian</w:t>
      </w:r>
      <w:proofErr w:type="spellEnd"/>
      <w:r w:rsidR="00ED1C40" w:rsidRPr="004A268E">
        <w:rPr>
          <w:rFonts w:ascii="Times New Roman" w:hAnsi="Times New Roman" w:cs="Times New Roman"/>
          <w:sz w:val="24"/>
          <w:szCs w:val="24"/>
        </w:rPr>
        <w:t xml:space="preserve"> ini </w:t>
      </w:r>
      <w:proofErr w:type="spellStart"/>
      <w:r w:rsidR="00ED1C40" w:rsidRPr="004A268E">
        <w:rPr>
          <w:rFonts w:ascii="Times New Roman" w:hAnsi="Times New Roman" w:cs="Times New Roman"/>
          <w:sz w:val="24"/>
          <w:szCs w:val="24"/>
        </w:rPr>
        <w:t>adalah</w:t>
      </w:r>
      <w:proofErr w:type="spellEnd"/>
    </w:p>
    <w:p w14:paraId="50539A53" w14:textId="77777777" w:rsidR="00F629B6" w:rsidRPr="004A268E" w:rsidRDefault="00F629B6" w:rsidP="00F629B6">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bahwa</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 xml:space="preserve">personal innovativeness </w:t>
      </w:r>
      <w:proofErr w:type="spellStart"/>
      <w:r w:rsidRPr="004A268E">
        <w:rPr>
          <w:rFonts w:ascii="Times New Roman" w:hAnsi="Times New Roman" w:cs="Times New Roman"/>
          <w:sz w:val="24"/>
          <w:szCs w:val="24"/>
        </w:rPr>
        <w:t>mempunyai</w:t>
      </w:r>
      <w:proofErr w:type="spellEnd"/>
      <w:ins w:id="21" w:author="Shinta Amalina Hazrati H" w:date="2020-03-21T10:26:00Z">
        <w:r w:rsidRPr="004A268E">
          <w:rPr>
            <w:rFonts w:ascii="Times New Roman" w:hAnsi="Times New Roman" w:cs="Times New Roman"/>
            <w:sz w:val="24"/>
            <w:szCs w:val="24"/>
          </w:rPr>
          <w:t xml:space="preserve"> </w:t>
        </w:r>
      </w:ins>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32544CC7" w14:textId="77777777" w:rsidR="00F629B6" w:rsidRPr="004A268E" w:rsidRDefault="00F629B6" w:rsidP="00F629B6">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bahwa</w:t>
      </w:r>
      <w:proofErr w:type="spellEnd"/>
      <w:r w:rsidRPr="004A268E">
        <w:rPr>
          <w:rFonts w:ascii="Times New Roman" w:hAnsi="Times New Roman" w:cs="Times New Roman"/>
          <w:sz w:val="24"/>
          <w:szCs w:val="24"/>
        </w:rPr>
        <w:t xml:space="preserve"> </w:t>
      </w:r>
      <w:r w:rsidRPr="004A268E">
        <w:rPr>
          <w:rFonts w:ascii="Times New Roman" w:hAnsi="Times New Roman" w:cs="Times New Roman"/>
          <w:i/>
          <w:iCs/>
          <w:sz w:val="24"/>
          <w:szCs w:val="24"/>
        </w:rPr>
        <w:t>m-banking knowledge</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mempunyai</w:t>
      </w:r>
      <w:proofErr w:type="spellEnd"/>
      <w:ins w:id="22" w:author="Shinta Amalina Hazrati H" w:date="2020-03-21T10:26:00Z">
        <w:r w:rsidRPr="004A268E">
          <w:rPr>
            <w:rFonts w:ascii="Times New Roman" w:hAnsi="Times New Roman" w:cs="Times New Roman"/>
            <w:sz w:val="24"/>
            <w:szCs w:val="24"/>
          </w:rPr>
          <w:t xml:space="preserve"> </w:t>
        </w:r>
      </w:ins>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5AED096B" w14:textId="77777777" w:rsidR="000C11D1" w:rsidRPr="004A268E" w:rsidRDefault="000C11D1" w:rsidP="004A268E">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bahwa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mempunyai</w:t>
      </w:r>
      <w:proofErr w:type="spellEnd"/>
      <w:ins w:id="23" w:author="Shinta Amalina Hazrati H" w:date="2020-03-21T10:26:00Z">
        <w:r w:rsidRPr="004A268E">
          <w:rPr>
            <w:rFonts w:ascii="Times New Roman" w:hAnsi="Times New Roman" w:cs="Times New Roman"/>
            <w:sz w:val="24"/>
            <w:szCs w:val="24"/>
          </w:rPr>
          <w:t xml:space="preserve"> </w:t>
        </w:r>
      </w:ins>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commentRangeStart w:id="24"/>
      <w:commentRangeEnd w:id="24"/>
      <w:r w:rsidRPr="004A268E">
        <w:rPr>
          <w:rStyle w:val="CommentReference"/>
          <w:rFonts w:ascii="Times New Roman" w:hAnsi="Times New Roman" w:cs="Times New Roman"/>
          <w:sz w:val="24"/>
          <w:szCs w:val="24"/>
        </w:rPr>
        <w:commentReference w:id="24"/>
      </w:r>
    </w:p>
    <w:p w14:paraId="528F435C" w14:textId="77777777" w:rsidR="000C11D1" w:rsidRPr="004A268E" w:rsidRDefault="000C11D1" w:rsidP="004A268E">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bahwa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perilaku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mempunyai</w:t>
      </w:r>
      <w:proofErr w:type="spellEnd"/>
      <w:ins w:id="25" w:author="Shinta Amalina Hazrati H" w:date="2020-03-21T10:26:00Z">
        <w:r w:rsidRPr="004A268E">
          <w:rPr>
            <w:rFonts w:ascii="Times New Roman" w:hAnsi="Times New Roman" w:cs="Times New Roman"/>
            <w:sz w:val="24"/>
            <w:szCs w:val="24"/>
          </w:rPr>
          <w:t xml:space="preserve"> </w:t>
        </w:r>
      </w:ins>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20042ADC" w14:textId="639702AD" w:rsidR="000C11D1" w:rsidRPr="004A268E" w:rsidRDefault="000C11D1" w:rsidP="004A268E">
      <w:pPr>
        <w:pStyle w:val="ListParagraph"/>
        <w:numPr>
          <w:ilvl w:val="0"/>
          <w:numId w:val="4"/>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bahwa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sikap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mempunyai</w:t>
      </w:r>
      <w:proofErr w:type="spellEnd"/>
      <w:ins w:id="26" w:author="Shinta Amalina Hazrati H" w:date="2020-03-21T10:26:00Z">
        <w:r w:rsidRPr="004A268E">
          <w:rPr>
            <w:rFonts w:ascii="Times New Roman" w:hAnsi="Times New Roman" w:cs="Times New Roman"/>
            <w:sz w:val="24"/>
            <w:szCs w:val="24"/>
          </w:rPr>
          <w:t xml:space="preserve"> </w:t>
        </w:r>
      </w:ins>
      <w:proofErr w:type="spellStart"/>
      <w:r w:rsidRPr="004A268E">
        <w:rPr>
          <w:rFonts w:ascii="Times New Roman" w:hAnsi="Times New Roman" w:cs="Times New Roman"/>
          <w:sz w:val="24"/>
          <w:szCs w:val="24"/>
        </w:rPr>
        <w:t>pengaruh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positif</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terhadap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w:t>
      </w:r>
    </w:p>
    <w:p w14:paraId="0AC208A3" w14:textId="77777777" w:rsidR="009D1623" w:rsidRPr="004A268E" w:rsidRDefault="009D1623" w:rsidP="004A268E">
      <w:pPr>
        <w:spacing w:after="0" w:line="360" w:lineRule="auto"/>
        <w:jc w:val="both"/>
        <w:rPr>
          <w:rFonts w:ascii="Times New Roman" w:hAnsi="Times New Roman" w:cs="Times New Roman"/>
          <w:sz w:val="24"/>
          <w:szCs w:val="24"/>
        </w:rPr>
      </w:pPr>
    </w:p>
    <w:p w14:paraId="24726E6E" w14:textId="2776D323" w:rsidR="009A0044" w:rsidRPr="004A268E" w:rsidRDefault="009A0044" w:rsidP="004A268E">
      <w:pPr>
        <w:pStyle w:val="Heading2"/>
        <w:spacing w:before="0"/>
        <w:jc w:val="both"/>
        <w:rPr>
          <w:rFonts w:cs="Times New Roman"/>
          <w:b w:val="0"/>
          <w:szCs w:val="24"/>
        </w:rPr>
      </w:pPr>
      <w:proofErr w:type="spellStart"/>
      <w:r w:rsidRPr="004A268E">
        <w:rPr>
          <w:rFonts w:cs="Times New Roman"/>
          <w:szCs w:val="24"/>
        </w:rPr>
        <w:t>Manfaat</w:t>
      </w:r>
      <w:proofErr w:type="spellEnd"/>
      <w:r w:rsidRPr="004A268E">
        <w:rPr>
          <w:rFonts w:cs="Times New Roman"/>
          <w:szCs w:val="24"/>
        </w:rPr>
        <w:t xml:space="preserve"> </w:t>
      </w:r>
      <w:proofErr w:type="spellStart"/>
      <w:r w:rsidRPr="004A268E">
        <w:rPr>
          <w:rFonts w:cs="Times New Roman"/>
          <w:szCs w:val="24"/>
        </w:rPr>
        <w:t>Penelitian</w:t>
      </w:r>
      <w:proofErr w:type="spellEnd"/>
    </w:p>
    <w:p w14:paraId="408E9C55" w14:textId="1FF88936" w:rsidR="00ED1C40" w:rsidRPr="004A268E" w:rsidRDefault="006F3BC8"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tujuan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diatas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w:t>
      </w:r>
      <w:r w:rsidR="00ED1C40" w:rsidRPr="004A268E">
        <w:rPr>
          <w:rFonts w:ascii="Times New Roman" w:hAnsi="Times New Roman" w:cs="Times New Roman"/>
          <w:sz w:val="24"/>
          <w:szCs w:val="24"/>
        </w:rPr>
        <w:t>dapun</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manfaat</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dari</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penelitian</w:t>
      </w:r>
      <w:proofErr w:type="spellEnd"/>
      <w:r w:rsidR="00ED1C40" w:rsidRPr="004A268E">
        <w:rPr>
          <w:rFonts w:ascii="Times New Roman" w:hAnsi="Times New Roman" w:cs="Times New Roman"/>
          <w:sz w:val="24"/>
          <w:szCs w:val="24"/>
        </w:rPr>
        <w:t xml:space="preserve"> ini </w:t>
      </w:r>
      <w:proofErr w:type="spellStart"/>
      <w:r w:rsidR="00ED1C40" w:rsidRPr="004A268E">
        <w:rPr>
          <w:rFonts w:ascii="Times New Roman" w:hAnsi="Times New Roman" w:cs="Times New Roman"/>
          <w:sz w:val="24"/>
          <w:szCs w:val="24"/>
        </w:rPr>
        <w:t>sebagai</w:t>
      </w:r>
      <w:proofErr w:type="spellEnd"/>
      <w:r w:rsidR="00ED1C40" w:rsidRPr="004A268E">
        <w:rPr>
          <w:rFonts w:ascii="Times New Roman" w:hAnsi="Times New Roman" w:cs="Times New Roman"/>
          <w:sz w:val="24"/>
          <w:szCs w:val="24"/>
        </w:rPr>
        <w:t xml:space="preserve"> </w:t>
      </w:r>
      <w:proofErr w:type="spellStart"/>
      <w:r w:rsidR="00ED1C40" w:rsidRPr="004A268E">
        <w:rPr>
          <w:rFonts w:ascii="Times New Roman" w:hAnsi="Times New Roman" w:cs="Times New Roman"/>
          <w:sz w:val="24"/>
          <w:szCs w:val="24"/>
        </w:rPr>
        <w:t>berikut</w:t>
      </w:r>
      <w:proofErr w:type="spellEnd"/>
    </w:p>
    <w:p w14:paraId="3A10347B" w14:textId="1475BF6F" w:rsidR="00ED1C40" w:rsidRPr="004A268E" w:rsidRDefault="006F3BC8" w:rsidP="004A268E">
      <w:pPr>
        <w:pStyle w:val="ListParagraph"/>
        <w:numPr>
          <w:ilvl w:val="0"/>
          <w:numId w:val="5"/>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w:t>
      </w:r>
      <w:r w:rsidR="00ED1C40" w:rsidRPr="004A268E">
        <w:rPr>
          <w:rFonts w:ascii="Times New Roman" w:hAnsi="Times New Roman" w:cs="Times New Roman"/>
          <w:sz w:val="24"/>
          <w:szCs w:val="24"/>
        </w:rPr>
        <w:t>en</w:t>
      </w:r>
      <w:r w:rsidR="00897FC8" w:rsidRPr="004A268E">
        <w:rPr>
          <w:rFonts w:ascii="Times New Roman" w:hAnsi="Times New Roman" w:cs="Times New Roman"/>
          <w:sz w:val="24"/>
          <w:szCs w:val="24"/>
        </w:rPr>
        <w:t>ulis</w:t>
      </w:r>
      <w:proofErr w:type="spellEnd"/>
    </w:p>
    <w:p w14:paraId="1ABA3717" w14:textId="592D1B9E" w:rsidR="00ED1C40" w:rsidRPr="004A268E" w:rsidRDefault="00ED1C40"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Menambah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informasi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khususnya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mengenai</w:t>
      </w:r>
      <w:proofErr w:type="spellEnd"/>
      <w:r w:rsidRPr="004A268E">
        <w:rPr>
          <w:rFonts w:ascii="Times New Roman" w:hAnsi="Times New Roman" w:cs="Times New Roman"/>
          <w:sz w:val="24"/>
          <w:szCs w:val="24"/>
        </w:rPr>
        <w:t xml:space="preserve"> </w:t>
      </w:r>
      <w:commentRangeStart w:id="27"/>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00F4356E" w:rsidRPr="004A268E">
        <w:rPr>
          <w:rFonts w:ascii="Times New Roman" w:hAnsi="Times New Roman" w:cs="Times New Roman"/>
          <w:sz w:val="24"/>
          <w:szCs w:val="24"/>
        </w:rPr>
        <w:t xml:space="preserve">, </w:t>
      </w:r>
      <w:r w:rsidR="004A268E" w:rsidRPr="004A268E">
        <w:rPr>
          <w:rFonts w:ascii="Times New Roman" w:hAnsi="Times New Roman" w:cs="Times New Roman"/>
          <w:i/>
          <w:iCs/>
          <w:sz w:val="24"/>
          <w:szCs w:val="24"/>
        </w:rPr>
        <w:t>personal innovativeness</w:t>
      </w:r>
      <w:r w:rsidR="00391EA9">
        <w:rPr>
          <w:rFonts w:ascii="Times New Roman" w:hAnsi="Times New Roman" w:cs="Times New Roman"/>
          <w:i/>
          <w:iCs/>
          <w:sz w:val="24"/>
          <w:szCs w:val="24"/>
        </w:rPr>
        <w:t xml:space="preserve">, </w:t>
      </w:r>
      <w:commentRangeStart w:id="28"/>
      <w:r w:rsidR="00F4356E" w:rsidRPr="004A268E">
        <w:rPr>
          <w:rFonts w:ascii="Times New Roman" w:hAnsi="Times New Roman" w:cs="Times New Roman"/>
          <w:i/>
          <w:iCs/>
          <w:sz w:val="24"/>
          <w:szCs w:val="24"/>
        </w:rPr>
        <w:t>m</w:t>
      </w:r>
      <w:commentRangeEnd w:id="28"/>
      <w:r w:rsidR="009D1623" w:rsidRPr="004A268E">
        <w:rPr>
          <w:rFonts w:ascii="Times New Roman" w:hAnsi="Times New Roman" w:cs="Times New Roman"/>
          <w:i/>
          <w:iCs/>
          <w:sz w:val="24"/>
          <w:szCs w:val="24"/>
        </w:rPr>
        <w:t>-banking knowledge</w:t>
      </w:r>
      <w:r w:rsidR="009C00FD" w:rsidRPr="004A268E">
        <w:rPr>
          <w:rStyle w:val="CommentReference"/>
          <w:rFonts w:ascii="Times New Roman" w:hAnsi="Times New Roman" w:cs="Times New Roman"/>
          <w:sz w:val="24"/>
          <w:szCs w:val="24"/>
        </w:rPr>
        <w:commentReference w:id="28"/>
      </w:r>
      <w:commentRangeEnd w:id="27"/>
      <w:r w:rsidR="00391EA9">
        <w:rPr>
          <w:rFonts w:ascii="Times New Roman" w:hAnsi="Times New Roman" w:cs="Times New Roman"/>
          <w:i/>
          <w:iCs/>
          <w:sz w:val="24"/>
          <w:szCs w:val="24"/>
        </w:rPr>
        <w:t xml:space="preserve">, </w:t>
      </w:r>
      <w:r w:rsidR="00391EA9">
        <w:rPr>
          <w:rFonts w:ascii="Times New Roman" w:hAnsi="Times New Roman" w:cs="Times New Roman"/>
          <w:sz w:val="24"/>
          <w:szCs w:val="24"/>
        </w:rPr>
        <w:t xml:space="preserve">dan </w:t>
      </w:r>
      <w:r w:rsidR="00442175" w:rsidRPr="004A268E">
        <w:rPr>
          <w:rStyle w:val="CommentReference"/>
          <w:rFonts w:ascii="Times New Roman" w:hAnsi="Times New Roman" w:cs="Times New Roman"/>
          <w:sz w:val="24"/>
          <w:szCs w:val="24"/>
        </w:rPr>
        <w:commentReference w:id="27"/>
      </w:r>
      <w:r w:rsidR="00391EA9" w:rsidRPr="00391EA9">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literasi</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keuangan</w:t>
      </w:r>
      <w:proofErr w:type="spellEnd"/>
      <w:r w:rsidR="00391EA9">
        <w:rPr>
          <w:rFonts w:ascii="Times New Roman" w:hAnsi="Times New Roman" w:cs="Times New Roman"/>
          <w:sz w:val="24"/>
          <w:szCs w:val="24"/>
        </w:rPr>
        <w:t>.</w:t>
      </w:r>
    </w:p>
    <w:p w14:paraId="74E0301D" w14:textId="77777777" w:rsidR="00ED1C40" w:rsidRPr="004A268E" w:rsidRDefault="00ED1C40"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Menambah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pengetahuan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khususnya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lebih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memahami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faktor-faktor</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mempengaruhi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w:t>
      </w:r>
    </w:p>
    <w:p w14:paraId="57A2C2AB" w14:textId="3C08CC3C" w:rsidR="00ED1C40" w:rsidRPr="004A268E" w:rsidRDefault="006F3BC8" w:rsidP="004A268E">
      <w:pPr>
        <w:pStyle w:val="ListParagraph"/>
        <w:numPr>
          <w:ilvl w:val="0"/>
          <w:numId w:val="5"/>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M</w:t>
      </w:r>
      <w:r w:rsidR="00ED1C40" w:rsidRPr="004A268E">
        <w:rPr>
          <w:rFonts w:ascii="Times New Roman" w:hAnsi="Times New Roman" w:cs="Times New Roman"/>
          <w:sz w:val="24"/>
          <w:szCs w:val="24"/>
        </w:rPr>
        <w:t xml:space="preserve">asyarakat di </w:t>
      </w:r>
      <w:proofErr w:type="spellStart"/>
      <w:r w:rsidR="00ED1C40" w:rsidRPr="004A268E">
        <w:rPr>
          <w:rFonts w:ascii="Times New Roman" w:hAnsi="Times New Roman" w:cs="Times New Roman"/>
          <w:sz w:val="24"/>
          <w:szCs w:val="24"/>
        </w:rPr>
        <w:t>Jabodetabek</w:t>
      </w:r>
      <w:proofErr w:type="spellEnd"/>
    </w:p>
    <w:p w14:paraId="1A12F6F6" w14:textId="11E034D3" w:rsidR="00ED1C40" w:rsidRPr="004A268E" w:rsidRDefault="00ED1C40"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pembelajaran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mengetahui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lebih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banyak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007B13AB" w:rsidRPr="004A268E">
        <w:rPr>
          <w:rFonts w:ascii="Times New Roman" w:hAnsi="Times New Roman" w:cs="Times New Roman"/>
          <w:sz w:val="24"/>
          <w:szCs w:val="24"/>
        </w:rPr>
        <w:t xml:space="preserve">, </w:t>
      </w:r>
      <w:r w:rsidR="004A268E" w:rsidRPr="004A268E">
        <w:rPr>
          <w:rFonts w:ascii="Times New Roman" w:hAnsi="Times New Roman" w:cs="Times New Roman"/>
          <w:i/>
          <w:iCs/>
          <w:sz w:val="24"/>
          <w:szCs w:val="24"/>
        </w:rPr>
        <w:t>personal innovativeness</w:t>
      </w:r>
      <w:r w:rsidR="00391EA9">
        <w:rPr>
          <w:rFonts w:ascii="Times New Roman" w:hAnsi="Times New Roman" w:cs="Times New Roman"/>
          <w:i/>
          <w:iCs/>
          <w:sz w:val="24"/>
          <w:szCs w:val="24"/>
        </w:rPr>
        <w:t>,</w:t>
      </w:r>
      <w:r w:rsidR="007B13AB" w:rsidRPr="004A268E">
        <w:rPr>
          <w:rFonts w:ascii="Times New Roman" w:hAnsi="Times New Roman" w:cs="Times New Roman"/>
          <w:sz w:val="24"/>
          <w:szCs w:val="24"/>
        </w:rPr>
        <w:t xml:space="preserve"> </w:t>
      </w:r>
      <w:r w:rsidR="009D1623" w:rsidRPr="004A268E">
        <w:rPr>
          <w:rFonts w:ascii="Times New Roman" w:hAnsi="Times New Roman" w:cs="Times New Roman"/>
          <w:i/>
          <w:iCs/>
          <w:sz w:val="24"/>
          <w:szCs w:val="24"/>
        </w:rPr>
        <w:t>m-</w:t>
      </w:r>
      <w:r w:rsidR="007B13AB" w:rsidRPr="004A268E">
        <w:rPr>
          <w:rFonts w:ascii="Times New Roman" w:hAnsi="Times New Roman" w:cs="Times New Roman"/>
          <w:i/>
          <w:iCs/>
          <w:sz w:val="24"/>
          <w:szCs w:val="24"/>
        </w:rPr>
        <w:t>banking</w:t>
      </w:r>
      <w:r w:rsidR="009D1623" w:rsidRPr="004A268E">
        <w:rPr>
          <w:rFonts w:ascii="Times New Roman" w:hAnsi="Times New Roman" w:cs="Times New Roman"/>
          <w:i/>
          <w:iCs/>
          <w:sz w:val="24"/>
          <w:szCs w:val="24"/>
        </w:rPr>
        <w:t xml:space="preserve"> knowledge</w:t>
      </w:r>
      <w:r w:rsidR="00391EA9">
        <w:rPr>
          <w:rFonts w:ascii="Times New Roman" w:hAnsi="Times New Roman" w:cs="Times New Roman"/>
          <w:sz w:val="24"/>
          <w:szCs w:val="24"/>
        </w:rPr>
        <w:t xml:space="preserve"> dan </w:t>
      </w:r>
      <w:proofErr w:type="spellStart"/>
      <w:r w:rsidR="00391EA9" w:rsidRPr="004A268E">
        <w:rPr>
          <w:rFonts w:ascii="Times New Roman" w:hAnsi="Times New Roman" w:cs="Times New Roman"/>
          <w:sz w:val="24"/>
          <w:szCs w:val="24"/>
        </w:rPr>
        <w:t>literasi</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keuangan</w:t>
      </w:r>
      <w:proofErr w:type="spellEnd"/>
      <w:r w:rsidR="00391EA9">
        <w:rPr>
          <w:rFonts w:ascii="Times New Roman" w:hAnsi="Times New Roman" w:cs="Times New Roman"/>
          <w:sz w:val="24"/>
          <w:szCs w:val="24"/>
        </w:rPr>
        <w:t>.</w:t>
      </w:r>
    </w:p>
    <w:p w14:paraId="0762904B" w14:textId="6570D8A9" w:rsidR="006F3BC8" w:rsidRPr="004A268E" w:rsidRDefault="006F3BC8"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meningkatkan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kesadaran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pentingnya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w:t>
      </w:r>
    </w:p>
    <w:p w14:paraId="6498F0DD" w14:textId="73511362" w:rsidR="00ED1C40" w:rsidRPr="004A268E" w:rsidRDefault="006F3BC8" w:rsidP="004A268E">
      <w:pPr>
        <w:pStyle w:val="ListParagraph"/>
        <w:numPr>
          <w:ilvl w:val="0"/>
          <w:numId w:val="5"/>
        </w:numPr>
        <w:spacing w:after="0" w:line="360" w:lineRule="auto"/>
        <w:ind w:left="426" w:hanging="426"/>
        <w:jc w:val="both"/>
        <w:rPr>
          <w:rFonts w:ascii="Times New Roman" w:hAnsi="Times New Roman" w:cs="Times New Roman"/>
          <w:sz w:val="24"/>
          <w:szCs w:val="24"/>
        </w:rPr>
      </w:pPr>
      <w:commentRangeStart w:id="29"/>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009D1623" w:rsidRPr="004A268E">
        <w:rPr>
          <w:rFonts w:ascii="Times New Roman" w:hAnsi="Times New Roman" w:cs="Times New Roman"/>
          <w:sz w:val="24"/>
          <w:szCs w:val="24"/>
        </w:rPr>
        <w:t>Perbankan</w:t>
      </w:r>
      <w:proofErr w:type="spellEnd"/>
    </w:p>
    <w:p w14:paraId="5A5D42A6" w14:textId="38D490B0" w:rsidR="00ED1C40" w:rsidRPr="004A268E" w:rsidRDefault="00ED1C40"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masukan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lembaga</w:t>
      </w:r>
      <w:proofErr w:type="spellEnd"/>
      <w:r w:rsidRPr="004A268E">
        <w:rPr>
          <w:rFonts w:ascii="Times New Roman" w:hAnsi="Times New Roman" w:cs="Times New Roman"/>
          <w:sz w:val="24"/>
          <w:szCs w:val="24"/>
        </w:rPr>
        <w:t xml:space="preserve"> bank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melakukan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sosialisasi</w:t>
      </w:r>
      <w:proofErr w:type="spellEnd"/>
      <w:r w:rsidRPr="004A268E">
        <w:rPr>
          <w:rFonts w:ascii="Times New Roman" w:hAnsi="Times New Roman" w:cs="Times New Roman"/>
          <w:sz w:val="24"/>
          <w:szCs w:val="24"/>
        </w:rPr>
        <w:t xml:space="preserve"> </w:t>
      </w:r>
      <w:proofErr w:type="spellStart"/>
      <w:r w:rsidR="009D1623" w:rsidRPr="004A268E">
        <w:rPr>
          <w:rFonts w:ascii="Times New Roman" w:hAnsi="Times New Roman" w:cs="Times New Roman"/>
          <w:sz w:val="24"/>
          <w:szCs w:val="24"/>
        </w:rPr>
        <w:t>mengenai</w:t>
      </w:r>
      <w:proofErr w:type="spellEnd"/>
      <w:r w:rsidR="009D1623" w:rsidRPr="004A268E">
        <w:rPr>
          <w:rFonts w:ascii="Times New Roman" w:hAnsi="Times New Roman" w:cs="Times New Roman"/>
          <w:sz w:val="24"/>
          <w:szCs w:val="24"/>
        </w:rPr>
        <w:t xml:space="preserve"> </w:t>
      </w:r>
      <w:proofErr w:type="spellStart"/>
      <w:r w:rsidR="009D1623" w:rsidRPr="004A268E">
        <w:rPr>
          <w:rFonts w:ascii="Times New Roman" w:hAnsi="Times New Roman" w:cs="Times New Roman"/>
          <w:sz w:val="24"/>
          <w:szCs w:val="24"/>
        </w:rPr>
        <w:t>inklusi</w:t>
      </w:r>
      <w:proofErr w:type="spellEnd"/>
      <w:r w:rsidR="009D1623" w:rsidRPr="004A268E">
        <w:rPr>
          <w:rFonts w:ascii="Times New Roman" w:hAnsi="Times New Roman" w:cs="Times New Roman"/>
          <w:sz w:val="24"/>
          <w:szCs w:val="24"/>
        </w:rPr>
        <w:t xml:space="preserve"> </w:t>
      </w:r>
      <w:proofErr w:type="spellStart"/>
      <w:r w:rsidR="009D1623" w:rsidRPr="004A268E">
        <w:rPr>
          <w:rFonts w:ascii="Times New Roman" w:hAnsi="Times New Roman" w:cs="Times New Roman"/>
          <w:sz w:val="24"/>
          <w:szCs w:val="24"/>
        </w:rPr>
        <w:t>keuangan</w:t>
      </w:r>
      <w:proofErr w:type="spellEnd"/>
    </w:p>
    <w:p w14:paraId="0AB52948" w14:textId="1762240D" w:rsidR="00B00832" w:rsidRPr="004A268E" w:rsidRDefault="00882302"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Menyediakan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materi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literasi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perbankan</w:t>
      </w:r>
      <w:proofErr w:type="spellEnd"/>
      <w:r w:rsidRPr="004A268E">
        <w:rPr>
          <w:rFonts w:ascii="Times New Roman" w:hAnsi="Times New Roman" w:cs="Times New Roman"/>
          <w:sz w:val="24"/>
          <w:szCs w:val="24"/>
        </w:rPr>
        <w:t>.</w:t>
      </w:r>
    </w:p>
    <w:p w14:paraId="2B0DCA29" w14:textId="6760223C" w:rsidR="00C130BE" w:rsidRPr="004A268E" w:rsidRDefault="00C130BE" w:rsidP="004A268E">
      <w:pPr>
        <w:spacing w:after="0" w:line="360" w:lineRule="auto"/>
        <w:jc w:val="both"/>
        <w:rPr>
          <w:rFonts w:ascii="Times New Roman" w:hAnsi="Times New Roman" w:cs="Times New Roman"/>
          <w:sz w:val="24"/>
          <w:szCs w:val="24"/>
        </w:rPr>
      </w:pPr>
    </w:p>
    <w:p w14:paraId="6E0E3C7F" w14:textId="77777777" w:rsidR="00C130BE" w:rsidRPr="004A268E" w:rsidRDefault="00C130BE" w:rsidP="004A268E">
      <w:pPr>
        <w:spacing w:after="0" w:line="360" w:lineRule="auto"/>
        <w:jc w:val="both"/>
        <w:rPr>
          <w:rFonts w:ascii="Times New Roman" w:hAnsi="Times New Roman" w:cs="Times New Roman"/>
          <w:sz w:val="24"/>
          <w:szCs w:val="24"/>
        </w:rPr>
      </w:pPr>
    </w:p>
    <w:p w14:paraId="6FFF1724" w14:textId="6AFF2CB8" w:rsidR="009D1623" w:rsidRPr="004A268E" w:rsidRDefault="009D1623" w:rsidP="004A268E">
      <w:pPr>
        <w:pStyle w:val="ListParagraph"/>
        <w:numPr>
          <w:ilvl w:val="0"/>
          <w:numId w:val="5"/>
        </w:numPr>
        <w:spacing w:after="0" w:line="360" w:lineRule="auto"/>
        <w:ind w:left="426" w:hanging="426"/>
        <w:jc w:val="both"/>
        <w:rPr>
          <w:rFonts w:ascii="Times New Roman" w:hAnsi="Times New Roman" w:cs="Times New Roman"/>
          <w:sz w:val="24"/>
          <w:szCs w:val="24"/>
        </w:rPr>
      </w:pPr>
      <w:proofErr w:type="spellStart"/>
      <w:r w:rsidRPr="004A268E">
        <w:rPr>
          <w:rFonts w:ascii="Times New Roman" w:hAnsi="Times New Roman" w:cs="Times New Roman"/>
          <w:sz w:val="24"/>
          <w:szCs w:val="24"/>
        </w:rPr>
        <w:lastRenderedPageBreak/>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Pemerintah</w:t>
      </w:r>
      <w:proofErr w:type="spellEnd"/>
    </w:p>
    <w:p w14:paraId="148EACFA" w14:textId="62B1B581" w:rsidR="00ED1C40" w:rsidRPr="004A268E" w:rsidRDefault="00ED1C40"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masukan</w:t>
      </w:r>
      <w:proofErr w:type="spellEnd"/>
      <w:r w:rsidRPr="004A268E">
        <w:rPr>
          <w:rFonts w:ascii="Times New Roman" w:hAnsi="Times New Roman" w:cs="Times New Roman"/>
          <w:sz w:val="24"/>
          <w:szCs w:val="24"/>
        </w:rPr>
        <w:t xml:space="preserve"> dan saran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lembaga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pemerintah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membantu</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pertumbuhan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ekonomi</w:t>
      </w:r>
      <w:proofErr w:type="spellEnd"/>
      <w:r w:rsidRPr="004A268E">
        <w:rPr>
          <w:rFonts w:ascii="Times New Roman" w:hAnsi="Times New Roman" w:cs="Times New Roman"/>
          <w:sz w:val="24"/>
          <w:szCs w:val="24"/>
        </w:rPr>
        <w:t>.</w:t>
      </w:r>
      <w:commentRangeEnd w:id="29"/>
      <w:r w:rsidR="009C00FD" w:rsidRPr="004A268E">
        <w:rPr>
          <w:rStyle w:val="CommentReference"/>
          <w:rFonts w:ascii="Times New Roman" w:hAnsi="Times New Roman" w:cs="Times New Roman"/>
          <w:sz w:val="24"/>
          <w:szCs w:val="24"/>
        </w:rPr>
        <w:commentReference w:id="29"/>
      </w:r>
    </w:p>
    <w:p w14:paraId="568CEE0E" w14:textId="30961B93" w:rsidR="00882302" w:rsidRPr="004A268E" w:rsidRDefault="001073FF" w:rsidP="004A268E">
      <w:pPr>
        <w:pStyle w:val="ListParagraph"/>
        <w:numPr>
          <w:ilvl w:val="1"/>
          <w:numId w:val="5"/>
        </w:numPr>
        <w:spacing w:after="0" w:line="360" w:lineRule="auto"/>
        <w:ind w:left="851" w:hanging="425"/>
        <w:jc w:val="both"/>
        <w:rPr>
          <w:rFonts w:ascii="Times New Roman" w:hAnsi="Times New Roman" w:cs="Times New Roman"/>
          <w:sz w:val="24"/>
          <w:szCs w:val="24"/>
        </w:rPr>
      </w:pPr>
      <w:proofErr w:type="spellStart"/>
      <w:r w:rsidRPr="004A268E">
        <w:rPr>
          <w:rFonts w:ascii="Times New Roman" w:hAnsi="Times New Roman" w:cs="Times New Roman"/>
          <w:sz w:val="24"/>
          <w:szCs w:val="24"/>
        </w:rPr>
        <w:t>Sebagai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bahan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masukan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bagi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lembaga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pemerintah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melakukan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sosialisasi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p>
    <w:p w14:paraId="2EA6EE4A" w14:textId="77777777" w:rsidR="009D1623" w:rsidRPr="004A268E" w:rsidRDefault="009D1623" w:rsidP="004A268E">
      <w:pPr>
        <w:spacing w:after="0" w:line="360" w:lineRule="auto"/>
        <w:jc w:val="both"/>
        <w:rPr>
          <w:rFonts w:ascii="Times New Roman" w:hAnsi="Times New Roman" w:cs="Times New Roman"/>
          <w:sz w:val="24"/>
          <w:szCs w:val="24"/>
        </w:rPr>
      </w:pPr>
    </w:p>
    <w:p w14:paraId="120D2E5A" w14:textId="297D55CC" w:rsidR="009A0044" w:rsidRPr="004A268E" w:rsidRDefault="009A0044" w:rsidP="004A268E">
      <w:pPr>
        <w:pStyle w:val="Heading2"/>
        <w:spacing w:before="0"/>
        <w:jc w:val="both"/>
        <w:rPr>
          <w:rFonts w:cs="Times New Roman"/>
          <w:b w:val="0"/>
          <w:szCs w:val="24"/>
        </w:rPr>
      </w:pPr>
      <w:r w:rsidRPr="004A268E">
        <w:rPr>
          <w:rFonts w:cs="Times New Roman"/>
          <w:szCs w:val="24"/>
        </w:rPr>
        <w:t xml:space="preserve">Ruang </w:t>
      </w:r>
      <w:proofErr w:type="spellStart"/>
      <w:r w:rsidRPr="004A268E">
        <w:rPr>
          <w:rFonts w:cs="Times New Roman"/>
          <w:szCs w:val="24"/>
        </w:rPr>
        <w:t>Lingkup</w:t>
      </w:r>
      <w:proofErr w:type="spellEnd"/>
      <w:r w:rsidRPr="004A268E">
        <w:rPr>
          <w:rFonts w:cs="Times New Roman"/>
          <w:szCs w:val="24"/>
        </w:rPr>
        <w:t xml:space="preserve"> </w:t>
      </w:r>
      <w:proofErr w:type="spellStart"/>
      <w:r w:rsidRPr="004A268E">
        <w:rPr>
          <w:rFonts w:cs="Times New Roman"/>
          <w:szCs w:val="24"/>
        </w:rPr>
        <w:t>Penelitian</w:t>
      </w:r>
      <w:proofErr w:type="spellEnd"/>
    </w:p>
    <w:p w14:paraId="068C88FA" w14:textId="6BB38948" w:rsidR="009D1623" w:rsidRPr="004A268E" w:rsidRDefault="00ED1C40" w:rsidP="004A268E">
      <w:pPr>
        <w:spacing w:after="0" w:line="360" w:lineRule="auto"/>
        <w:ind w:firstLine="391"/>
        <w:jc w:val="both"/>
        <w:rPr>
          <w:rFonts w:ascii="Times New Roman" w:hAnsi="Times New Roman" w:cs="Times New Roman"/>
          <w:sz w:val="24"/>
          <w:szCs w:val="24"/>
        </w:rPr>
      </w:pP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mengambil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responden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khususnya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masyarakat</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berada</w:t>
      </w:r>
      <w:proofErr w:type="spellEnd"/>
      <w:r w:rsidRPr="004A268E">
        <w:rPr>
          <w:rFonts w:ascii="Times New Roman" w:hAnsi="Times New Roman" w:cs="Times New Roman"/>
          <w:sz w:val="24"/>
          <w:szCs w:val="24"/>
        </w:rPr>
        <w:t xml:space="preserve"> di </w:t>
      </w:r>
      <w:proofErr w:type="spellStart"/>
      <w:r w:rsidRPr="004A268E">
        <w:rPr>
          <w:rFonts w:ascii="Times New Roman" w:hAnsi="Times New Roman" w:cs="Times New Roman"/>
          <w:sz w:val="24"/>
          <w:szCs w:val="24"/>
        </w:rPr>
        <w:t>sekitar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daerah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Jabodetabek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Berdasarkan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faktor-faktor</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dapat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mempengaruhi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inklusi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keuangan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membatasi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menentukan</w:t>
      </w:r>
      <w:proofErr w:type="spellEnd"/>
      <w:r w:rsidRPr="004A268E">
        <w:rPr>
          <w:rFonts w:ascii="Times New Roman" w:hAnsi="Times New Roman" w:cs="Times New Roman"/>
          <w:sz w:val="24"/>
          <w:szCs w:val="24"/>
        </w:rPr>
        <w:t xml:space="preserve"> </w:t>
      </w:r>
      <w:r w:rsidR="00C763D9" w:rsidRPr="004A268E">
        <w:rPr>
          <w:rFonts w:ascii="Times New Roman" w:hAnsi="Times New Roman" w:cs="Times New Roman"/>
          <w:sz w:val="24"/>
          <w:szCs w:val="24"/>
        </w:rPr>
        <w:t>lima</w:t>
      </w:r>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faktor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yaitu</w:t>
      </w:r>
      <w:proofErr w:type="spellEnd"/>
      <w:r w:rsidR="004A268E" w:rsidRPr="004A268E">
        <w:rPr>
          <w:rFonts w:ascii="Times New Roman" w:hAnsi="Times New Roman" w:cs="Times New Roman"/>
          <w:sz w:val="24"/>
          <w:szCs w:val="24"/>
        </w:rPr>
        <w:t xml:space="preserve"> </w:t>
      </w:r>
      <w:r w:rsidR="00C763D9" w:rsidRPr="004A268E">
        <w:rPr>
          <w:rFonts w:ascii="Times New Roman" w:hAnsi="Times New Roman" w:cs="Times New Roman"/>
          <w:i/>
          <w:iCs/>
          <w:sz w:val="24"/>
          <w:szCs w:val="24"/>
        </w:rPr>
        <w:t xml:space="preserve">personal </w:t>
      </w:r>
      <w:proofErr w:type="spellStart"/>
      <w:r w:rsidR="00C763D9" w:rsidRPr="004A268E">
        <w:rPr>
          <w:rFonts w:ascii="Times New Roman" w:hAnsi="Times New Roman" w:cs="Times New Roman"/>
          <w:i/>
          <w:iCs/>
          <w:sz w:val="24"/>
          <w:szCs w:val="24"/>
        </w:rPr>
        <w:t>innovativeness</w:t>
      </w:r>
      <w:r w:rsidR="00C763D9" w:rsidRPr="004A268E">
        <w:rPr>
          <w:rFonts w:ascii="Times New Roman" w:hAnsi="Times New Roman" w:cs="Times New Roman"/>
          <w:sz w:val="24"/>
          <w:szCs w:val="24"/>
        </w:rPr>
        <w:t>,</w:t>
      </w:r>
      <w:r w:rsidR="00C763D9" w:rsidRPr="004A268E">
        <w:rPr>
          <w:rFonts w:ascii="Times New Roman" w:hAnsi="Times New Roman" w:cs="Times New Roman"/>
          <w:i/>
          <w:iCs/>
          <w:sz w:val="24"/>
          <w:szCs w:val="24"/>
        </w:rPr>
        <w:t>m</w:t>
      </w:r>
      <w:proofErr w:type="spellEnd"/>
      <w:r w:rsidR="00C763D9" w:rsidRPr="004A268E">
        <w:rPr>
          <w:rFonts w:ascii="Times New Roman" w:hAnsi="Times New Roman" w:cs="Times New Roman"/>
          <w:i/>
          <w:iCs/>
          <w:sz w:val="24"/>
          <w:szCs w:val="24"/>
        </w:rPr>
        <w:t>-banking knowledge</w:t>
      </w:r>
      <w:r w:rsidR="00391EA9">
        <w:rPr>
          <w:rFonts w:ascii="Times New Roman" w:hAnsi="Times New Roman" w:cs="Times New Roman"/>
          <w:i/>
          <w:iCs/>
          <w:sz w:val="24"/>
          <w:szCs w:val="24"/>
        </w:rPr>
        <w:t xml:space="preserve">, </w:t>
      </w:r>
      <w:proofErr w:type="spellStart"/>
      <w:r w:rsidR="00391EA9" w:rsidRPr="004A268E">
        <w:rPr>
          <w:rFonts w:ascii="Times New Roman" w:hAnsi="Times New Roman" w:cs="Times New Roman"/>
          <w:sz w:val="24"/>
          <w:szCs w:val="24"/>
        </w:rPr>
        <w:t>pengetahuan</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keuangan</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perilaku</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keuangan</w:t>
      </w:r>
      <w:proofErr w:type="spellEnd"/>
      <w:r w:rsidR="00391EA9" w:rsidRPr="004A268E">
        <w:rPr>
          <w:rFonts w:ascii="Times New Roman" w:hAnsi="Times New Roman" w:cs="Times New Roman"/>
          <w:sz w:val="24"/>
          <w:szCs w:val="24"/>
        </w:rPr>
        <w:t xml:space="preserve">, </w:t>
      </w:r>
      <w:r w:rsidR="00391EA9">
        <w:rPr>
          <w:rFonts w:ascii="Times New Roman" w:hAnsi="Times New Roman" w:cs="Times New Roman"/>
          <w:sz w:val="24"/>
          <w:szCs w:val="24"/>
        </w:rPr>
        <w:t xml:space="preserve">dan </w:t>
      </w:r>
      <w:proofErr w:type="spellStart"/>
      <w:r w:rsidR="00391EA9" w:rsidRPr="004A268E">
        <w:rPr>
          <w:rFonts w:ascii="Times New Roman" w:hAnsi="Times New Roman" w:cs="Times New Roman"/>
          <w:sz w:val="24"/>
          <w:szCs w:val="24"/>
        </w:rPr>
        <w:t>sikap</w:t>
      </w:r>
      <w:proofErr w:type="spellEnd"/>
      <w:r w:rsidR="00391EA9" w:rsidRPr="004A268E">
        <w:rPr>
          <w:rFonts w:ascii="Times New Roman" w:hAnsi="Times New Roman" w:cs="Times New Roman"/>
          <w:sz w:val="24"/>
          <w:szCs w:val="24"/>
        </w:rPr>
        <w:t xml:space="preserve"> </w:t>
      </w:r>
      <w:proofErr w:type="spellStart"/>
      <w:r w:rsidR="00391EA9" w:rsidRPr="004A268E">
        <w:rPr>
          <w:rFonts w:ascii="Times New Roman" w:hAnsi="Times New Roman" w:cs="Times New Roman"/>
          <w:sz w:val="24"/>
          <w:szCs w:val="24"/>
        </w:rPr>
        <w:t>keuangan</w:t>
      </w:r>
      <w:proofErr w:type="spellEnd"/>
      <w:r w:rsidR="00391EA9">
        <w:rPr>
          <w:rFonts w:ascii="Times New Roman" w:hAnsi="Times New Roman" w:cs="Times New Roman"/>
          <w:sz w:val="24"/>
          <w:szCs w:val="24"/>
        </w:rPr>
        <w:t>.</w:t>
      </w:r>
    </w:p>
    <w:p w14:paraId="15A66F3E" w14:textId="77777777" w:rsidR="009D1623" w:rsidRPr="004A268E" w:rsidRDefault="009D1623" w:rsidP="004A268E">
      <w:pPr>
        <w:spacing w:after="0" w:line="360" w:lineRule="auto"/>
        <w:jc w:val="both"/>
        <w:rPr>
          <w:rFonts w:ascii="Times New Roman" w:hAnsi="Times New Roman" w:cs="Times New Roman"/>
          <w:sz w:val="24"/>
          <w:szCs w:val="24"/>
        </w:rPr>
      </w:pPr>
    </w:p>
    <w:p w14:paraId="244E1B05" w14:textId="58E01449" w:rsidR="009A0044" w:rsidRPr="004A268E" w:rsidRDefault="009A0044" w:rsidP="004A268E">
      <w:pPr>
        <w:pStyle w:val="Heading2"/>
        <w:spacing w:before="0"/>
        <w:jc w:val="both"/>
        <w:rPr>
          <w:rFonts w:cs="Times New Roman"/>
          <w:b w:val="0"/>
          <w:szCs w:val="24"/>
        </w:rPr>
      </w:pPr>
      <w:proofErr w:type="spellStart"/>
      <w:r w:rsidRPr="004A268E">
        <w:rPr>
          <w:rFonts w:cs="Times New Roman"/>
          <w:szCs w:val="24"/>
        </w:rPr>
        <w:t>Sistematika</w:t>
      </w:r>
      <w:proofErr w:type="spellEnd"/>
      <w:r w:rsidRPr="004A268E">
        <w:rPr>
          <w:rFonts w:cs="Times New Roman"/>
          <w:szCs w:val="24"/>
        </w:rPr>
        <w:t xml:space="preserve"> </w:t>
      </w:r>
      <w:proofErr w:type="spellStart"/>
      <w:r w:rsidRPr="004A268E">
        <w:rPr>
          <w:rFonts w:cs="Times New Roman"/>
          <w:szCs w:val="24"/>
        </w:rPr>
        <w:t>Penelitian</w:t>
      </w:r>
      <w:proofErr w:type="spellEnd"/>
    </w:p>
    <w:p w14:paraId="72BA4D44" w14:textId="60932F12" w:rsidR="00C130BE" w:rsidRPr="004A268E" w:rsidRDefault="00ED1C40" w:rsidP="004A268E">
      <w:pPr>
        <w:spacing w:line="360" w:lineRule="auto"/>
        <w:ind w:firstLine="391"/>
        <w:jc w:val="both"/>
        <w:rPr>
          <w:rFonts w:ascii="Times New Roman" w:hAnsi="Times New Roman" w:cs="Times New Roman"/>
          <w:sz w:val="24"/>
          <w:szCs w:val="24"/>
        </w:rPr>
      </w:pPr>
      <w:r w:rsidRPr="004A268E">
        <w:rPr>
          <w:rFonts w:ascii="Times New Roman" w:hAnsi="Times New Roman" w:cs="Times New Roman"/>
          <w:sz w:val="24"/>
          <w:szCs w:val="24"/>
        </w:rPr>
        <w:t xml:space="preserve">Adapun </w:t>
      </w:r>
      <w:proofErr w:type="spellStart"/>
      <w:r w:rsidRPr="004A268E">
        <w:rPr>
          <w:rFonts w:ascii="Times New Roman" w:hAnsi="Times New Roman" w:cs="Times New Roman"/>
          <w:sz w:val="24"/>
          <w:szCs w:val="24"/>
        </w:rPr>
        <w:t>sistematika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penulisan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dalam</w:t>
      </w:r>
      <w:proofErr w:type="spellEnd"/>
      <w:r w:rsidRPr="004A268E">
        <w:rPr>
          <w:rFonts w:ascii="Times New Roman" w:hAnsi="Times New Roman" w:cs="Times New Roman"/>
          <w:sz w:val="24"/>
          <w:szCs w:val="24"/>
        </w:rPr>
        <w:t xml:space="preserve"> proposal </w:t>
      </w:r>
      <w:proofErr w:type="spellStart"/>
      <w:r w:rsidRPr="004A268E">
        <w:rPr>
          <w:rFonts w:ascii="Times New Roman" w:hAnsi="Times New Roman" w:cs="Times New Roman"/>
          <w:sz w:val="24"/>
          <w:szCs w:val="24"/>
        </w:rPr>
        <w:t>skripsi</w:t>
      </w:r>
      <w:proofErr w:type="spellEnd"/>
      <w:r w:rsidRPr="004A268E">
        <w:rPr>
          <w:rFonts w:ascii="Times New Roman" w:hAnsi="Times New Roman" w:cs="Times New Roman"/>
          <w:sz w:val="24"/>
          <w:szCs w:val="24"/>
        </w:rPr>
        <w:t xml:space="preserve"> ini </w:t>
      </w:r>
      <w:proofErr w:type="spellStart"/>
      <w:r w:rsidRPr="004A268E">
        <w:rPr>
          <w:rFonts w:ascii="Times New Roman" w:hAnsi="Times New Roman" w:cs="Times New Roman"/>
          <w:sz w:val="24"/>
          <w:szCs w:val="24"/>
        </w:rPr>
        <w:t>yakni</w:t>
      </w:r>
      <w:proofErr w:type="spellEnd"/>
      <w:r w:rsidRPr="004A268E">
        <w:rPr>
          <w:rFonts w:ascii="Times New Roman" w:hAnsi="Times New Roman" w:cs="Times New Roman"/>
          <w:sz w:val="24"/>
          <w:szCs w:val="24"/>
        </w:rPr>
        <w:t>:</w:t>
      </w:r>
    </w:p>
    <w:p w14:paraId="3617EE48" w14:textId="4F1D0E4E" w:rsidR="000C11D1" w:rsidRPr="004A268E" w:rsidRDefault="00ED1C40" w:rsidP="004A268E">
      <w:pPr>
        <w:spacing w:after="0" w:line="360" w:lineRule="auto"/>
        <w:ind w:firstLine="720"/>
        <w:jc w:val="both"/>
        <w:rPr>
          <w:rFonts w:ascii="Times New Roman" w:hAnsi="Times New Roman" w:cs="Times New Roman"/>
          <w:sz w:val="24"/>
          <w:szCs w:val="24"/>
        </w:rPr>
      </w:pPr>
      <w:r w:rsidRPr="004A268E">
        <w:rPr>
          <w:rFonts w:ascii="Times New Roman" w:hAnsi="Times New Roman" w:cs="Times New Roman"/>
          <w:sz w:val="24"/>
          <w:szCs w:val="24"/>
        </w:rPr>
        <w:t xml:space="preserve">BAB </w:t>
      </w:r>
      <w:r w:rsidR="000C11D1" w:rsidRPr="004A268E">
        <w:rPr>
          <w:rFonts w:ascii="Times New Roman" w:hAnsi="Times New Roman" w:cs="Times New Roman"/>
          <w:sz w:val="24"/>
          <w:szCs w:val="24"/>
        </w:rPr>
        <w:t xml:space="preserve">1: </w:t>
      </w:r>
      <w:proofErr w:type="spellStart"/>
      <w:r w:rsidR="000C11D1" w:rsidRPr="004A268E">
        <w:rPr>
          <w:rFonts w:ascii="Times New Roman" w:hAnsi="Times New Roman" w:cs="Times New Roman"/>
          <w:sz w:val="24"/>
          <w:szCs w:val="24"/>
        </w:rPr>
        <w:t>Pendahuluan</w:t>
      </w:r>
      <w:proofErr w:type="spellEnd"/>
    </w:p>
    <w:p w14:paraId="38AE602B" w14:textId="17DDE146" w:rsidR="00ED1C40" w:rsidRPr="004A268E" w:rsidRDefault="00ED1C40" w:rsidP="004A268E">
      <w:pPr>
        <w:spacing w:line="360" w:lineRule="auto"/>
        <w:ind w:left="1560"/>
        <w:jc w:val="both"/>
        <w:rPr>
          <w:rFonts w:ascii="Times New Roman" w:hAnsi="Times New Roman" w:cs="Times New Roman"/>
          <w:sz w:val="24"/>
          <w:szCs w:val="24"/>
        </w:rPr>
      </w:pPr>
      <w:r w:rsidRPr="004A268E">
        <w:rPr>
          <w:rFonts w:ascii="Times New Roman" w:hAnsi="Times New Roman" w:cs="Times New Roman"/>
          <w:sz w:val="24"/>
          <w:szCs w:val="24"/>
        </w:rPr>
        <w:t xml:space="preserve">Bab ini </w:t>
      </w:r>
      <w:proofErr w:type="spellStart"/>
      <w:r w:rsidRPr="004A268E">
        <w:rPr>
          <w:rFonts w:ascii="Times New Roman" w:hAnsi="Times New Roman" w:cs="Times New Roman"/>
          <w:sz w:val="24"/>
          <w:szCs w:val="24"/>
        </w:rPr>
        <w:t>menguraikan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secara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garis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besar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tentang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latar</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belakang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rumusan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masalah</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ruang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lingkup</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tujuan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manfaat</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sistematika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penulisan</w:t>
      </w:r>
      <w:proofErr w:type="spellEnd"/>
    </w:p>
    <w:p w14:paraId="0103E36D" w14:textId="595D6B6C" w:rsidR="00ED1C40" w:rsidRPr="004A268E" w:rsidRDefault="00ED1C40" w:rsidP="004A268E">
      <w:pPr>
        <w:spacing w:after="0" w:line="360" w:lineRule="auto"/>
        <w:ind w:firstLine="720"/>
        <w:jc w:val="both"/>
        <w:rPr>
          <w:rFonts w:ascii="Times New Roman" w:hAnsi="Times New Roman" w:cs="Times New Roman"/>
          <w:sz w:val="24"/>
          <w:szCs w:val="24"/>
        </w:rPr>
      </w:pPr>
      <w:r w:rsidRPr="004A268E">
        <w:rPr>
          <w:rFonts w:ascii="Times New Roman" w:hAnsi="Times New Roman" w:cs="Times New Roman"/>
          <w:sz w:val="24"/>
          <w:szCs w:val="24"/>
        </w:rPr>
        <w:t>BAB 2</w:t>
      </w:r>
      <w:r w:rsidR="004A268E" w:rsidRPr="004A268E">
        <w:rPr>
          <w:rFonts w:ascii="Times New Roman" w:hAnsi="Times New Roman" w:cs="Times New Roman"/>
          <w:sz w:val="24"/>
          <w:szCs w:val="24"/>
        </w:rPr>
        <w:t xml:space="preserve">: </w:t>
      </w:r>
      <w:proofErr w:type="spellStart"/>
      <w:r w:rsidR="004A268E" w:rsidRPr="004A268E">
        <w:rPr>
          <w:rFonts w:ascii="Times New Roman" w:hAnsi="Times New Roman" w:cs="Times New Roman"/>
          <w:sz w:val="24"/>
          <w:szCs w:val="24"/>
        </w:rPr>
        <w:t>Landasan</w:t>
      </w:r>
      <w:proofErr w:type="spellEnd"/>
      <w:r w:rsidR="004A268E" w:rsidRPr="004A268E">
        <w:rPr>
          <w:rFonts w:ascii="Times New Roman" w:hAnsi="Times New Roman" w:cs="Times New Roman"/>
          <w:sz w:val="24"/>
          <w:szCs w:val="24"/>
        </w:rPr>
        <w:t xml:space="preserve"> </w:t>
      </w:r>
      <w:proofErr w:type="spellStart"/>
      <w:r w:rsidR="004A268E" w:rsidRPr="004A268E">
        <w:rPr>
          <w:rFonts w:ascii="Times New Roman" w:hAnsi="Times New Roman" w:cs="Times New Roman"/>
          <w:sz w:val="24"/>
          <w:szCs w:val="24"/>
        </w:rPr>
        <w:t>Teori</w:t>
      </w:r>
      <w:proofErr w:type="spellEnd"/>
      <w:r w:rsidR="004A268E" w:rsidRPr="004A268E">
        <w:rPr>
          <w:rFonts w:ascii="Times New Roman" w:hAnsi="Times New Roman" w:cs="Times New Roman"/>
          <w:sz w:val="24"/>
          <w:szCs w:val="24"/>
        </w:rPr>
        <w:t xml:space="preserve"> dan </w:t>
      </w:r>
      <w:proofErr w:type="spellStart"/>
      <w:r w:rsidR="004A268E" w:rsidRPr="004A268E">
        <w:rPr>
          <w:rFonts w:ascii="Times New Roman" w:hAnsi="Times New Roman" w:cs="Times New Roman"/>
          <w:sz w:val="24"/>
          <w:szCs w:val="24"/>
        </w:rPr>
        <w:t>Pengembangan</w:t>
      </w:r>
      <w:proofErr w:type="spellEnd"/>
      <w:r w:rsidR="004A268E" w:rsidRPr="004A268E">
        <w:rPr>
          <w:rFonts w:ascii="Times New Roman" w:hAnsi="Times New Roman" w:cs="Times New Roman"/>
          <w:sz w:val="24"/>
          <w:szCs w:val="24"/>
        </w:rPr>
        <w:t xml:space="preserve"> </w:t>
      </w:r>
      <w:proofErr w:type="spellStart"/>
      <w:r w:rsidR="004A268E" w:rsidRPr="004A268E">
        <w:rPr>
          <w:rFonts w:ascii="Times New Roman" w:hAnsi="Times New Roman" w:cs="Times New Roman"/>
          <w:sz w:val="24"/>
          <w:szCs w:val="24"/>
        </w:rPr>
        <w:t>Hipotesis</w:t>
      </w:r>
      <w:proofErr w:type="spellEnd"/>
    </w:p>
    <w:p w14:paraId="0D388A31" w14:textId="7AC4A304" w:rsidR="00ED1C40" w:rsidRPr="004A268E" w:rsidRDefault="00ED1C40" w:rsidP="004A268E">
      <w:pPr>
        <w:spacing w:line="360" w:lineRule="auto"/>
        <w:ind w:left="1560"/>
        <w:jc w:val="both"/>
        <w:rPr>
          <w:rFonts w:ascii="Times New Roman" w:hAnsi="Times New Roman" w:cs="Times New Roman"/>
          <w:sz w:val="24"/>
          <w:szCs w:val="24"/>
        </w:rPr>
      </w:pPr>
      <w:r w:rsidRPr="004A268E">
        <w:rPr>
          <w:rFonts w:ascii="Times New Roman" w:hAnsi="Times New Roman" w:cs="Times New Roman"/>
          <w:sz w:val="24"/>
          <w:szCs w:val="24"/>
        </w:rPr>
        <w:t xml:space="preserve">Bab ini </w:t>
      </w:r>
      <w:proofErr w:type="spellStart"/>
      <w:r w:rsidRPr="004A268E">
        <w:rPr>
          <w:rFonts w:ascii="Times New Roman" w:hAnsi="Times New Roman" w:cs="Times New Roman"/>
          <w:sz w:val="24"/>
          <w:szCs w:val="24"/>
        </w:rPr>
        <w:t>menjelaskan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landasan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teori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dari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ini dan </w:t>
      </w:r>
      <w:proofErr w:type="spellStart"/>
      <w:r w:rsidRPr="004A268E">
        <w:rPr>
          <w:rFonts w:ascii="Times New Roman" w:hAnsi="Times New Roman" w:cs="Times New Roman"/>
          <w:sz w:val="24"/>
          <w:szCs w:val="24"/>
        </w:rPr>
        <w:t>menjadi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referensi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untuk</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mendukung</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yang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dilaksanakan</w:t>
      </w:r>
      <w:proofErr w:type="spellEnd"/>
      <w:r w:rsidR="004A268E">
        <w:rPr>
          <w:rFonts w:ascii="Times New Roman" w:hAnsi="Times New Roman" w:cs="Times New Roman"/>
          <w:sz w:val="24"/>
          <w:szCs w:val="24"/>
        </w:rPr>
        <w:t xml:space="preserve">, </w:t>
      </w:r>
      <w:proofErr w:type="spellStart"/>
      <w:r w:rsidR="004A268E">
        <w:rPr>
          <w:rFonts w:ascii="Times New Roman" w:hAnsi="Times New Roman" w:cs="Times New Roman"/>
          <w:sz w:val="24"/>
          <w:szCs w:val="24"/>
        </w:rPr>
        <w:t>d</w:t>
      </w:r>
      <w:r w:rsidRPr="004A268E">
        <w:rPr>
          <w:rFonts w:ascii="Times New Roman" w:hAnsi="Times New Roman" w:cs="Times New Roman"/>
          <w:sz w:val="24"/>
          <w:szCs w:val="24"/>
        </w:rPr>
        <w:t>isertai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dengan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kerangka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pemikiran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hipotesis</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w:t>
      </w:r>
    </w:p>
    <w:p w14:paraId="00D738B6" w14:textId="3E04D81D" w:rsidR="00ED1C40" w:rsidRPr="004A268E" w:rsidRDefault="00ED1C40" w:rsidP="004A268E">
      <w:pPr>
        <w:spacing w:after="0" w:line="360" w:lineRule="auto"/>
        <w:ind w:firstLine="720"/>
        <w:jc w:val="both"/>
        <w:rPr>
          <w:rFonts w:ascii="Times New Roman" w:hAnsi="Times New Roman" w:cs="Times New Roman"/>
          <w:sz w:val="24"/>
          <w:szCs w:val="24"/>
        </w:rPr>
      </w:pPr>
      <w:r w:rsidRPr="004A268E">
        <w:rPr>
          <w:rFonts w:ascii="Times New Roman" w:hAnsi="Times New Roman" w:cs="Times New Roman"/>
          <w:sz w:val="24"/>
          <w:szCs w:val="24"/>
        </w:rPr>
        <w:t>BAB 3</w:t>
      </w:r>
      <w:r w:rsidR="004A268E">
        <w:rPr>
          <w:rFonts w:ascii="Times New Roman" w:hAnsi="Times New Roman" w:cs="Times New Roman"/>
          <w:sz w:val="24"/>
          <w:szCs w:val="24"/>
        </w:rPr>
        <w:t xml:space="preserve">: </w:t>
      </w:r>
      <w:proofErr w:type="spellStart"/>
      <w:r w:rsidR="004A268E">
        <w:rPr>
          <w:rFonts w:ascii="Times New Roman" w:hAnsi="Times New Roman" w:cs="Times New Roman"/>
          <w:sz w:val="24"/>
          <w:szCs w:val="24"/>
        </w:rPr>
        <w:t>Objek</w:t>
      </w:r>
      <w:proofErr w:type="spellEnd"/>
      <w:r w:rsidR="004A268E">
        <w:rPr>
          <w:rFonts w:ascii="Times New Roman" w:hAnsi="Times New Roman" w:cs="Times New Roman"/>
          <w:sz w:val="24"/>
          <w:szCs w:val="24"/>
        </w:rPr>
        <w:t xml:space="preserve"> </w:t>
      </w:r>
      <w:proofErr w:type="spellStart"/>
      <w:r w:rsidR="004A268E">
        <w:rPr>
          <w:rFonts w:ascii="Times New Roman" w:hAnsi="Times New Roman" w:cs="Times New Roman"/>
          <w:sz w:val="24"/>
          <w:szCs w:val="24"/>
        </w:rPr>
        <w:t>Penelitian</w:t>
      </w:r>
      <w:proofErr w:type="spellEnd"/>
      <w:r w:rsidR="004A268E">
        <w:rPr>
          <w:rFonts w:ascii="Times New Roman" w:hAnsi="Times New Roman" w:cs="Times New Roman"/>
          <w:sz w:val="24"/>
          <w:szCs w:val="24"/>
        </w:rPr>
        <w:t xml:space="preserve"> dan </w:t>
      </w:r>
      <w:proofErr w:type="spellStart"/>
      <w:r w:rsidR="004A268E">
        <w:rPr>
          <w:rFonts w:ascii="Times New Roman" w:hAnsi="Times New Roman" w:cs="Times New Roman"/>
          <w:sz w:val="24"/>
          <w:szCs w:val="24"/>
        </w:rPr>
        <w:t>Metode</w:t>
      </w:r>
      <w:proofErr w:type="spellEnd"/>
      <w:r w:rsidR="004A268E">
        <w:rPr>
          <w:rFonts w:ascii="Times New Roman" w:hAnsi="Times New Roman" w:cs="Times New Roman"/>
          <w:sz w:val="24"/>
          <w:szCs w:val="24"/>
        </w:rPr>
        <w:t xml:space="preserve"> </w:t>
      </w:r>
      <w:proofErr w:type="spellStart"/>
      <w:r w:rsidR="004A268E">
        <w:rPr>
          <w:rFonts w:ascii="Times New Roman" w:hAnsi="Times New Roman" w:cs="Times New Roman"/>
          <w:sz w:val="24"/>
          <w:szCs w:val="24"/>
        </w:rPr>
        <w:t>Penelitian</w:t>
      </w:r>
      <w:proofErr w:type="spellEnd"/>
    </w:p>
    <w:p w14:paraId="164D26C1" w14:textId="79A23E55" w:rsidR="00575DB5" w:rsidRPr="004A268E" w:rsidRDefault="00ED1C40" w:rsidP="004A268E">
      <w:pPr>
        <w:spacing w:line="360" w:lineRule="auto"/>
        <w:ind w:left="1560"/>
        <w:jc w:val="both"/>
        <w:rPr>
          <w:rFonts w:ascii="Times New Roman" w:hAnsi="Times New Roman" w:cs="Times New Roman"/>
          <w:sz w:val="24"/>
          <w:szCs w:val="24"/>
        </w:rPr>
      </w:pPr>
      <w:r w:rsidRPr="004A268E">
        <w:rPr>
          <w:rFonts w:ascii="Times New Roman" w:hAnsi="Times New Roman" w:cs="Times New Roman"/>
          <w:sz w:val="24"/>
          <w:szCs w:val="24"/>
        </w:rPr>
        <w:t xml:space="preserve">Bab ini </w:t>
      </w:r>
      <w:proofErr w:type="spellStart"/>
      <w:r w:rsidRPr="004A268E">
        <w:rPr>
          <w:rFonts w:ascii="Times New Roman" w:hAnsi="Times New Roman" w:cs="Times New Roman"/>
          <w:sz w:val="24"/>
          <w:szCs w:val="24"/>
        </w:rPr>
        <w:t>akan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diuraikan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mengenai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variabel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penelitian</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definisi</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operasional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penentuan</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sampel</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jenis</w:t>
      </w:r>
      <w:proofErr w:type="spellEnd"/>
      <w:r w:rsidRPr="004A268E">
        <w:rPr>
          <w:rFonts w:ascii="Times New Roman" w:hAnsi="Times New Roman" w:cs="Times New Roman"/>
          <w:sz w:val="24"/>
          <w:szCs w:val="24"/>
        </w:rPr>
        <w:t xml:space="preserve"> dan </w:t>
      </w:r>
      <w:proofErr w:type="spellStart"/>
      <w:r w:rsidRPr="004A268E">
        <w:rPr>
          <w:rFonts w:ascii="Times New Roman" w:hAnsi="Times New Roman" w:cs="Times New Roman"/>
          <w:sz w:val="24"/>
          <w:szCs w:val="24"/>
        </w:rPr>
        <w:t>sumber</w:t>
      </w:r>
      <w:proofErr w:type="spellEnd"/>
      <w:r w:rsidRPr="004A268E">
        <w:rPr>
          <w:rFonts w:ascii="Times New Roman" w:hAnsi="Times New Roman" w:cs="Times New Roman"/>
          <w:sz w:val="24"/>
          <w:szCs w:val="24"/>
        </w:rPr>
        <w:t xml:space="preserve"> data, </w:t>
      </w:r>
      <w:proofErr w:type="spellStart"/>
      <w:r w:rsidRPr="004A268E">
        <w:rPr>
          <w:rFonts w:ascii="Times New Roman" w:hAnsi="Times New Roman" w:cs="Times New Roman"/>
          <w:sz w:val="24"/>
          <w:szCs w:val="24"/>
        </w:rPr>
        <w:t>metode</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pengumpulan</w:t>
      </w:r>
      <w:proofErr w:type="spellEnd"/>
      <w:r w:rsidRPr="004A268E">
        <w:rPr>
          <w:rFonts w:ascii="Times New Roman" w:hAnsi="Times New Roman" w:cs="Times New Roman"/>
          <w:sz w:val="24"/>
          <w:szCs w:val="24"/>
        </w:rPr>
        <w:t xml:space="preserve"> data </w:t>
      </w:r>
      <w:proofErr w:type="spellStart"/>
      <w:r w:rsidRPr="004A268E">
        <w:rPr>
          <w:rFonts w:ascii="Times New Roman" w:hAnsi="Times New Roman" w:cs="Times New Roman"/>
          <w:sz w:val="24"/>
          <w:szCs w:val="24"/>
        </w:rPr>
        <w:t>serta</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metode</w:t>
      </w:r>
      <w:proofErr w:type="spellEnd"/>
      <w:r w:rsidRPr="004A268E">
        <w:rPr>
          <w:rFonts w:ascii="Times New Roman" w:hAnsi="Times New Roman" w:cs="Times New Roman"/>
          <w:sz w:val="24"/>
          <w:szCs w:val="24"/>
        </w:rPr>
        <w:t xml:space="preserve"> </w:t>
      </w:r>
      <w:proofErr w:type="spellStart"/>
      <w:r w:rsidRPr="004A268E">
        <w:rPr>
          <w:rFonts w:ascii="Times New Roman" w:hAnsi="Times New Roman" w:cs="Times New Roman"/>
          <w:sz w:val="24"/>
          <w:szCs w:val="24"/>
        </w:rPr>
        <w:t>analisis</w:t>
      </w:r>
      <w:proofErr w:type="spellEnd"/>
      <w:r w:rsidRPr="004A268E">
        <w:rPr>
          <w:rFonts w:ascii="Times New Roman" w:hAnsi="Times New Roman" w:cs="Times New Roman"/>
          <w:sz w:val="24"/>
          <w:szCs w:val="24"/>
        </w:rPr>
        <w:t>.</w:t>
      </w:r>
    </w:p>
    <w:p w14:paraId="603E4447" w14:textId="74AC752F" w:rsidR="00575DB5" w:rsidRDefault="00575DB5" w:rsidP="004A268E">
      <w:pPr>
        <w:spacing w:after="0" w:line="360" w:lineRule="auto"/>
        <w:ind w:firstLine="720"/>
        <w:jc w:val="both"/>
        <w:rPr>
          <w:rFonts w:ascii="Times New Roman" w:hAnsi="Times New Roman" w:cs="Times New Roman"/>
          <w:sz w:val="24"/>
          <w:szCs w:val="24"/>
        </w:rPr>
      </w:pPr>
      <w:r w:rsidRPr="004A268E">
        <w:rPr>
          <w:rFonts w:ascii="Times New Roman" w:hAnsi="Times New Roman" w:cs="Times New Roman"/>
          <w:sz w:val="24"/>
          <w:szCs w:val="24"/>
        </w:rPr>
        <w:t>BAB 4</w:t>
      </w:r>
      <w:r w:rsidR="004A268E">
        <w:rPr>
          <w:rFonts w:ascii="Times New Roman" w:hAnsi="Times New Roman" w:cs="Times New Roman"/>
          <w:sz w:val="24"/>
          <w:szCs w:val="24"/>
        </w:rPr>
        <w:t xml:space="preserve">: Hasil dan </w:t>
      </w:r>
      <w:proofErr w:type="spellStart"/>
      <w:r w:rsidR="004A268E">
        <w:rPr>
          <w:rFonts w:ascii="Times New Roman" w:hAnsi="Times New Roman" w:cs="Times New Roman"/>
          <w:sz w:val="24"/>
          <w:szCs w:val="24"/>
        </w:rPr>
        <w:t>Bahasan</w:t>
      </w:r>
      <w:proofErr w:type="spellEnd"/>
    </w:p>
    <w:p w14:paraId="17187ECB" w14:textId="40F85175" w:rsidR="004A268E" w:rsidRPr="004A268E" w:rsidRDefault="004A268E" w:rsidP="004A268E">
      <w:pPr>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Bab ini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diuraikan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hipotesis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uji </w:t>
      </w:r>
      <w:proofErr w:type="spellStart"/>
      <w:r>
        <w:rPr>
          <w:rFonts w:ascii="Times New Roman" w:hAnsi="Times New Roman" w:cs="Times New Roman"/>
          <w:sz w:val="24"/>
          <w:szCs w:val="24"/>
        </w:rPr>
        <w:t>empiris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kekokohan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statistik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pembahasan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hipotesis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dikaitkan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292E9010" w14:textId="57B5392D" w:rsidR="004A268E" w:rsidRDefault="00575DB5" w:rsidP="004A268E">
      <w:pPr>
        <w:spacing w:after="0" w:line="360" w:lineRule="auto"/>
        <w:ind w:firstLine="720"/>
        <w:jc w:val="both"/>
        <w:rPr>
          <w:rFonts w:ascii="Times New Roman" w:hAnsi="Times New Roman" w:cs="Times New Roman"/>
          <w:sz w:val="24"/>
          <w:szCs w:val="24"/>
        </w:rPr>
      </w:pPr>
      <w:r w:rsidRPr="004A268E">
        <w:rPr>
          <w:rFonts w:ascii="Times New Roman" w:hAnsi="Times New Roman" w:cs="Times New Roman"/>
          <w:sz w:val="24"/>
          <w:szCs w:val="24"/>
        </w:rPr>
        <w:t>BAB 5</w:t>
      </w:r>
      <w:r w:rsidR="004A268E">
        <w:rPr>
          <w:rFonts w:ascii="Times New Roman" w:hAnsi="Times New Roman" w:cs="Times New Roman"/>
          <w:sz w:val="24"/>
          <w:szCs w:val="24"/>
        </w:rPr>
        <w:t>: Kesimpulan dan Saran</w:t>
      </w:r>
    </w:p>
    <w:p w14:paraId="5E5F5FC4" w14:textId="440C344B" w:rsidR="004A268E" w:rsidRPr="004A268E" w:rsidRDefault="004A268E" w:rsidP="00E42655">
      <w:pPr>
        <w:spacing w:after="0" w:line="36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Bab ini </w:t>
      </w:r>
      <w:proofErr w:type="spellStart"/>
      <w:r>
        <w:rPr>
          <w:rFonts w:ascii="Times New Roman" w:hAnsi="Times New Roman" w:cs="Times New Roman"/>
          <w:sz w:val="24"/>
          <w:szCs w:val="24"/>
        </w:rPr>
        <w:t>menguraikan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penilitian</w:t>
      </w:r>
      <w:proofErr w:type="spellEnd"/>
      <w:r>
        <w:rPr>
          <w:rFonts w:ascii="Times New Roman" w:hAnsi="Times New Roman" w:cs="Times New Roman"/>
          <w:sz w:val="24"/>
          <w:szCs w:val="24"/>
        </w:rPr>
        <w:t xml:space="preserve"> (Bab 4)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menjawab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Bab 1, </w:t>
      </w:r>
      <w:proofErr w:type="spellStart"/>
      <w:r>
        <w:rPr>
          <w:rFonts w:ascii="Times New Roman" w:hAnsi="Times New Roman" w:cs="Times New Roman"/>
          <w:sz w:val="24"/>
          <w:szCs w:val="24"/>
        </w:rPr>
        <w:t>keterbatasan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saran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E42655">
        <w:rPr>
          <w:rFonts w:ascii="Times New Roman" w:hAnsi="Times New Roman" w:cs="Times New Roman"/>
          <w:sz w:val="24"/>
          <w:szCs w:val="24"/>
        </w:rPr>
        <w:t xml:space="preserve">, </w:t>
      </w:r>
      <w:proofErr w:type="spellStart"/>
      <w:r w:rsidR="00E42655">
        <w:rPr>
          <w:rFonts w:ascii="Times New Roman" w:hAnsi="Times New Roman" w:cs="Times New Roman"/>
          <w:sz w:val="24"/>
          <w:szCs w:val="24"/>
        </w:rPr>
        <w:t>serta</w:t>
      </w:r>
      <w:proofErr w:type="spellEnd"/>
      <w:r w:rsidR="00E42655">
        <w:rPr>
          <w:rFonts w:ascii="Times New Roman" w:hAnsi="Times New Roman" w:cs="Times New Roman"/>
          <w:sz w:val="24"/>
          <w:szCs w:val="24"/>
        </w:rPr>
        <w:t xml:space="preserve"> </w:t>
      </w:r>
      <w:proofErr w:type="spellStart"/>
      <w:r w:rsidR="00E42655">
        <w:rPr>
          <w:rFonts w:ascii="Times New Roman" w:hAnsi="Times New Roman" w:cs="Times New Roman"/>
          <w:sz w:val="24"/>
          <w:szCs w:val="24"/>
        </w:rPr>
        <w:t>usulan</w:t>
      </w:r>
      <w:proofErr w:type="spellEnd"/>
      <w:r w:rsidR="00E42655">
        <w:rPr>
          <w:rFonts w:ascii="Times New Roman" w:hAnsi="Times New Roman" w:cs="Times New Roman"/>
          <w:sz w:val="24"/>
          <w:szCs w:val="24"/>
        </w:rPr>
        <w:t xml:space="preserve"> </w:t>
      </w:r>
      <w:proofErr w:type="spellStart"/>
      <w:r w:rsidR="00E42655">
        <w:rPr>
          <w:rFonts w:ascii="Times New Roman" w:hAnsi="Times New Roman" w:cs="Times New Roman"/>
          <w:sz w:val="24"/>
          <w:szCs w:val="24"/>
        </w:rPr>
        <w:t>untuk</w:t>
      </w:r>
      <w:proofErr w:type="spellEnd"/>
      <w:r w:rsidR="00E42655">
        <w:rPr>
          <w:rFonts w:ascii="Times New Roman" w:hAnsi="Times New Roman" w:cs="Times New Roman"/>
          <w:sz w:val="24"/>
          <w:szCs w:val="24"/>
        </w:rPr>
        <w:t xml:space="preserve"> </w:t>
      </w:r>
      <w:proofErr w:type="spellStart"/>
      <w:r w:rsidR="00E42655">
        <w:rPr>
          <w:rFonts w:ascii="Times New Roman" w:hAnsi="Times New Roman" w:cs="Times New Roman"/>
          <w:sz w:val="24"/>
          <w:szCs w:val="24"/>
        </w:rPr>
        <w:t>penelitian</w:t>
      </w:r>
      <w:proofErr w:type="spellEnd"/>
      <w:r w:rsidR="00E42655">
        <w:rPr>
          <w:rFonts w:ascii="Times New Roman" w:hAnsi="Times New Roman" w:cs="Times New Roman"/>
          <w:sz w:val="24"/>
          <w:szCs w:val="24"/>
        </w:rPr>
        <w:t xml:space="preserve"> </w:t>
      </w:r>
      <w:proofErr w:type="spellStart"/>
      <w:r w:rsidR="00E42655">
        <w:rPr>
          <w:rFonts w:ascii="Times New Roman" w:hAnsi="Times New Roman" w:cs="Times New Roman"/>
          <w:sz w:val="24"/>
          <w:szCs w:val="24"/>
        </w:rPr>
        <w:t>selanjutnya</w:t>
      </w:r>
      <w:proofErr w:type="spellEnd"/>
      <w:r w:rsidR="00E42655">
        <w:rPr>
          <w:rFonts w:ascii="Times New Roman" w:hAnsi="Times New Roman" w:cs="Times New Roman"/>
          <w:sz w:val="24"/>
          <w:szCs w:val="24"/>
        </w:rPr>
        <w:t>.</w:t>
      </w:r>
    </w:p>
    <w:p w14:paraId="27771328" w14:textId="77777777" w:rsidR="00ED1C40" w:rsidRPr="004A268E" w:rsidRDefault="00ED1C40" w:rsidP="004A268E">
      <w:pPr>
        <w:spacing w:after="0" w:line="360" w:lineRule="auto"/>
        <w:jc w:val="both"/>
        <w:rPr>
          <w:rFonts w:ascii="Times New Roman" w:hAnsi="Times New Roman" w:cs="Times New Roman"/>
          <w:sz w:val="24"/>
          <w:szCs w:val="24"/>
        </w:rPr>
      </w:pPr>
    </w:p>
    <w:sectPr w:rsidR="00ED1C40" w:rsidRPr="004A268E" w:rsidSect="00610892">
      <w:headerReference w:type="even" r:id="rId20"/>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ta Amalina Hazrati H" w:date="2020-04-07T12:11:00Z" w:initials="SAHH">
    <w:p w14:paraId="14E4C252" w14:textId="77777777" w:rsidR="00054457" w:rsidRDefault="00054457" w:rsidP="00054457">
      <w:pPr>
        <w:pStyle w:val="CommentText"/>
        <w:numPr>
          <w:ilvl w:val="0"/>
          <w:numId w:val="6"/>
        </w:numPr>
      </w:pPr>
      <w:r>
        <w:rPr>
          <w:rStyle w:val="CommentReference"/>
        </w:rPr>
        <w:annotationRef/>
      </w:r>
      <w:proofErr w:type="spellStart"/>
      <w:r>
        <w:t>Kalimat</w:t>
      </w:r>
      <w:proofErr w:type="spellEnd"/>
      <w:r>
        <w:t xml:space="preserve"> </w:t>
      </w:r>
      <w:proofErr w:type="spellStart"/>
      <w:r>
        <w:t>sangat</w:t>
      </w:r>
      <w:proofErr w:type="spellEnd"/>
      <w:r>
        <w:t xml:space="preserve"> </w:t>
      </w:r>
      <w:proofErr w:type="spellStart"/>
      <w:r>
        <w:t>monoton</w:t>
      </w:r>
      <w:proofErr w:type="spellEnd"/>
      <w:r>
        <w:t xml:space="preserve"> </w:t>
      </w:r>
      <w:proofErr w:type="spellStart"/>
      <w:r>
        <w:t>karena</w:t>
      </w:r>
      <w:proofErr w:type="spellEnd"/>
      <w:r>
        <w:t xml:space="preserve"> </w:t>
      </w:r>
      <w:proofErr w:type="spellStart"/>
      <w:r>
        <w:t>selalu</w:t>
      </w:r>
      <w:proofErr w:type="spellEnd"/>
      <w:r>
        <w:t xml:space="preserve"> </w:t>
      </w:r>
      <w:proofErr w:type="spellStart"/>
      <w:r>
        <w:t>diawali</w:t>
      </w:r>
      <w:proofErr w:type="spellEnd"/>
      <w:r>
        <w:t xml:space="preserve"> kata “</w:t>
      </w:r>
      <w:proofErr w:type="spellStart"/>
      <w:r>
        <w:t>Ekonomi</w:t>
      </w:r>
      <w:proofErr w:type="spellEnd"/>
      <w:r>
        <w:t xml:space="preserve"> di </w:t>
      </w:r>
      <w:proofErr w:type="spellStart"/>
      <w:r>
        <w:t>awal</w:t>
      </w:r>
      <w:proofErr w:type="spellEnd"/>
      <w:r>
        <w:t xml:space="preserve"> </w:t>
      </w:r>
      <w:proofErr w:type="spellStart"/>
      <w:r>
        <w:t>kalimat</w:t>
      </w:r>
      <w:proofErr w:type="spellEnd"/>
      <w:r>
        <w:t>.</w:t>
      </w:r>
    </w:p>
    <w:p w14:paraId="1E7BF719" w14:textId="77777777" w:rsidR="00054457" w:rsidRDefault="00054457" w:rsidP="00054457">
      <w:pPr>
        <w:pStyle w:val="CommentText"/>
        <w:numPr>
          <w:ilvl w:val="0"/>
          <w:numId w:val="6"/>
        </w:numPr>
      </w:pPr>
      <w:proofErr w:type="spellStart"/>
      <w:r>
        <w:t>Tidak</w:t>
      </w:r>
      <w:proofErr w:type="spellEnd"/>
      <w:r>
        <w:t xml:space="preserve"> </w:t>
      </w:r>
      <w:proofErr w:type="spellStart"/>
      <w:r>
        <w:t>ada</w:t>
      </w:r>
      <w:proofErr w:type="spellEnd"/>
      <w:r>
        <w:t xml:space="preserve"> highlight </w:t>
      </w:r>
      <w:proofErr w:type="spellStart"/>
      <w:r>
        <w:t>penelitian</w:t>
      </w:r>
      <w:proofErr w:type="spellEnd"/>
      <w:r>
        <w:t xml:space="preserve"> di paragraph </w:t>
      </w:r>
      <w:proofErr w:type="spellStart"/>
      <w:r>
        <w:t>pertama</w:t>
      </w:r>
      <w:proofErr w:type="spellEnd"/>
      <w:r>
        <w:t xml:space="preserve"> </w:t>
      </w:r>
      <w:proofErr w:type="spellStart"/>
      <w:r>
        <w:t>sehingga</w:t>
      </w:r>
      <w:proofErr w:type="spellEnd"/>
      <w:r>
        <w:t xml:space="preserve"> urgency </w:t>
      </w:r>
      <w:proofErr w:type="spellStart"/>
      <w:r>
        <w:t>penelitian</w:t>
      </w:r>
      <w:proofErr w:type="spellEnd"/>
      <w:r>
        <w:t xml:space="preserve"> </w:t>
      </w:r>
      <w:proofErr w:type="spellStart"/>
      <w:r>
        <w:t>tidak</w:t>
      </w:r>
      <w:proofErr w:type="spellEnd"/>
      <w:r>
        <w:t xml:space="preserve"> </w:t>
      </w:r>
      <w:proofErr w:type="spellStart"/>
      <w:r>
        <w:t>ditemukan</w:t>
      </w:r>
      <w:proofErr w:type="spellEnd"/>
      <w:r>
        <w:t>.</w:t>
      </w:r>
    </w:p>
    <w:p w14:paraId="4E11ECB3" w14:textId="77777777" w:rsidR="00054457" w:rsidRDefault="00054457" w:rsidP="00054457">
      <w:pPr>
        <w:pStyle w:val="CommentText"/>
        <w:numPr>
          <w:ilvl w:val="0"/>
          <w:numId w:val="6"/>
        </w:numPr>
      </w:pPr>
      <w:proofErr w:type="spellStart"/>
      <w:r>
        <w:t>Tidak</w:t>
      </w:r>
      <w:proofErr w:type="spellEnd"/>
      <w:r>
        <w:t xml:space="preserve"> </w:t>
      </w:r>
      <w:proofErr w:type="spellStart"/>
      <w:r>
        <w:t>ada</w:t>
      </w:r>
      <w:proofErr w:type="spellEnd"/>
      <w:r>
        <w:t xml:space="preserve"> </w:t>
      </w:r>
      <w:proofErr w:type="spellStart"/>
      <w:r>
        <w:t>sama</w:t>
      </w:r>
      <w:proofErr w:type="spellEnd"/>
      <w:r>
        <w:t xml:space="preserve"> </w:t>
      </w:r>
      <w:proofErr w:type="spellStart"/>
      <w:r>
        <w:t>sekali</w:t>
      </w:r>
      <w:proofErr w:type="spellEnd"/>
      <w:r>
        <w:t xml:space="preserve"> </w:t>
      </w:r>
      <w:proofErr w:type="spellStart"/>
      <w:r>
        <w:t>kutipan</w:t>
      </w:r>
      <w:proofErr w:type="spellEnd"/>
      <w:r>
        <w:t xml:space="preserve"> di paragraph </w:t>
      </w:r>
      <w:proofErr w:type="spellStart"/>
      <w:r>
        <w:t>sehingga</w:t>
      </w:r>
      <w:proofErr w:type="spellEnd"/>
      <w:r>
        <w:t xml:space="preserve"> </w:t>
      </w:r>
      <w:proofErr w:type="spellStart"/>
      <w:r>
        <w:t>bagaimana</w:t>
      </w:r>
      <w:proofErr w:type="spellEnd"/>
      <w:r>
        <w:t xml:space="preserve"> </w:t>
      </w:r>
      <w:proofErr w:type="spellStart"/>
      <w:r>
        <w:t>kamu</w:t>
      </w:r>
      <w:proofErr w:type="spellEnd"/>
      <w:r>
        <w:t xml:space="preserve"> </w:t>
      </w:r>
      <w:proofErr w:type="spellStart"/>
      <w:r>
        <w:t>bisa</w:t>
      </w:r>
      <w:proofErr w:type="spellEnd"/>
      <w:r>
        <w:t xml:space="preserve"> </w:t>
      </w:r>
      <w:proofErr w:type="spellStart"/>
      <w:r>
        <w:t>menulis</w:t>
      </w:r>
      <w:proofErr w:type="spellEnd"/>
      <w:r>
        <w:t xml:space="preserve"> </w:t>
      </w:r>
      <w:proofErr w:type="spellStart"/>
      <w:r>
        <w:t>kalimat</w:t>
      </w:r>
      <w:proofErr w:type="spellEnd"/>
      <w:r>
        <w:t xml:space="preserve"> </w:t>
      </w:r>
      <w:proofErr w:type="spellStart"/>
      <w:r>
        <w:t>tersebut</w:t>
      </w:r>
      <w:proofErr w:type="spellEnd"/>
      <w:r>
        <w:t>?</w:t>
      </w:r>
    </w:p>
    <w:p w14:paraId="784010E1" w14:textId="16329824" w:rsidR="0056441F" w:rsidRDefault="0056441F" w:rsidP="00054457">
      <w:pPr>
        <w:pStyle w:val="CommentText"/>
        <w:numPr>
          <w:ilvl w:val="0"/>
          <w:numId w:val="6"/>
        </w:numPr>
      </w:pPr>
      <w:r>
        <w:t xml:space="preserve">Di </w:t>
      </w:r>
      <w:proofErr w:type="spellStart"/>
      <w:r>
        <w:t>paragaf</w:t>
      </w:r>
      <w:proofErr w:type="spellEnd"/>
      <w:r>
        <w:t xml:space="preserve"> </w:t>
      </w:r>
      <w:proofErr w:type="spellStart"/>
      <w:r>
        <w:t>pertama</w:t>
      </w:r>
      <w:proofErr w:type="spellEnd"/>
      <w:r>
        <w:t xml:space="preserve"> ini </w:t>
      </w:r>
      <w:proofErr w:type="spellStart"/>
      <w:r>
        <w:t>bisa</w:t>
      </w:r>
      <w:proofErr w:type="spellEnd"/>
      <w:r>
        <w:t xml:space="preserve"> di highlight </w:t>
      </w:r>
      <w:proofErr w:type="spellStart"/>
      <w:r>
        <w:t>bagaimana</w:t>
      </w:r>
      <w:proofErr w:type="spellEnd"/>
      <w:r>
        <w:t xml:space="preserve"> </w:t>
      </w:r>
      <w:proofErr w:type="spellStart"/>
      <w:r>
        <w:t>perbankan</w:t>
      </w:r>
      <w:proofErr w:type="spellEnd"/>
      <w:r>
        <w:t xml:space="preserve"> </w:t>
      </w:r>
      <w:proofErr w:type="spellStart"/>
      <w:r>
        <w:t>mulai</w:t>
      </w:r>
      <w:proofErr w:type="spellEnd"/>
      <w:r>
        <w:t xml:space="preserve"> </w:t>
      </w:r>
      <w:proofErr w:type="spellStart"/>
      <w:r>
        <w:t>hijrah</w:t>
      </w:r>
      <w:proofErr w:type="spellEnd"/>
      <w:r>
        <w:t xml:space="preserve"> </w:t>
      </w:r>
      <w:proofErr w:type="spellStart"/>
      <w:r>
        <w:t>menggunakan</w:t>
      </w:r>
      <w:proofErr w:type="spellEnd"/>
      <w:r>
        <w:t xml:space="preserve"> internet </w:t>
      </w:r>
      <w:proofErr w:type="spellStart"/>
      <w:r>
        <w:t>dalam</w:t>
      </w:r>
      <w:proofErr w:type="spellEnd"/>
      <w:r>
        <w:t xml:space="preserve"> </w:t>
      </w:r>
      <w:proofErr w:type="spellStart"/>
      <w:r>
        <w:t>memberikan</w:t>
      </w:r>
      <w:proofErr w:type="spellEnd"/>
      <w:r>
        <w:t xml:space="preserve"> </w:t>
      </w:r>
      <w:proofErr w:type="spellStart"/>
      <w:r>
        <w:t>pelayanan</w:t>
      </w:r>
      <w:proofErr w:type="spellEnd"/>
      <w:r>
        <w:t xml:space="preserve">. </w:t>
      </w:r>
      <w:proofErr w:type="spellStart"/>
      <w:r>
        <w:t>Apakah</w:t>
      </w:r>
      <w:proofErr w:type="spellEnd"/>
      <w:r>
        <w:t xml:space="preserve"> </w:t>
      </w:r>
      <w:proofErr w:type="spellStart"/>
      <w:r>
        <w:t>mengalami</w:t>
      </w:r>
      <w:proofErr w:type="spellEnd"/>
      <w:r>
        <w:t xml:space="preserve"> </w:t>
      </w:r>
      <w:proofErr w:type="spellStart"/>
      <w:r>
        <w:t>kesulitan</w:t>
      </w:r>
      <w:proofErr w:type="spellEnd"/>
      <w:r>
        <w:t xml:space="preserve"> di </w:t>
      </w:r>
      <w:proofErr w:type="spellStart"/>
      <w:r>
        <w:t>awalnya</w:t>
      </w:r>
      <w:proofErr w:type="spellEnd"/>
      <w:r>
        <w:t xml:space="preserve">? </w:t>
      </w:r>
      <w:proofErr w:type="spellStart"/>
      <w:r>
        <w:t>Bagaimana</w:t>
      </w:r>
      <w:proofErr w:type="spellEnd"/>
      <w:r>
        <w:t xml:space="preserve"> </w:t>
      </w:r>
      <w:proofErr w:type="spellStart"/>
      <w:r>
        <w:t>mereka</w:t>
      </w:r>
      <w:proofErr w:type="spellEnd"/>
      <w:r>
        <w:t xml:space="preserve"> </w:t>
      </w:r>
      <w:proofErr w:type="spellStart"/>
      <w:r>
        <w:t>berubah</w:t>
      </w:r>
      <w:proofErr w:type="spellEnd"/>
      <w:r>
        <w:t xml:space="preserve"> </w:t>
      </w:r>
      <w:proofErr w:type="spellStart"/>
      <w:r>
        <w:t>dari</w:t>
      </w:r>
      <w:proofErr w:type="spellEnd"/>
      <w:r>
        <w:t xml:space="preserve"> </w:t>
      </w:r>
      <w:proofErr w:type="spellStart"/>
      <w:r>
        <w:t>tradisional</w:t>
      </w:r>
      <w:proofErr w:type="spellEnd"/>
      <w:r>
        <w:t xml:space="preserve"> goes to digital?</w:t>
      </w:r>
    </w:p>
  </w:comment>
  <w:comment w:id="1" w:author="Shinta Amalina Hazrati H" w:date="2020-04-07T12:21:00Z" w:initials="SAHH">
    <w:p w14:paraId="5E183FB3" w14:textId="6E502E46" w:rsidR="0056441F" w:rsidRDefault="0056441F">
      <w:pPr>
        <w:pStyle w:val="CommentText"/>
      </w:pPr>
      <w:r>
        <w:rPr>
          <w:rStyle w:val="CommentReference"/>
        </w:rPr>
        <w:annotationRef/>
      </w:r>
      <w:proofErr w:type="spellStart"/>
      <w:r>
        <w:t>Menurut</w:t>
      </w:r>
      <w:proofErr w:type="spellEnd"/>
      <w:r>
        <w:t xml:space="preserve"> </w:t>
      </w:r>
      <w:proofErr w:type="spellStart"/>
      <w:r>
        <w:t>siapa</w:t>
      </w:r>
      <w:proofErr w:type="spellEnd"/>
      <w:r>
        <w:t>?</w:t>
      </w:r>
    </w:p>
  </w:comment>
  <w:comment w:id="2" w:author="Shinta Amalina Hazrati H" w:date="2020-03-21T10:02:00Z" w:initials="SAHH">
    <w:p w14:paraId="217D99FE" w14:textId="39B72650" w:rsidR="0061012D" w:rsidRDefault="0061012D">
      <w:pPr>
        <w:pStyle w:val="CommentText"/>
      </w:pPr>
      <w:r>
        <w:rPr>
          <w:rStyle w:val="CommentReference"/>
        </w:rPr>
        <w:annotationRef/>
      </w:r>
      <w:proofErr w:type="spellStart"/>
      <w:r>
        <w:t>Kalimatnya</w:t>
      </w:r>
      <w:proofErr w:type="spellEnd"/>
      <w:r>
        <w:t xml:space="preserve"> </w:t>
      </w:r>
      <w:proofErr w:type="spellStart"/>
      <w:r>
        <w:t>sangat</w:t>
      </w:r>
      <w:proofErr w:type="spellEnd"/>
      <w:r>
        <w:t xml:space="preserve"> </w:t>
      </w:r>
      <w:proofErr w:type="spellStart"/>
      <w:r>
        <w:t>monoton</w:t>
      </w:r>
      <w:proofErr w:type="spellEnd"/>
      <w:r>
        <w:t xml:space="preserve">, </w:t>
      </w:r>
      <w:proofErr w:type="spellStart"/>
      <w:r>
        <w:t>karena</w:t>
      </w:r>
      <w:proofErr w:type="spellEnd"/>
      <w:r>
        <w:t xml:space="preserve"> di </w:t>
      </w:r>
      <w:proofErr w:type="spellStart"/>
      <w:r>
        <w:t>awal</w:t>
      </w:r>
      <w:proofErr w:type="spellEnd"/>
      <w:r>
        <w:t xml:space="preserve"> </w:t>
      </w:r>
      <w:proofErr w:type="spellStart"/>
      <w:r>
        <w:t>kalimat</w:t>
      </w:r>
      <w:proofErr w:type="spellEnd"/>
      <w:r>
        <w:t xml:space="preserve"> </w:t>
      </w:r>
      <w:proofErr w:type="spellStart"/>
      <w:r>
        <w:t>selalu</w:t>
      </w:r>
      <w:proofErr w:type="spellEnd"/>
      <w:r>
        <w:t xml:space="preserve"> di </w:t>
      </w:r>
      <w:proofErr w:type="spellStart"/>
      <w:r>
        <w:t>mulai</w:t>
      </w:r>
      <w:proofErr w:type="spellEnd"/>
      <w:r>
        <w:t xml:space="preserve"> </w:t>
      </w:r>
      <w:proofErr w:type="spellStart"/>
      <w:r>
        <w:t>dengan</w:t>
      </w:r>
      <w:proofErr w:type="spellEnd"/>
      <w:r>
        <w:t xml:space="preserve"> kata “</w:t>
      </w:r>
      <w:proofErr w:type="spellStart"/>
      <w:r>
        <w:t>perbankan</w:t>
      </w:r>
      <w:proofErr w:type="spellEnd"/>
      <w:r>
        <w:t>”</w:t>
      </w:r>
    </w:p>
  </w:comment>
  <w:comment w:id="4" w:author="Shinta Amalina Hazrati H" w:date="2020-04-07T12:24:00Z" w:initials="SAHH">
    <w:p w14:paraId="150C1F8E" w14:textId="6E0E8114" w:rsidR="0056441F" w:rsidRDefault="0056441F">
      <w:pPr>
        <w:pStyle w:val="CommentText"/>
      </w:pPr>
      <w:r>
        <w:rPr>
          <w:rStyle w:val="CommentReference"/>
        </w:rPr>
        <w:annotationRef/>
      </w:r>
      <w:r>
        <w:t xml:space="preserve">Ini </w:t>
      </w:r>
      <w:proofErr w:type="spellStart"/>
      <w:r>
        <w:t>harusnya</w:t>
      </w:r>
      <w:proofErr w:type="spellEnd"/>
      <w:r>
        <w:t xml:space="preserve"> di </w:t>
      </w:r>
      <w:proofErr w:type="spellStart"/>
      <w:r>
        <w:t>bawah</w:t>
      </w:r>
      <w:proofErr w:type="spellEnd"/>
      <w:r>
        <w:t xml:space="preserve"> </w:t>
      </w:r>
      <w:proofErr w:type="spellStart"/>
      <w:r>
        <w:t>tabel</w:t>
      </w:r>
      <w:proofErr w:type="spellEnd"/>
    </w:p>
  </w:comment>
  <w:comment w:id="3" w:author="Shinta Amalina Hazrati H" w:date="2020-03-21T10:04:00Z" w:initials="SAHH">
    <w:p w14:paraId="6FB90E16" w14:textId="77777777" w:rsidR="006A3E83" w:rsidRDefault="006A3E83">
      <w:pPr>
        <w:pStyle w:val="CommentText"/>
      </w:pPr>
      <w:r>
        <w:rPr>
          <w:rStyle w:val="CommentReference"/>
        </w:rPr>
        <w:annotationRef/>
      </w:r>
      <w:r>
        <w:t xml:space="preserve">Ambil data yang </w:t>
      </w:r>
      <w:proofErr w:type="spellStart"/>
      <w:r>
        <w:t>dibuthkan</w:t>
      </w:r>
      <w:proofErr w:type="spellEnd"/>
      <w:r>
        <w:t xml:space="preserve"> </w:t>
      </w:r>
      <w:proofErr w:type="spellStart"/>
      <w:r>
        <w:t>saja</w:t>
      </w:r>
      <w:proofErr w:type="spellEnd"/>
      <w:r>
        <w:t xml:space="preserve">, </w:t>
      </w:r>
      <w:proofErr w:type="spellStart"/>
      <w:r>
        <w:t>atau</w:t>
      </w:r>
      <w:proofErr w:type="spellEnd"/>
      <w:r>
        <w:t xml:space="preserve"> </w:t>
      </w:r>
      <w:proofErr w:type="spellStart"/>
      <w:r>
        <w:t>bisakah</w:t>
      </w:r>
      <w:proofErr w:type="spellEnd"/>
      <w:r>
        <w:t xml:space="preserve"> ini </w:t>
      </w:r>
      <w:proofErr w:type="spellStart"/>
      <w:r>
        <w:t>kamu</w:t>
      </w:r>
      <w:proofErr w:type="spellEnd"/>
      <w:r>
        <w:t xml:space="preserve"> </w:t>
      </w:r>
      <w:proofErr w:type="spellStart"/>
      <w:r>
        <w:t>buat</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agar </w:t>
      </w:r>
      <w:proofErr w:type="spellStart"/>
      <w:r>
        <w:t>lebih</w:t>
      </w:r>
      <w:proofErr w:type="spellEnd"/>
      <w:r>
        <w:t xml:space="preserve"> attractive.</w:t>
      </w:r>
    </w:p>
    <w:p w14:paraId="20B3FA56" w14:textId="77777777" w:rsidR="006A3E83" w:rsidRDefault="006A3E83">
      <w:pPr>
        <w:pStyle w:val="CommentText"/>
      </w:pPr>
    </w:p>
    <w:p w14:paraId="56BA7577" w14:textId="6BBBBC5B" w:rsidR="006A3E83" w:rsidRDefault="006A3E83">
      <w:pPr>
        <w:pStyle w:val="CommentText"/>
      </w:pPr>
      <w:r>
        <w:t xml:space="preserve">Kl table, </w:t>
      </w:r>
      <w:proofErr w:type="spellStart"/>
      <w:r>
        <w:t>sebaiknya</w:t>
      </w:r>
      <w:proofErr w:type="spellEnd"/>
      <w:r>
        <w:t xml:space="preserve"> </w:t>
      </w:r>
      <w:proofErr w:type="spellStart"/>
      <w:r>
        <w:t>kamu</w:t>
      </w:r>
      <w:proofErr w:type="spellEnd"/>
      <w:r>
        <w:t xml:space="preserve"> </w:t>
      </w:r>
      <w:proofErr w:type="spellStart"/>
      <w:r>
        <w:t>bikin</w:t>
      </w:r>
      <w:proofErr w:type="spellEnd"/>
      <w:r>
        <w:t xml:space="preserve"> table </w:t>
      </w:r>
      <w:proofErr w:type="spellStart"/>
      <w:r>
        <w:t>sendiri</w:t>
      </w:r>
      <w:proofErr w:type="spellEnd"/>
      <w:r>
        <w:t xml:space="preserve">, </w:t>
      </w:r>
      <w:proofErr w:type="spellStart"/>
      <w:r>
        <w:t>krn</w:t>
      </w:r>
      <w:proofErr w:type="spellEnd"/>
      <w:r>
        <w:t xml:space="preserve"> kl screenshot </w:t>
      </w:r>
      <w:proofErr w:type="spellStart"/>
      <w:r>
        <w:t>jatuhnya</w:t>
      </w:r>
      <w:proofErr w:type="spellEnd"/>
      <w:r>
        <w:t xml:space="preserve"> </w:t>
      </w:r>
      <w:proofErr w:type="spellStart"/>
      <w:r>
        <w:t>jadi</w:t>
      </w:r>
      <w:proofErr w:type="spellEnd"/>
      <w:r>
        <w:t xml:space="preserve"> </w:t>
      </w:r>
      <w:proofErr w:type="spellStart"/>
      <w:r>
        <w:t>gambar</w:t>
      </w:r>
      <w:proofErr w:type="spellEnd"/>
      <w:r>
        <w:t>.</w:t>
      </w:r>
    </w:p>
  </w:comment>
  <w:comment w:id="5" w:author="Shinta Amalina Hazrati H" w:date="2020-03-21T10:06:00Z" w:initials="SAHH">
    <w:p w14:paraId="1C35EDD7" w14:textId="0D771C6A" w:rsidR="006A3E83" w:rsidRDefault="006A3E83">
      <w:pPr>
        <w:pStyle w:val="CommentText"/>
      </w:pPr>
      <w:r>
        <w:rPr>
          <w:rStyle w:val="CommentReference"/>
        </w:rPr>
        <w:annotationRef/>
      </w:r>
      <w:proofErr w:type="spellStart"/>
      <w:r>
        <w:t>Ribuan</w:t>
      </w:r>
      <w:proofErr w:type="spellEnd"/>
      <w:r>
        <w:t xml:space="preserve"> </w:t>
      </w:r>
      <w:proofErr w:type="spellStart"/>
      <w:r>
        <w:t>dalam</w:t>
      </w:r>
      <w:proofErr w:type="spellEnd"/>
      <w:r>
        <w:t xml:space="preserve"> Indonesia </w:t>
      </w:r>
      <w:proofErr w:type="spellStart"/>
      <w:r>
        <w:t>itu</w:t>
      </w:r>
      <w:proofErr w:type="spellEnd"/>
      <w:r>
        <w:t xml:space="preserve"> </w:t>
      </w:r>
      <w:proofErr w:type="spellStart"/>
      <w:r>
        <w:t>titik</w:t>
      </w:r>
      <w:proofErr w:type="spellEnd"/>
      <w:r>
        <w:t xml:space="preserve"> </w:t>
      </w:r>
      <w:proofErr w:type="spellStart"/>
      <w:r>
        <w:t>atau</w:t>
      </w:r>
      <w:proofErr w:type="spellEnd"/>
      <w:r>
        <w:t xml:space="preserve"> </w:t>
      </w:r>
      <w:proofErr w:type="spellStart"/>
      <w:r>
        <w:t>koma</w:t>
      </w:r>
      <w:proofErr w:type="spellEnd"/>
      <w:r>
        <w:t xml:space="preserve">? 8.280.812 </w:t>
      </w:r>
      <w:proofErr w:type="spellStart"/>
      <w:r>
        <w:t>Milyar</w:t>
      </w:r>
      <w:proofErr w:type="spellEnd"/>
      <w:r>
        <w:t xml:space="preserve">, </w:t>
      </w:r>
      <w:proofErr w:type="spellStart"/>
      <w:r>
        <w:t>apakah</w:t>
      </w:r>
      <w:proofErr w:type="spellEnd"/>
      <w:r>
        <w:t xml:space="preserve"> ini </w:t>
      </w:r>
      <w:proofErr w:type="spellStart"/>
      <w:r>
        <w:t>sudah</w:t>
      </w:r>
      <w:proofErr w:type="spellEnd"/>
      <w:r>
        <w:t xml:space="preserve"> </w:t>
      </w:r>
      <w:proofErr w:type="spellStart"/>
      <w:r>
        <w:t>benar</w:t>
      </w:r>
      <w:proofErr w:type="spellEnd"/>
      <w:r>
        <w:t xml:space="preserve"> </w:t>
      </w:r>
      <w:proofErr w:type="spellStart"/>
      <w:r>
        <w:t>penulisannya</w:t>
      </w:r>
      <w:proofErr w:type="spellEnd"/>
      <w:r>
        <w:t xml:space="preserve">? </w:t>
      </w:r>
      <w:proofErr w:type="spellStart"/>
      <w:r>
        <w:t>Biasanya</w:t>
      </w:r>
      <w:proofErr w:type="spellEnd"/>
      <w:r>
        <w:t xml:space="preserve"> </w:t>
      </w:r>
      <w:proofErr w:type="spellStart"/>
      <w:r>
        <w:t>kalo</w:t>
      </w:r>
      <w:proofErr w:type="spellEnd"/>
      <w:r>
        <w:t xml:space="preserve"> </w:t>
      </w:r>
      <w:proofErr w:type="spellStart"/>
      <w:r>
        <w:t>milyar</w:t>
      </w:r>
      <w:proofErr w:type="spellEnd"/>
      <w:r>
        <w:t xml:space="preserve"> rupiah </w:t>
      </w:r>
      <w:proofErr w:type="spellStart"/>
      <w:r>
        <w:t>cukup</w:t>
      </w:r>
      <w:proofErr w:type="spellEnd"/>
      <w:r>
        <w:t xml:space="preserve"> </w:t>
      </w:r>
      <w:proofErr w:type="spellStart"/>
      <w:r>
        <w:t>ditulis</w:t>
      </w:r>
      <w:proofErr w:type="spellEnd"/>
      <w:r>
        <w:t xml:space="preserve"> </w:t>
      </w:r>
      <w:proofErr w:type="spellStart"/>
      <w:r>
        <w:t>dengan</w:t>
      </w:r>
      <w:proofErr w:type="spellEnd"/>
      <w:r>
        <w:t xml:space="preserve"> 8,28 M Rupiah, </w:t>
      </w:r>
      <w:proofErr w:type="spellStart"/>
      <w:r>
        <w:t>tp</w:t>
      </w:r>
      <w:proofErr w:type="spellEnd"/>
      <w:r>
        <w:t xml:space="preserve"> kl ini </w:t>
      </w:r>
      <w:proofErr w:type="spellStart"/>
      <w:r>
        <w:t>bacanya</w:t>
      </w:r>
      <w:proofErr w:type="spellEnd"/>
      <w:r>
        <w:t xml:space="preserve"> </w:t>
      </w:r>
      <w:proofErr w:type="spellStart"/>
      <w:r>
        <w:t>jadi</w:t>
      </w:r>
      <w:proofErr w:type="spellEnd"/>
      <w:r>
        <w:t xml:space="preserve"> 8 </w:t>
      </w:r>
      <w:proofErr w:type="spellStart"/>
      <w:r>
        <w:t>juta</w:t>
      </w:r>
      <w:proofErr w:type="spellEnd"/>
      <w:r>
        <w:t>…….</w:t>
      </w:r>
      <w:proofErr w:type="spellStart"/>
      <w:r>
        <w:t>milyar</w:t>
      </w:r>
      <w:proofErr w:type="spellEnd"/>
      <w:r>
        <w:t>…</w:t>
      </w:r>
    </w:p>
  </w:comment>
  <w:comment w:id="6" w:author="Shinta Amalina Hazrati H" w:date="2020-03-21T10:08:00Z" w:initials="SAHH">
    <w:p w14:paraId="4487C76C" w14:textId="5E4CD347" w:rsidR="00915B5D" w:rsidRDefault="00915B5D">
      <w:pPr>
        <w:pStyle w:val="CommentText"/>
      </w:pPr>
      <w:r>
        <w:rPr>
          <w:rStyle w:val="CommentReference"/>
        </w:rPr>
        <w:annotationRef/>
      </w:r>
      <w:proofErr w:type="spellStart"/>
      <w:r>
        <w:t>Gunakan</w:t>
      </w:r>
      <w:proofErr w:type="spellEnd"/>
      <w:r>
        <w:t xml:space="preserve"> </w:t>
      </w:r>
      <w:proofErr w:type="spellStart"/>
      <w:r>
        <w:t>mendeley</w:t>
      </w:r>
      <w:proofErr w:type="spellEnd"/>
    </w:p>
  </w:comment>
  <w:comment w:id="7" w:author="Shinta Amalina Hazrati H" w:date="2020-04-07T12:30:00Z" w:initials="SAHH">
    <w:p w14:paraId="3BCCA752" w14:textId="14610D60" w:rsidR="004D4046" w:rsidRDefault="004D4046">
      <w:pPr>
        <w:pStyle w:val="CommentText"/>
      </w:pPr>
      <w:r>
        <w:rPr>
          <w:rStyle w:val="CommentReference"/>
        </w:rPr>
        <w:annotationRef/>
      </w:r>
      <w:proofErr w:type="spellStart"/>
      <w:r>
        <w:t>Titik</w:t>
      </w:r>
      <w:proofErr w:type="spellEnd"/>
      <w:r>
        <w:t xml:space="preserve"> di </w:t>
      </w:r>
      <w:proofErr w:type="spellStart"/>
      <w:r>
        <w:t>akhir</w:t>
      </w:r>
      <w:proofErr w:type="spellEnd"/>
      <w:r>
        <w:t xml:space="preserve"> </w:t>
      </w:r>
      <w:proofErr w:type="spellStart"/>
      <w:r>
        <w:t>kalimat</w:t>
      </w:r>
      <w:proofErr w:type="spellEnd"/>
      <w:r>
        <w:t xml:space="preserve">, </w:t>
      </w:r>
      <w:proofErr w:type="spellStart"/>
      <w:r>
        <w:t>bukan</w:t>
      </w:r>
      <w:proofErr w:type="spellEnd"/>
      <w:r>
        <w:t xml:space="preserve"> </w:t>
      </w:r>
      <w:proofErr w:type="spellStart"/>
      <w:r>
        <w:t>sebelum</w:t>
      </w:r>
      <w:proofErr w:type="spellEnd"/>
      <w:r>
        <w:t xml:space="preserve"> </w:t>
      </w:r>
      <w:proofErr w:type="spellStart"/>
      <w:r>
        <w:t>kutipan</w:t>
      </w:r>
      <w:proofErr w:type="spellEnd"/>
    </w:p>
  </w:comment>
  <w:comment w:id="8" w:author="Shinta Amalina Hazrati H" w:date="2020-03-21T10:12:00Z" w:initials="SAHH">
    <w:p w14:paraId="156E2420" w14:textId="6BD0772D" w:rsidR="00F662FB" w:rsidRDefault="00F662FB">
      <w:pPr>
        <w:pStyle w:val="CommentText"/>
      </w:pPr>
      <w:r>
        <w:rPr>
          <w:rStyle w:val="CommentReference"/>
        </w:rPr>
        <w:annotationRef/>
      </w:r>
      <w:proofErr w:type="spellStart"/>
      <w:r>
        <w:t>Sumbernya</w:t>
      </w:r>
      <w:proofErr w:type="spellEnd"/>
      <w:r>
        <w:t xml:space="preserve"> mana</w:t>
      </w:r>
    </w:p>
  </w:comment>
  <w:comment w:id="10" w:author="Shinta Amalina Hazrati H" w:date="2020-04-07T12:32:00Z" w:initials="SAHH">
    <w:p w14:paraId="6A4AE5AD" w14:textId="5B1D15F5" w:rsidR="004D4046" w:rsidRDefault="004D4046">
      <w:pPr>
        <w:pStyle w:val="CommentText"/>
      </w:pPr>
      <w:r>
        <w:rPr>
          <w:rStyle w:val="CommentReference"/>
        </w:rPr>
        <w:annotationRef/>
      </w:r>
      <w:proofErr w:type="spellStart"/>
      <w:r>
        <w:t>Kutipan</w:t>
      </w:r>
      <w:proofErr w:type="spellEnd"/>
      <w:r>
        <w:t xml:space="preserve"> </w:t>
      </w:r>
      <w:proofErr w:type="spellStart"/>
      <w:r>
        <w:t>untuk</w:t>
      </w:r>
      <w:proofErr w:type="spellEnd"/>
      <w:r>
        <w:t xml:space="preserve"> ini </w:t>
      </w:r>
      <w:proofErr w:type="spellStart"/>
      <w:r>
        <w:t>seharusnya</w:t>
      </w:r>
      <w:proofErr w:type="spellEnd"/>
      <w:r>
        <w:t xml:space="preserve"> </w:t>
      </w:r>
      <w:proofErr w:type="spellStart"/>
      <w:r>
        <w:t>bukan</w:t>
      </w:r>
      <w:proofErr w:type="spellEnd"/>
      <w:r>
        <w:t xml:space="preserve"> </w:t>
      </w:r>
      <w:proofErr w:type="spellStart"/>
      <w:r>
        <w:t>dari</w:t>
      </w:r>
      <w:proofErr w:type="spellEnd"/>
      <w:r>
        <w:t xml:space="preserve"> daily social </w:t>
      </w:r>
      <w:proofErr w:type="spellStart"/>
      <w:r>
        <w:t>lagi</w:t>
      </w:r>
      <w:proofErr w:type="spellEnd"/>
      <w:r>
        <w:t xml:space="preserve"> </w:t>
      </w:r>
      <w:proofErr w:type="spellStart"/>
      <w:r>
        <w:t>kan</w:t>
      </w:r>
      <w:proofErr w:type="spellEnd"/>
      <w:r>
        <w:t xml:space="preserve"> </w:t>
      </w:r>
      <w:proofErr w:type="spellStart"/>
      <w:r>
        <w:t>ya</w:t>
      </w:r>
      <w:proofErr w:type="spellEnd"/>
      <w:r>
        <w:t>?</w:t>
      </w:r>
    </w:p>
  </w:comment>
  <w:comment w:id="11" w:author="Shinta Amalina Hazrati H" w:date="2020-04-07T12:32:00Z" w:initials="SAHH">
    <w:p w14:paraId="1DF23290" w14:textId="2F5C64D1" w:rsidR="004D4046" w:rsidRDefault="004D4046">
      <w:pPr>
        <w:pStyle w:val="CommentText"/>
      </w:pPr>
      <w:r>
        <w:rPr>
          <w:rStyle w:val="CommentReference"/>
        </w:rPr>
        <w:annotationRef/>
      </w:r>
      <w:proofErr w:type="spellStart"/>
      <w:r>
        <w:t>Kenapa</w:t>
      </w:r>
      <w:proofErr w:type="spellEnd"/>
      <w:r>
        <w:t xml:space="preserve"> </w:t>
      </w:r>
      <w:proofErr w:type="spellStart"/>
      <w:r>
        <w:t>bisa</w:t>
      </w:r>
      <w:proofErr w:type="spellEnd"/>
      <w:r>
        <w:t xml:space="preserve"> </w:t>
      </w:r>
      <w:proofErr w:type="spellStart"/>
      <w:r>
        <w:t>mempengaruhi</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Siapa</w:t>
      </w:r>
      <w:proofErr w:type="spellEnd"/>
      <w:r>
        <w:t xml:space="preserve"> yang </w:t>
      </w:r>
      <w:proofErr w:type="spellStart"/>
      <w:r>
        <w:t>menyatakan</w:t>
      </w:r>
      <w:proofErr w:type="spellEnd"/>
      <w:r>
        <w:t xml:space="preserve"> </w:t>
      </w:r>
      <w:proofErr w:type="spellStart"/>
      <w:r>
        <w:t>hal</w:t>
      </w:r>
      <w:proofErr w:type="spellEnd"/>
      <w:r>
        <w:t xml:space="preserve"> ini?</w:t>
      </w:r>
    </w:p>
  </w:comment>
  <w:comment w:id="12" w:author="Shinta Amalina Hazrati H" w:date="2020-03-21T10:13:00Z" w:initials="SAHH">
    <w:p w14:paraId="3159FDEF" w14:textId="77777777" w:rsidR="00F662FB" w:rsidRDefault="00F662FB">
      <w:pPr>
        <w:pStyle w:val="CommentText"/>
      </w:pPr>
      <w:r>
        <w:rPr>
          <w:rStyle w:val="CommentReference"/>
        </w:rPr>
        <w:annotationRef/>
      </w:r>
      <w:proofErr w:type="spellStart"/>
      <w:r>
        <w:t>Sebelumnya</w:t>
      </w:r>
      <w:proofErr w:type="spellEnd"/>
      <w:r>
        <w:t xml:space="preserve"> </w:t>
      </w:r>
      <w:proofErr w:type="spellStart"/>
      <w:r>
        <w:t>kamu</w:t>
      </w:r>
      <w:proofErr w:type="spellEnd"/>
      <w:r>
        <w:t xml:space="preserve"> </w:t>
      </w:r>
      <w:proofErr w:type="spellStart"/>
      <w:r>
        <w:t>belum</w:t>
      </w:r>
      <w:proofErr w:type="spellEnd"/>
      <w:r>
        <w:t xml:space="preserve"> </w:t>
      </w:r>
      <w:proofErr w:type="spellStart"/>
      <w:r>
        <w:t>membahas</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tapi</w:t>
      </w:r>
      <w:proofErr w:type="spellEnd"/>
      <w:r>
        <w:t xml:space="preserve"> </w:t>
      </w:r>
      <w:proofErr w:type="spellStart"/>
      <w:r>
        <w:t>tiba-tiba</w:t>
      </w:r>
      <w:proofErr w:type="spellEnd"/>
      <w:r>
        <w:t xml:space="preserve"> </w:t>
      </w:r>
      <w:proofErr w:type="spellStart"/>
      <w:r>
        <w:t>disini</w:t>
      </w:r>
      <w:proofErr w:type="spellEnd"/>
      <w:r>
        <w:t xml:space="preserve"> </w:t>
      </w:r>
      <w:proofErr w:type="spellStart"/>
      <w:r>
        <w:t>kamu</w:t>
      </w:r>
      <w:proofErr w:type="spellEnd"/>
      <w:r>
        <w:t xml:space="preserve"> state: </w:t>
      </w:r>
      <w:proofErr w:type="spellStart"/>
      <w:r>
        <w:t>hal</w:t>
      </w:r>
      <w:proofErr w:type="spellEnd"/>
      <w:r>
        <w:t xml:space="preserve"> </w:t>
      </w:r>
      <w:proofErr w:type="spellStart"/>
      <w:r>
        <w:t>penting</w:t>
      </w:r>
      <w:proofErr w:type="spellEnd"/>
      <w:r>
        <w:t xml:space="preserve"> lain yang </w:t>
      </w:r>
      <w:proofErr w:type="spellStart"/>
      <w:r>
        <w:t>mendukung</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adalah</w:t>
      </w:r>
      <w:proofErr w:type="spellEnd"/>
      <w:r>
        <w:t xml:space="preserve"> </w:t>
      </w:r>
      <w:proofErr w:type="spellStart"/>
      <w:r>
        <w:t>literasi</w:t>
      </w:r>
      <w:proofErr w:type="spellEnd"/>
      <w:r>
        <w:t xml:space="preserve"> </w:t>
      </w:r>
      <w:proofErr w:type="spellStart"/>
      <w:r>
        <w:t>keuangan</w:t>
      </w:r>
      <w:proofErr w:type="spellEnd"/>
      <w:r>
        <w:t>…</w:t>
      </w:r>
    </w:p>
    <w:p w14:paraId="28248B0F" w14:textId="77777777" w:rsidR="00F662FB" w:rsidRDefault="00F662FB">
      <w:pPr>
        <w:pStyle w:val="CommentText"/>
      </w:pPr>
    </w:p>
    <w:p w14:paraId="3778EDA3" w14:textId="071A8CDC" w:rsidR="00F662FB" w:rsidRDefault="00F662FB">
      <w:pPr>
        <w:pStyle w:val="CommentText"/>
      </w:pPr>
      <w:proofErr w:type="spellStart"/>
      <w:r>
        <w:t>Jelaskan</w:t>
      </w:r>
      <w:proofErr w:type="spellEnd"/>
      <w:r>
        <w:t xml:space="preserve"> </w:t>
      </w:r>
      <w:proofErr w:type="spellStart"/>
      <w:r>
        <w:t>dulu</w:t>
      </w:r>
      <w:proofErr w:type="spellEnd"/>
      <w:r>
        <w:t xml:space="preserve"> </w:t>
      </w:r>
      <w:proofErr w:type="spellStart"/>
      <w:r>
        <w:t>rentet</w:t>
      </w:r>
      <w:proofErr w:type="spellEnd"/>
      <w:r>
        <w:t xml:space="preserve"> </w:t>
      </w:r>
      <w:proofErr w:type="spellStart"/>
      <w:r>
        <w:t>penelitian</w:t>
      </w:r>
      <w:proofErr w:type="spellEnd"/>
      <w:r>
        <w:t xml:space="preserve">, </w:t>
      </w:r>
      <w:proofErr w:type="spellStart"/>
      <w:r>
        <w:t>sehingga</w:t>
      </w:r>
      <w:proofErr w:type="spellEnd"/>
      <w:r>
        <w:t xml:space="preserve"> punya </w:t>
      </w:r>
      <w:proofErr w:type="spellStart"/>
      <w:r>
        <w:t>alur</w:t>
      </w:r>
      <w:proofErr w:type="spellEnd"/>
      <w:r>
        <w:t xml:space="preserve"> </w:t>
      </w:r>
      <w:proofErr w:type="spellStart"/>
      <w:r>
        <w:t>cerita</w:t>
      </w:r>
      <w:proofErr w:type="spellEnd"/>
      <w:r>
        <w:t xml:space="preserve"> yang </w:t>
      </w:r>
      <w:proofErr w:type="spellStart"/>
      <w:r>
        <w:t>baik</w:t>
      </w:r>
      <w:proofErr w:type="spellEnd"/>
      <w:r>
        <w:t>.</w:t>
      </w:r>
    </w:p>
  </w:comment>
  <w:comment w:id="14" w:author="Shinta Amalina Hazrati H" w:date="2020-03-21T10:14:00Z" w:initials="SAHH">
    <w:p w14:paraId="209A793D" w14:textId="20C37A9D" w:rsidR="00F662FB" w:rsidRDefault="00F662FB">
      <w:pPr>
        <w:pStyle w:val="CommentText"/>
      </w:pPr>
      <w:r>
        <w:rPr>
          <w:rStyle w:val="CommentReference"/>
        </w:rPr>
        <w:annotationRef/>
      </w:r>
      <w:proofErr w:type="spellStart"/>
      <w:r>
        <w:t>Gunakan</w:t>
      </w:r>
      <w:proofErr w:type="spellEnd"/>
      <w:r>
        <w:t xml:space="preserve"> </w:t>
      </w:r>
      <w:proofErr w:type="spellStart"/>
      <w:r>
        <w:t>mendeley</w:t>
      </w:r>
      <w:proofErr w:type="spellEnd"/>
    </w:p>
  </w:comment>
  <w:comment w:id="13" w:author="Shinta Amalina Hazrati H" w:date="2020-03-21T10:15:00Z" w:initials="SAHH">
    <w:p w14:paraId="6540831A" w14:textId="311A3F17" w:rsidR="005403BE" w:rsidRDefault="005403BE">
      <w:pPr>
        <w:pStyle w:val="CommentText"/>
      </w:pPr>
      <w:r>
        <w:rPr>
          <w:rStyle w:val="CommentReference"/>
        </w:rPr>
        <w:annotationRef/>
      </w:r>
      <w:proofErr w:type="spellStart"/>
      <w:r>
        <w:t>Pecah</w:t>
      </w:r>
      <w:proofErr w:type="spellEnd"/>
      <w:r>
        <w:t xml:space="preserve"> </w:t>
      </w:r>
      <w:proofErr w:type="spellStart"/>
      <w:r>
        <w:t>menjadi</w:t>
      </w:r>
      <w:proofErr w:type="spellEnd"/>
      <w:r>
        <w:t xml:space="preserve"> 2-3 </w:t>
      </w:r>
      <w:proofErr w:type="spellStart"/>
      <w:r>
        <w:t>paragrap</w:t>
      </w:r>
      <w:proofErr w:type="spellEnd"/>
      <w:r>
        <w:t xml:space="preserve">. Ini </w:t>
      </w:r>
      <w:proofErr w:type="spellStart"/>
      <w:r>
        <w:t>terlalu</w:t>
      </w:r>
      <w:proofErr w:type="spellEnd"/>
      <w:r>
        <w:t xml:space="preserve"> Panjang </w:t>
      </w:r>
      <w:proofErr w:type="spellStart"/>
      <w:r>
        <w:t>untuk</w:t>
      </w:r>
      <w:proofErr w:type="spellEnd"/>
      <w:r>
        <w:t xml:space="preserve"> 1 </w:t>
      </w:r>
      <w:proofErr w:type="spellStart"/>
      <w:r>
        <w:t>paragraf</w:t>
      </w:r>
      <w:proofErr w:type="spellEnd"/>
      <w:r>
        <w:t>.</w:t>
      </w:r>
    </w:p>
  </w:comment>
  <w:comment w:id="17" w:author="Shinta Amalina Hazrati H" w:date="2020-04-07T12:34:00Z" w:initials="SAHH">
    <w:p w14:paraId="097DB050" w14:textId="5A411F58" w:rsidR="004D4046" w:rsidRDefault="004D4046">
      <w:pPr>
        <w:pStyle w:val="CommentText"/>
      </w:pPr>
      <w:r>
        <w:rPr>
          <w:rStyle w:val="CommentReference"/>
        </w:rPr>
        <w:annotationRef/>
      </w:r>
      <w:r>
        <w:t xml:space="preserve">Last </w:t>
      </w:r>
    </w:p>
  </w:comment>
  <w:comment w:id="19" w:author="Shinta Amalina Hazrati H" w:date="2020-04-07T12:40:00Z" w:initials="SAHH">
    <w:p w14:paraId="4BEECD26" w14:textId="77777777" w:rsidR="009C00FD" w:rsidRDefault="009C00FD">
      <w:pPr>
        <w:pStyle w:val="CommentText"/>
      </w:pPr>
      <w:r>
        <w:rPr>
          <w:rStyle w:val="CommentReference"/>
        </w:rPr>
        <w:annotationRef/>
      </w:r>
      <w:r>
        <w:t xml:space="preserve">Mobile banking </w:t>
      </w:r>
      <w:proofErr w:type="spellStart"/>
      <w:r>
        <w:t>atau</w:t>
      </w:r>
      <w:proofErr w:type="spellEnd"/>
      <w:r>
        <w:t xml:space="preserve"> mobile banking knowledge?</w:t>
      </w:r>
    </w:p>
    <w:p w14:paraId="0FDD854F" w14:textId="77777777" w:rsidR="009C00FD" w:rsidRDefault="009C00FD">
      <w:pPr>
        <w:pStyle w:val="CommentText"/>
      </w:pPr>
    </w:p>
    <w:p w14:paraId="46AAFD3E" w14:textId="55E6637F" w:rsidR="009C00FD" w:rsidRDefault="009C00FD">
      <w:pPr>
        <w:pStyle w:val="CommentText"/>
      </w:pPr>
      <w:r>
        <w:t xml:space="preserve">Di </w:t>
      </w:r>
      <w:proofErr w:type="spellStart"/>
      <w:r>
        <w:t>rumusan</w:t>
      </w:r>
      <w:proofErr w:type="spellEnd"/>
      <w:r>
        <w:t xml:space="preserve"> </w:t>
      </w:r>
      <w:proofErr w:type="spellStart"/>
      <w:r>
        <w:t>masalah</w:t>
      </w:r>
      <w:proofErr w:type="spellEnd"/>
      <w:r>
        <w:t xml:space="preserve"> </w:t>
      </w:r>
      <w:proofErr w:type="spellStart"/>
      <w:r>
        <w:t>kamu</w:t>
      </w:r>
      <w:proofErr w:type="spellEnd"/>
      <w:r>
        <w:t xml:space="preserve"> </w:t>
      </w:r>
      <w:proofErr w:type="spellStart"/>
      <w:r>
        <w:t>menyebutkan</w:t>
      </w:r>
      <w:proofErr w:type="spellEnd"/>
      <w:r>
        <w:t xml:space="preserve"> personal innovativeness, </w:t>
      </w:r>
      <w:proofErr w:type="spellStart"/>
      <w:r>
        <w:t>tapi</w:t>
      </w:r>
      <w:proofErr w:type="spellEnd"/>
      <w:r>
        <w:t xml:space="preserve"> di paragraph ini </w:t>
      </w:r>
      <w:proofErr w:type="spellStart"/>
      <w:r>
        <w:t>kamu</w:t>
      </w:r>
      <w:proofErr w:type="spellEnd"/>
      <w:r>
        <w:t xml:space="preserve"> </w:t>
      </w:r>
      <w:proofErr w:type="spellStart"/>
      <w:r>
        <w:t>hanya</w:t>
      </w:r>
      <w:proofErr w:type="spellEnd"/>
      <w:r>
        <w:t xml:space="preserve"> </w:t>
      </w:r>
      <w:proofErr w:type="spellStart"/>
      <w:r>
        <w:t>menyebutkan</w:t>
      </w:r>
      <w:proofErr w:type="spellEnd"/>
      <w:r>
        <w:t xml:space="preserve"> mobile banking dan </w:t>
      </w:r>
      <w:proofErr w:type="spellStart"/>
      <w:r>
        <w:t>literasi</w:t>
      </w:r>
      <w:proofErr w:type="spellEnd"/>
      <w:r>
        <w:t xml:space="preserve"> </w:t>
      </w:r>
      <w:proofErr w:type="spellStart"/>
      <w:r>
        <w:t>keuangan</w:t>
      </w:r>
      <w:proofErr w:type="spellEnd"/>
    </w:p>
  </w:comment>
  <w:comment w:id="18" w:author="Shinta Amalina Hazrati H" w:date="2020-04-07T12:36:00Z" w:initials="SAHH">
    <w:p w14:paraId="74A86BF4" w14:textId="77777777" w:rsidR="004D4046" w:rsidRDefault="004D4046" w:rsidP="004D4046">
      <w:pPr>
        <w:pStyle w:val="CommentText"/>
        <w:numPr>
          <w:ilvl w:val="0"/>
          <w:numId w:val="7"/>
        </w:numPr>
      </w:pPr>
      <w:r>
        <w:rPr>
          <w:rStyle w:val="CommentReference"/>
        </w:rPr>
        <w:annotationRef/>
      </w:r>
      <w:r>
        <w:t xml:space="preserve">Belum </w:t>
      </w:r>
      <w:proofErr w:type="spellStart"/>
      <w:r>
        <w:t>ada</w:t>
      </w:r>
      <w:proofErr w:type="spellEnd"/>
      <w:r>
        <w:t xml:space="preserve"> </w:t>
      </w:r>
      <w:proofErr w:type="spellStart"/>
      <w:r>
        <w:t>perbandingan</w:t>
      </w:r>
      <w:proofErr w:type="spellEnd"/>
      <w:r>
        <w:t xml:space="preserve"> previous research agar </w:t>
      </w:r>
      <w:proofErr w:type="spellStart"/>
      <w:r>
        <w:t>dapat</w:t>
      </w:r>
      <w:proofErr w:type="spellEnd"/>
      <w:r>
        <w:t xml:space="preserve"> </w:t>
      </w:r>
      <w:proofErr w:type="spellStart"/>
      <w:r>
        <w:t>terlihat</w:t>
      </w:r>
      <w:proofErr w:type="spellEnd"/>
      <w:r>
        <w:t xml:space="preserve"> research gap-</w:t>
      </w:r>
      <w:proofErr w:type="spellStart"/>
      <w:r>
        <w:t>nya</w:t>
      </w:r>
      <w:proofErr w:type="spellEnd"/>
      <w:r>
        <w:t>.</w:t>
      </w:r>
    </w:p>
    <w:p w14:paraId="71C33494" w14:textId="77777777" w:rsidR="004D4046" w:rsidRDefault="004D4046" w:rsidP="004D4046">
      <w:pPr>
        <w:pStyle w:val="CommentText"/>
        <w:numPr>
          <w:ilvl w:val="0"/>
          <w:numId w:val="7"/>
        </w:numPr>
      </w:pPr>
      <w:proofErr w:type="spellStart"/>
      <w:r>
        <w:t>Sebelumnya</w:t>
      </w:r>
      <w:proofErr w:type="spellEnd"/>
      <w:r>
        <w:t xml:space="preserve"> di </w:t>
      </w:r>
      <w:proofErr w:type="spellStart"/>
      <w:r>
        <w:t>bahas</w:t>
      </w:r>
      <w:proofErr w:type="spellEnd"/>
      <w:r>
        <w:t xml:space="preserve"> </w:t>
      </w:r>
      <w:proofErr w:type="spellStart"/>
      <w:r>
        <w:t>sedikit</w:t>
      </w:r>
      <w:proofErr w:type="spellEnd"/>
      <w:r>
        <w:t xml:space="preserve"> </w:t>
      </w:r>
      <w:proofErr w:type="spellStart"/>
      <w:r>
        <w:t>tentang</w:t>
      </w:r>
      <w:proofErr w:type="spellEnd"/>
      <w:r>
        <w:t xml:space="preserve"> personal innovativeness dan m-banking knowledge, </w:t>
      </w:r>
      <w:proofErr w:type="spellStart"/>
      <w:r>
        <w:t>tapi</w:t>
      </w:r>
      <w:proofErr w:type="spellEnd"/>
      <w:r>
        <w:t xml:space="preserve"> </w:t>
      </w:r>
      <w:proofErr w:type="spellStart"/>
      <w:r>
        <w:t>tidak</w:t>
      </w:r>
      <w:proofErr w:type="spellEnd"/>
      <w:r>
        <w:t xml:space="preserve"> </w:t>
      </w:r>
      <w:proofErr w:type="spellStart"/>
      <w:r>
        <w:t>dijelaskan</w:t>
      </w:r>
      <w:proofErr w:type="spellEnd"/>
      <w:r>
        <w:t xml:space="preserve"> </w:t>
      </w:r>
      <w:proofErr w:type="spellStart"/>
      <w:r>
        <w:t>untuk</w:t>
      </w:r>
      <w:proofErr w:type="spellEnd"/>
      <w:r>
        <w:t xml:space="preserve"> </w:t>
      </w:r>
      <w:proofErr w:type="spellStart"/>
      <w:r>
        <w:t>apa</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dibahas</w:t>
      </w:r>
      <w:proofErr w:type="spellEnd"/>
      <w:r w:rsidR="009C00FD">
        <w:t xml:space="preserve">. </w:t>
      </w:r>
      <w:proofErr w:type="spellStart"/>
      <w:r w:rsidR="009C00FD">
        <w:t>Apakah</w:t>
      </w:r>
      <w:proofErr w:type="spellEnd"/>
      <w:r w:rsidR="009C00FD">
        <w:t xml:space="preserve"> </w:t>
      </w:r>
      <w:proofErr w:type="spellStart"/>
      <w:r w:rsidR="009C00FD">
        <w:t>akan</w:t>
      </w:r>
      <w:proofErr w:type="spellEnd"/>
      <w:r w:rsidR="009C00FD">
        <w:t xml:space="preserve"> </w:t>
      </w:r>
      <w:proofErr w:type="spellStart"/>
      <w:r w:rsidR="009C00FD">
        <w:t>digunakan</w:t>
      </w:r>
      <w:proofErr w:type="spellEnd"/>
      <w:r w:rsidR="009C00FD">
        <w:t xml:space="preserve"> </w:t>
      </w:r>
      <w:proofErr w:type="spellStart"/>
      <w:r w:rsidR="009C00FD">
        <w:t>sebagai</w:t>
      </w:r>
      <w:proofErr w:type="spellEnd"/>
      <w:r w:rsidR="009C00FD">
        <w:t xml:space="preserve"> variable?</w:t>
      </w:r>
    </w:p>
    <w:p w14:paraId="5E157465" w14:textId="68816274" w:rsidR="009C00FD" w:rsidRDefault="009C00FD" w:rsidP="004D4046">
      <w:pPr>
        <w:pStyle w:val="CommentText"/>
        <w:numPr>
          <w:ilvl w:val="0"/>
          <w:numId w:val="7"/>
        </w:numPr>
      </w:pPr>
      <w:proofErr w:type="spellStart"/>
      <w:r>
        <w:t>Latar</w:t>
      </w:r>
      <w:proofErr w:type="spellEnd"/>
      <w:r>
        <w:t xml:space="preserve"> </w:t>
      </w:r>
      <w:proofErr w:type="spellStart"/>
      <w:r>
        <w:t>belakang</w:t>
      </w:r>
      <w:proofErr w:type="spellEnd"/>
      <w:r>
        <w:t xml:space="preserve"> </w:t>
      </w:r>
      <w:proofErr w:type="spellStart"/>
      <w:r>
        <w:t>penelitian</w:t>
      </w:r>
      <w:proofErr w:type="spellEnd"/>
      <w:r>
        <w:t xml:space="preserve"> </w:t>
      </w:r>
      <w:proofErr w:type="spellStart"/>
      <w:r>
        <w:t>tidak</w:t>
      </w:r>
      <w:proofErr w:type="spellEnd"/>
      <w:r>
        <w:t xml:space="preserve"> </w:t>
      </w:r>
      <w:proofErr w:type="spellStart"/>
      <w:r>
        <w:t>jelas</w:t>
      </w:r>
      <w:proofErr w:type="spellEnd"/>
      <w:r>
        <w:t xml:space="preserve">. </w:t>
      </w:r>
      <w:proofErr w:type="spellStart"/>
      <w:r>
        <w:t>Apa</w:t>
      </w:r>
      <w:proofErr w:type="spellEnd"/>
      <w:r>
        <w:t xml:space="preserve"> yang </w:t>
      </w:r>
      <w:proofErr w:type="spellStart"/>
      <w:r>
        <w:t>mau</w:t>
      </w:r>
      <w:proofErr w:type="spellEnd"/>
      <w:r>
        <w:t xml:space="preserve"> </w:t>
      </w:r>
      <w:proofErr w:type="spellStart"/>
      <w:r>
        <w:t>diteliti</w:t>
      </w:r>
      <w:proofErr w:type="spellEnd"/>
      <w:r>
        <w:t xml:space="preserve">? Variable </w:t>
      </w:r>
      <w:proofErr w:type="spellStart"/>
      <w:r>
        <w:t>apa</w:t>
      </w:r>
      <w:proofErr w:type="spellEnd"/>
      <w:r>
        <w:t xml:space="preserve"> </w:t>
      </w:r>
      <w:proofErr w:type="spellStart"/>
      <w:r>
        <w:t>saja</w:t>
      </w:r>
      <w:proofErr w:type="spellEnd"/>
      <w:r>
        <w:t xml:space="preserve"> yang </w:t>
      </w:r>
      <w:proofErr w:type="spellStart"/>
      <w:r>
        <w:t>mau</w:t>
      </w:r>
      <w:proofErr w:type="spellEnd"/>
      <w:r>
        <w:t xml:space="preserve"> </w:t>
      </w:r>
      <w:proofErr w:type="spellStart"/>
      <w:r>
        <w:t>digunakan</w:t>
      </w:r>
      <w:proofErr w:type="spellEnd"/>
      <w:r>
        <w:t xml:space="preserve">? </w:t>
      </w:r>
      <w:proofErr w:type="spellStart"/>
      <w:r>
        <w:t>Atas</w:t>
      </w:r>
      <w:proofErr w:type="spellEnd"/>
      <w:r>
        <w:t xml:space="preserve"> </w:t>
      </w:r>
      <w:proofErr w:type="spellStart"/>
      <w:r>
        <w:t>dasar</w:t>
      </w:r>
      <w:proofErr w:type="spellEnd"/>
      <w:r>
        <w:t xml:space="preserve"> </w:t>
      </w:r>
      <w:proofErr w:type="spellStart"/>
      <w:r>
        <w:t>apa</w:t>
      </w:r>
      <w:proofErr w:type="spellEnd"/>
      <w:r>
        <w:t xml:space="preserve"> </w:t>
      </w:r>
      <w:proofErr w:type="spellStart"/>
      <w:r>
        <w:t>kamu</w:t>
      </w:r>
      <w:proofErr w:type="spellEnd"/>
      <w:r>
        <w:t xml:space="preserve"> </w:t>
      </w:r>
      <w:proofErr w:type="spellStart"/>
      <w:r>
        <w:t>melakukan</w:t>
      </w:r>
      <w:proofErr w:type="spellEnd"/>
      <w:r>
        <w:t xml:space="preserve"> </w:t>
      </w:r>
      <w:proofErr w:type="spellStart"/>
      <w:r>
        <w:t>penelitian</w:t>
      </w:r>
      <w:proofErr w:type="spellEnd"/>
      <w:r>
        <w:t xml:space="preserve"> ini?</w:t>
      </w:r>
    </w:p>
  </w:comment>
  <w:comment w:id="20" w:author="Shinta Amalina Hazrati H" w:date="2020-03-21T10:24:00Z" w:initials="SAHH">
    <w:p w14:paraId="76475CE9" w14:textId="77777777" w:rsidR="00F629B6" w:rsidRDefault="00F629B6" w:rsidP="00F629B6">
      <w:pPr>
        <w:pStyle w:val="CommentText"/>
      </w:pPr>
      <w:r>
        <w:rPr>
          <w:rStyle w:val="CommentReference"/>
        </w:rPr>
        <w:annotationRef/>
      </w:r>
      <w:proofErr w:type="spellStart"/>
      <w:r>
        <w:t>Kenapa</w:t>
      </w:r>
      <w:proofErr w:type="spellEnd"/>
      <w:r>
        <w:t xml:space="preserve"> </w:t>
      </w:r>
      <w:proofErr w:type="spellStart"/>
      <w:r>
        <w:t>memilih</w:t>
      </w:r>
      <w:proofErr w:type="spellEnd"/>
      <w:r>
        <w:t xml:space="preserve"> </w:t>
      </w:r>
      <w:proofErr w:type="spellStart"/>
      <w:r>
        <w:t>jabodetabek</w:t>
      </w:r>
      <w:proofErr w:type="spellEnd"/>
      <w:r>
        <w:t>?</w:t>
      </w:r>
    </w:p>
    <w:p w14:paraId="2AC454AD" w14:textId="77777777" w:rsidR="00F629B6" w:rsidRDefault="00F629B6" w:rsidP="00F629B6">
      <w:pPr>
        <w:pStyle w:val="CommentText"/>
      </w:pPr>
    </w:p>
  </w:comment>
  <w:comment w:id="24" w:author="Shinta Amalina Hazrati H" w:date="2020-04-07T12:42:00Z" w:initials="SAHH">
    <w:p w14:paraId="7AD4BA6C" w14:textId="77777777" w:rsidR="000C11D1" w:rsidRDefault="000C11D1" w:rsidP="000C11D1">
      <w:pPr>
        <w:pStyle w:val="CommentText"/>
      </w:pPr>
      <w:r>
        <w:rPr>
          <w:rStyle w:val="CommentReference"/>
        </w:rPr>
        <w:annotationRef/>
      </w:r>
      <w:proofErr w:type="spellStart"/>
      <w:r>
        <w:t>Rumusan</w:t>
      </w:r>
      <w:proofErr w:type="spellEnd"/>
      <w:r>
        <w:t xml:space="preserve"> </w:t>
      </w:r>
      <w:proofErr w:type="spellStart"/>
      <w:r>
        <w:t>masalah</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tidak</w:t>
      </w:r>
      <w:proofErr w:type="spellEnd"/>
      <w:r>
        <w:t xml:space="preserve"> </w:t>
      </w:r>
      <w:proofErr w:type="spellStart"/>
      <w:r>
        <w:t>sejalan</w:t>
      </w:r>
      <w:proofErr w:type="spellEnd"/>
      <w:r>
        <w:t>.</w:t>
      </w:r>
    </w:p>
    <w:p w14:paraId="4E00CCFA" w14:textId="77777777" w:rsidR="000C11D1" w:rsidRDefault="000C11D1" w:rsidP="000C11D1">
      <w:pPr>
        <w:pStyle w:val="CommentText"/>
      </w:pPr>
    </w:p>
    <w:p w14:paraId="0FC46385" w14:textId="77777777" w:rsidR="000C11D1" w:rsidRDefault="000C11D1" w:rsidP="000C11D1">
      <w:pPr>
        <w:pStyle w:val="CommentText"/>
      </w:pPr>
      <w:proofErr w:type="spellStart"/>
      <w:r>
        <w:t>Pengaruh</w:t>
      </w:r>
      <w:proofErr w:type="spellEnd"/>
      <w:r>
        <w:t xml:space="preserve"> </w:t>
      </w:r>
      <w:proofErr w:type="spellStart"/>
      <w:r>
        <w:t>apa</w:t>
      </w:r>
      <w:proofErr w:type="spellEnd"/>
      <w:r>
        <w:t xml:space="preserve"> yang </w:t>
      </w:r>
      <w:proofErr w:type="spellStart"/>
      <w:r>
        <w:t>ingin</w:t>
      </w:r>
      <w:proofErr w:type="spellEnd"/>
      <w:r>
        <w:t xml:space="preserve"> </w:t>
      </w:r>
      <w:proofErr w:type="spellStart"/>
      <w:r>
        <w:t>diketahui</w:t>
      </w:r>
      <w:proofErr w:type="spellEnd"/>
      <w:r>
        <w:t xml:space="preserve"> di </w:t>
      </w:r>
      <w:proofErr w:type="spellStart"/>
      <w:r>
        <w:t>rumusan</w:t>
      </w:r>
      <w:proofErr w:type="spellEnd"/>
      <w:r>
        <w:t xml:space="preserve"> </w:t>
      </w:r>
      <w:proofErr w:type="spellStart"/>
      <w:r>
        <w:t>masalah</w:t>
      </w:r>
      <w:proofErr w:type="spellEnd"/>
      <w:r>
        <w:t>?</w:t>
      </w:r>
    </w:p>
    <w:p w14:paraId="7C2AB0D7" w14:textId="77777777" w:rsidR="000C11D1" w:rsidRDefault="000C11D1" w:rsidP="000C11D1">
      <w:pPr>
        <w:pStyle w:val="CommentText"/>
      </w:pPr>
    </w:p>
    <w:p w14:paraId="0CCF2BE8" w14:textId="77777777" w:rsidR="000C11D1" w:rsidRDefault="000C11D1" w:rsidP="000C11D1">
      <w:pPr>
        <w:pStyle w:val="CommentText"/>
      </w:pPr>
      <w:proofErr w:type="spellStart"/>
      <w:r>
        <w:t>Seharusnya</w:t>
      </w:r>
      <w:proofErr w:type="spellEnd"/>
      <w:r>
        <w:t xml:space="preserve"> di state: </w:t>
      </w:r>
      <w:proofErr w:type="spellStart"/>
      <w:r>
        <w:t>Apakah</w:t>
      </w:r>
      <w:proofErr w:type="spellEnd"/>
      <w:r>
        <w:t xml:space="preserve"> personal innovativeness </w:t>
      </w:r>
      <w:proofErr w:type="spellStart"/>
      <w:r>
        <w:t>mempunyai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inklusi</w:t>
      </w:r>
      <w:proofErr w:type="spellEnd"/>
      <w:r>
        <w:t xml:space="preserve"> </w:t>
      </w:r>
      <w:proofErr w:type="spellStart"/>
      <w:r>
        <w:t>keuangan</w:t>
      </w:r>
      <w:proofErr w:type="spellEnd"/>
      <w:r>
        <w:t xml:space="preserve"> di </w:t>
      </w:r>
      <w:proofErr w:type="spellStart"/>
      <w:r>
        <w:t>daerah</w:t>
      </w:r>
      <w:proofErr w:type="spellEnd"/>
      <w:r>
        <w:t xml:space="preserve"> </w:t>
      </w:r>
      <w:proofErr w:type="spellStart"/>
      <w:r>
        <w:t>jabodetabek</w:t>
      </w:r>
      <w:proofErr w:type="spellEnd"/>
      <w:r>
        <w:t>?</w:t>
      </w:r>
    </w:p>
    <w:p w14:paraId="02D42A3E" w14:textId="77777777" w:rsidR="000C11D1" w:rsidRDefault="000C11D1" w:rsidP="000C11D1">
      <w:pPr>
        <w:pStyle w:val="CommentText"/>
      </w:pPr>
    </w:p>
    <w:p w14:paraId="20654087" w14:textId="77777777" w:rsidR="000C11D1" w:rsidRDefault="000C11D1" w:rsidP="000C11D1">
      <w:pPr>
        <w:pStyle w:val="CommentText"/>
      </w:pPr>
      <w:r>
        <w:t xml:space="preserve">Dr </w:t>
      </w:r>
      <w:proofErr w:type="spellStart"/>
      <w:r>
        <w:t>pertanyaan</w:t>
      </w:r>
      <w:proofErr w:type="spellEnd"/>
      <w:r>
        <w:t xml:space="preserve"> di </w:t>
      </w:r>
      <w:proofErr w:type="spellStart"/>
      <w:r>
        <w:t>atas</w:t>
      </w:r>
      <w:proofErr w:type="spellEnd"/>
      <w:r>
        <w:t xml:space="preserve"> </w:t>
      </w:r>
      <w:proofErr w:type="spellStart"/>
      <w:r>
        <w:t>baru</w:t>
      </w:r>
      <w:proofErr w:type="spellEnd"/>
      <w:r>
        <w:t xml:space="preserve"> </w:t>
      </w:r>
      <w:proofErr w:type="spellStart"/>
      <w:r>
        <w:t>bisa</w:t>
      </w:r>
      <w:proofErr w:type="spellEnd"/>
      <w:r>
        <w:t xml:space="preserve"> </w:t>
      </w:r>
      <w:proofErr w:type="spellStart"/>
      <w:r>
        <w:t>menjawa</w:t>
      </w:r>
      <w:proofErr w:type="spellEnd"/>
      <w:r>
        <w:t xml:space="preserve"> </w:t>
      </w:r>
      <w:proofErr w:type="spellStart"/>
      <w:r>
        <w:t>tujuan</w:t>
      </w:r>
      <w:proofErr w:type="spellEnd"/>
      <w:r>
        <w:t xml:space="preserve"> </w:t>
      </w:r>
      <w:proofErr w:type="spellStart"/>
      <w:r>
        <w:t>penelitian</w:t>
      </w:r>
      <w:proofErr w:type="spellEnd"/>
      <w:r>
        <w:t xml:space="preserve"> yang </w:t>
      </w:r>
      <w:proofErr w:type="spellStart"/>
      <w:r>
        <w:t>sudah</w:t>
      </w:r>
      <w:proofErr w:type="spellEnd"/>
      <w:r>
        <w:t xml:space="preserve"> </w:t>
      </w:r>
      <w:proofErr w:type="spellStart"/>
      <w:r>
        <w:t>kamu</w:t>
      </w:r>
      <w:proofErr w:type="spellEnd"/>
      <w:r>
        <w:t xml:space="preserve"> state </w:t>
      </w:r>
      <w:proofErr w:type="spellStart"/>
      <w:r>
        <w:t>pengaruh</w:t>
      </w:r>
      <w:proofErr w:type="spellEnd"/>
      <w:r>
        <w:t xml:space="preserve"> </w:t>
      </w:r>
      <w:proofErr w:type="spellStart"/>
      <w:r>
        <w:t>positif</w:t>
      </w:r>
      <w:proofErr w:type="spellEnd"/>
      <w:r>
        <w:t xml:space="preserve"> </w:t>
      </w:r>
      <w:proofErr w:type="spellStart"/>
      <w:r>
        <w:t>nya</w:t>
      </w:r>
      <w:proofErr w:type="spellEnd"/>
    </w:p>
  </w:comment>
  <w:comment w:id="28" w:author="Shinta Amalina Hazrati H" w:date="2020-04-07T12:44:00Z" w:initials="SAHH">
    <w:p w14:paraId="6348BE5A" w14:textId="3C64C139" w:rsidR="009C00FD" w:rsidRDefault="009C00FD">
      <w:pPr>
        <w:pStyle w:val="CommentText"/>
      </w:pPr>
      <w:r>
        <w:rPr>
          <w:rStyle w:val="CommentReference"/>
        </w:rPr>
        <w:annotationRef/>
      </w:r>
      <w:r>
        <w:t>M banking knowledge</w:t>
      </w:r>
    </w:p>
  </w:comment>
  <w:comment w:id="27" w:author="Shinta Amalina Hazrati H" w:date="2020-03-21T10:27:00Z" w:initials="SAHH">
    <w:p w14:paraId="32C8E80D" w14:textId="0F592C48" w:rsidR="00442175" w:rsidRDefault="00442175">
      <w:pPr>
        <w:pStyle w:val="CommentText"/>
      </w:pPr>
      <w:r>
        <w:rPr>
          <w:rStyle w:val="CommentReference"/>
        </w:rPr>
        <w:annotationRef/>
      </w:r>
      <w:proofErr w:type="spellStart"/>
      <w:r>
        <w:t>Apakah</w:t>
      </w:r>
      <w:proofErr w:type="spellEnd"/>
      <w:r>
        <w:t xml:space="preserve"> </w:t>
      </w:r>
      <w:proofErr w:type="spellStart"/>
      <w:r>
        <w:t>hanya</w:t>
      </w:r>
      <w:proofErr w:type="spellEnd"/>
      <w:r>
        <w:t xml:space="preserve"> </w:t>
      </w:r>
      <w:proofErr w:type="spellStart"/>
      <w:r>
        <w:t>inklusi</w:t>
      </w:r>
      <w:proofErr w:type="spellEnd"/>
      <w:r>
        <w:t xml:space="preserve"> </w:t>
      </w:r>
      <w:proofErr w:type="spellStart"/>
      <w:r>
        <w:t>keuangan</w:t>
      </w:r>
      <w:proofErr w:type="spellEnd"/>
      <w:r>
        <w:t>?</w:t>
      </w:r>
    </w:p>
  </w:comment>
  <w:comment w:id="29" w:author="Shinta Amalina Hazrati H" w:date="2020-04-07T12:46:00Z" w:initials="SAHH">
    <w:p w14:paraId="4F7FEFCE" w14:textId="77777777" w:rsidR="009C00FD" w:rsidRDefault="009C00FD">
      <w:pPr>
        <w:pStyle w:val="CommentText"/>
      </w:pPr>
      <w:r>
        <w:rPr>
          <w:rStyle w:val="CommentReference"/>
        </w:rPr>
        <w:annotationRef/>
      </w:r>
      <w:proofErr w:type="spellStart"/>
      <w:r>
        <w:t>Apakah</w:t>
      </w:r>
      <w:proofErr w:type="spellEnd"/>
      <w:r>
        <w:t xml:space="preserve"> related </w:t>
      </w:r>
      <w:proofErr w:type="spellStart"/>
      <w:r>
        <w:t>dengan</w:t>
      </w:r>
      <w:proofErr w:type="spellEnd"/>
      <w:r>
        <w:t xml:space="preserve"> </w:t>
      </w:r>
      <w:proofErr w:type="spellStart"/>
      <w:r>
        <w:t>penelitian</w:t>
      </w:r>
      <w:proofErr w:type="spellEnd"/>
      <w:r>
        <w:t>?</w:t>
      </w:r>
    </w:p>
    <w:p w14:paraId="26528820" w14:textId="77777777" w:rsidR="009C00FD" w:rsidRDefault="009C00FD">
      <w:pPr>
        <w:pStyle w:val="CommentText"/>
      </w:pPr>
    </w:p>
    <w:p w14:paraId="00558E23" w14:textId="27CE718D" w:rsidR="009C00FD" w:rsidRDefault="009C00FD">
      <w:pPr>
        <w:pStyle w:val="CommentText"/>
      </w:pPr>
      <w:proofErr w:type="spellStart"/>
      <w:r>
        <w:t>Tambahkan</w:t>
      </w:r>
      <w:proofErr w:type="spellEnd"/>
      <w:r>
        <w:t xml:space="preserve"> </w:t>
      </w:r>
      <w:proofErr w:type="spellStart"/>
      <w:r>
        <w:t>bagi</w:t>
      </w:r>
      <w:proofErr w:type="spellEnd"/>
      <w:r>
        <w:t xml:space="preserve"> </w:t>
      </w:r>
      <w:proofErr w:type="spellStart"/>
      <w:r>
        <w:t>perbankan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010E1" w15:done="1"/>
  <w15:commentEx w15:paraId="5E183FB3" w15:done="1"/>
  <w15:commentEx w15:paraId="217D99FE" w15:done="1"/>
  <w15:commentEx w15:paraId="150C1F8E" w15:done="1"/>
  <w15:commentEx w15:paraId="56BA7577" w15:done="1"/>
  <w15:commentEx w15:paraId="1C35EDD7" w15:done="1"/>
  <w15:commentEx w15:paraId="4487C76C" w15:done="1"/>
  <w15:commentEx w15:paraId="3BCCA752" w15:done="1"/>
  <w15:commentEx w15:paraId="156E2420" w15:done="1"/>
  <w15:commentEx w15:paraId="6A4AE5AD" w15:done="1"/>
  <w15:commentEx w15:paraId="1DF23290" w15:done="1"/>
  <w15:commentEx w15:paraId="3778EDA3" w15:done="1"/>
  <w15:commentEx w15:paraId="209A793D" w15:done="1"/>
  <w15:commentEx w15:paraId="6540831A" w15:done="1"/>
  <w15:commentEx w15:paraId="097DB050" w15:done="1"/>
  <w15:commentEx w15:paraId="46AAFD3E" w15:done="1"/>
  <w15:commentEx w15:paraId="5E157465" w15:done="1"/>
  <w15:commentEx w15:paraId="2AC454AD" w15:done="1"/>
  <w15:commentEx w15:paraId="20654087" w15:done="1"/>
  <w15:commentEx w15:paraId="6348BE5A" w15:done="1"/>
  <w15:commentEx w15:paraId="32C8E80D" w15:done="1"/>
  <w15:commentEx w15:paraId="00558E2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EC81" w16cex:dateUtc="2020-04-07T05:11:00Z"/>
  <w16cex:commentExtensible w16cex:durableId="2236EEC1" w16cex:dateUtc="2020-04-07T05:21:00Z"/>
  <w16cex:commentExtensible w16cex:durableId="222064B9" w16cex:dateUtc="2020-03-21T03:02:00Z"/>
  <w16cex:commentExtensible w16cex:durableId="2236EF90" w16cex:dateUtc="2020-04-07T05:24:00Z"/>
  <w16cex:commentExtensible w16cex:durableId="2220653C" w16cex:dateUtc="2020-03-21T03:04:00Z"/>
  <w16cex:commentExtensible w16cex:durableId="2220658E" w16cex:dateUtc="2020-03-21T03:06:00Z"/>
  <w16cex:commentExtensible w16cex:durableId="2220660B" w16cex:dateUtc="2020-03-21T03:08:00Z"/>
  <w16cex:commentExtensible w16cex:durableId="2236F0CD" w16cex:dateUtc="2020-04-07T05:30:00Z"/>
  <w16cex:commentExtensible w16cex:durableId="2220671A" w16cex:dateUtc="2020-03-21T03:12:00Z"/>
  <w16cex:commentExtensible w16cex:durableId="2236F152" w16cex:dateUtc="2020-04-07T05:32:00Z"/>
  <w16cex:commentExtensible w16cex:durableId="2236F16F" w16cex:dateUtc="2020-04-07T05:32:00Z"/>
  <w16cex:commentExtensible w16cex:durableId="22206742" w16cex:dateUtc="2020-03-21T03:13:00Z"/>
  <w16cex:commentExtensible w16cex:durableId="22206789" w16cex:dateUtc="2020-03-21T03:14:00Z"/>
  <w16cex:commentExtensible w16cex:durableId="222067DD" w16cex:dateUtc="2020-03-21T03:15:00Z"/>
  <w16cex:commentExtensible w16cex:durableId="2236F1EE" w16cex:dateUtc="2020-04-07T05:34:00Z"/>
  <w16cex:commentExtensible w16cex:durableId="2236F336" w16cex:dateUtc="2020-04-07T05:40:00Z"/>
  <w16cex:commentExtensible w16cex:durableId="2236F268" w16cex:dateUtc="2020-04-07T05:36:00Z"/>
  <w16cex:commentExtensible w16cex:durableId="222069CE" w16cex:dateUtc="2020-03-21T03:24:00Z"/>
  <w16cex:commentExtensible w16cex:durableId="2236F3B2" w16cex:dateUtc="2020-04-07T05:42:00Z"/>
  <w16cex:commentExtensible w16cex:durableId="2236F445" w16cex:dateUtc="2020-04-07T05:44:00Z"/>
  <w16cex:commentExtensible w16cex:durableId="22206A8C" w16cex:dateUtc="2020-03-21T03:27:00Z"/>
  <w16cex:commentExtensible w16cex:durableId="2236F4A7" w16cex:dateUtc="2020-04-07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010E1" w16cid:durableId="2236EC81"/>
  <w16cid:commentId w16cid:paraId="5E183FB3" w16cid:durableId="2236EEC1"/>
  <w16cid:commentId w16cid:paraId="217D99FE" w16cid:durableId="222064B9"/>
  <w16cid:commentId w16cid:paraId="150C1F8E" w16cid:durableId="2236EF90"/>
  <w16cid:commentId w16cid:paraId="56BA7577" w16cid:durableId="2220653C"/>
  <w16cid:commentId w16cid:paraId="1C35EDD7" w16cid:durableId="2220658E"/>
  <w16cid:commentId w16cid:paraId="4487C76C" w16cid:durableId="2220660B"/>
  <w16cid:commentId w16cid:paraId="3BCCA752" w16cid:durableId="2236F0CD"/>
  <w16cid:commentId w16cid:paraId="156E2420" w16cid:durableId="2220671A"/>
  <w16cid:commentId w16cid:paraId="6A4AE5AD" w16cid:durableId="2236F152"/>
  <w16cid:commentId w16cid:paraId="1DF23290" w16cid:durableId="2236F16F"/>
  <w16cid:commentId w16cid:paraId="3778EDA3" w16cid:durableId="22206742"/>
  <w16cid:commentId w16cid:paraId="209A793D" w16cid:durableId="22206789"/>
  <w16cid:commentId w16cid:paraId="6540831A" w16cid:durableId="222067DD"/>
  <w16cid:commentId w16cid:paraId="097DB050" w16cid:durableId="2236F1EE"/>
  <w16cid:commentId w16cid:paraId="46AAFD3E" w16cid:durableId="2236F336"/>
  <w16cid:commentId w16cid:paraId="5E157465" w16cid:durableId="2236F268"/>
  <w16cid:commentId w16cid:paraId="2AC454AD" w16cid:durableId="222069CE"/>
  <w16cid:commentId w16cid:paraId="20654087" w16cid:durableId="2236F3B2"/>
  <w16cid:commentId w16cid:paraId="6348BE5A" w16cid:durableId="2236F445"/>
  <w16cid:commentId w16cid:paraId="32C8E80D" w16cid:durableId="22206A8C"/>
  <w16cid:commentId w16cid:paraId="00558E23" w16cid:durableId="2236F4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ECF06" w14:textId="77777777" w:rsidR="00924F6D" w:rsidRDefault="00924F6D" w:rsidP="00774E33">
      <w:pPr>
        <w:spacing w:after="0" w:line="240" w:lineRule="auto"/>
      </w:pPr>
      <w:r>
        <w:separator/>
      </w:r>
    </w:p>
  </w:endnote>
  <w:endnote w:type="continuationSeparator" w:id="0">
    <w:p w14:paraId="397C8CCB" w14:textId="77777777" w:rsidR="00924F6D" w:rsidRDefault="00924F6D"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40153" w14:textId="77777777" w:rsidR="00924F6D" w:rsidRDefault="00924F6D" w:rsidP="00774E33">
      <w:pPr>
        <w:spacing w:after="0" w:line="240" w:lineRule="auto"/>
      </w:pPr>
      <w:r>
        <w:separator/>
      </w:r>
    </w:p>
  </w:footnote>
  <w:footnote w:type="continuationSeparator" w:id="0">
    <w:p w14:paraId="7DD93108" w14:textId="77777777" w:rsidR="00924F6D" w:rsidRDefault="00924F6D"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54457"/>
    <w:rsid w:val="00084738"/>
    <w:rsid w:val="00085739"/>
    <w:rsid w:val="000B612E"/>
    <w:rsid w:val="000C11D1"/>
    <w:rsid w:val="0010337C"/>
    <w:rsid w:val="001073FF"/>
    <w:rsid w:val="00113FF5"/>
    <w:rsid w:val="00120261"/>
    <w:rsid w:val="00126CEC"/>
    <w:rsid w:val="001310F1"/>
    <w:rsid w:val="00132BFA"/>
    <w:rsid w:val="00174A18"/>
    <w:rsid w:val="00176596"/>
    <w:rsid w:val="00194D45"/>
    <w:rsid w:val="001A09D7"/>
    <w:rsid w:val="001A4A6B"/>
    <w:rsid w:val="001D4804"/>
    <w:rsid w:val="001D6870"/>
    <w:rsid w:val="00210C55"/>
    <w:rsid w:val="00227CB9"/>
    <w:rsid w:val="00252480"/>
    <w:rsid w:val="002530D7"/>
    <w:rsid w:val="00256545"/>
    <w:rsid w:val="0026078C"/>
    <w:rsid w:val="002608A3"/>
    <w:rsid w:val="00266E54"/>
    <w:rsid w:val="002913DC"/>
    <w:rsid w:val="002E3B0F"/>
    <w:rsid w:val="003016CA"/>
    <w:rsid w:val="003140D1"/>
    <w:rsid w:val="003340B2"/>
    <w:rsid w:val="00344838"/>
    <w:rsid w:val="00364421"/>
    <w:rsid w:val="00384075"/>
    <w:rsid w:val="00391EA9"/>
    <w:rsid w:val="003A1A1E"/>
    <w:rsid w:val="003C5D43"/>
    <w:rsid w:val="003E4E6C"/>
    <w:rsid w:val="003E5563"/>
    <w:rsid w:val="003F50B2"/>
    <w:rsid w:val="004260C4"/>
    <w:rsid w:val="00442175"/>
    <w:rsid w:val="00442E90"/>
    <w:rsid w:val="00455A42"/>
    <w:rsid w:val="0047344D"/>
    <w:rsid w:val="00475E5E"/>
    <w:rsid w:val="00481896"/>
    <w:rsid w:val="004A24AE"/>
    <w:rsid w:val="004A268E"/>
    <w:rsid w:val="004C1C5E"/>
    <w:rsid w:val="004D4046"/>
    <w:rsid w:val="004D504F"/>
    <w:rsid w:val="004E191E"/>
    <w:rsid w:val="00525640"/>
    <w:rsid w:val="005403BE"/>
    <w:rsid w:val="00546E95"/>
    <w:rsid w:val="00552BC2"/>
    <w:rsid w:val="0056017E"/>
    <w:rsid w:val="0056441F"/>
    <w:rsid w:val="00575DB5"/>
    <w:rsid w:val="005A01D3"/>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E83"/>
    <w:rsid w:val="006F3BC8"/>
    <w:rsid w:val="00737B7A"/>
    <w:rsid w:val="00754E78"/>
    <w:rsid w:val="00774E33"/>
    <w:rsid w:val="00791F16"/>
    <w:rsid w:val="007A5EC7"/>
    <w:rsid w:val="007B13AB"/>
    <w:rsid w:val="007B3794"/>
    <w:rsid w:val="007D42CC"/>
    <w:rsid w:val="007D4559"/>
    <w:rsid w:val="007E0458"/>
    <w:rsid w:val="00803DE4"/>
    <w:rsid w:val="00806967"/>
    <w:rsid w:val="00806F8A"/>
    <w:rsid w:val="008168E7"/>
    <w:rsid w:val="00817B76"/>
    <w:rsid w:val="008226B3"/>
    <w:rsid w:val="00854772"/>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70320"/>
    <w:rsid w:val="009A0044"/>
    <w:rsid w:val="009B2327"/>
    <w:rsid w:val="009B5CC5"/>
    <w:rsid w:val="009C00FD"/>
    <w:rsid w:val="009C1AE2"/>
    <w:rsid w:val="009D1623"/>
    <w:rsid w:val="009E2E1E"/>
    <w:rsid w:val="00A13AAD"/>
    <w:rsid w:val="00A2173E"/>
    <w:rsid w:val="00A22EAB"/>
    <w:rsid w:val="00A90278"/>
    <w:rsid w:val="00AA54CD"/>
    <w:rsid w:val="00AA6DDF"/>
    <w:rsid w:val="00AA79A3"/>
    <w:rsid w:val="00AE1421"/>
    <w:rsid w:val="00AE59CA"/>
    <w:rsid w:val="00AF3DDD"/>
    <w:rsid w:val="00AF7B67"/>
    <w:rsid w:val="00B00832"/>
    <w:rsid w:val="00B04EB2"/>
    <w:rsid w:val="00B56F59"/>
    <w:rsid w:val="00B717BD"/>
    <w:rsid w:val="00B7639D"/>
    <w:rsid w:val="00BA3856"/>
    <w:rsid w:val="00BD3AEC"/>
    <w:rsid w:val="00BE6624"/>
    <w:rsid w:val="00BE6FAA"/>
    <w:rsid w:val="00BF5923"/>
    <w:rsid w:val="00BF6C89"/>
    <w:rsid w:val="00BF7410"/>
    <w:rsid w:val="00C04C1C"/>
    <w:rsid w:val="00C078EE"/>
    <w:rsid w:val="00C130BE"/>
    <w:rsid w:val="00C162CD"/>
    <w:rsid w:val="00C1790C"/>
    <w:rsid w:val="00C25790"/>
    <w:rsid w:val="00C55BE7"/>
    <w:rsid w:val="00C763D9"/>
    <w:rsid w:val="00CB7FF4"/>
    <w:rsid w:val="00CC243C"/>
    <w:rsid w:val="00CC7B1C"/>
    <w:rsid w:val="00CD0457"/>
    <w:rsid w:val="00CD28A1"/>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4.xml><?xml version="1.0" encoding="utf-8"?>
<ds:datastoreItem xmlns:ds="http://schemas.openxmlformats.org/officeDocument/2006/customXml" ds:itemID="{1543AC96-B9E4-480F-A8BD-0DBD26720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11</Pages>
  <Words>7624</Words>
  <Characters>43458</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56</cp:revision>
  <dcterms:created xsi:type="dcterms:W3CDTF">2020-04-07T05:48:00Z</dcterms:created>
  <dcterms:modified xsi:type="dcterms:W3CDTF">2020-04-17T15:05:00Z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