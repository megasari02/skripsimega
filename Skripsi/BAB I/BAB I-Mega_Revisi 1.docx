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53A0D17D" w:rsidR="00C1790C" w:rsidRDefault="009A0044" w:rsidP="00084738">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BAB I</w:t>
      </w:r>
    </w:p>
    <w:p w14:paraId="5B919295" w14:textId="654D395F" w:rsidR="009A0044" w:rsidRPr="009A0044" w:rsidRDefault="009A0044" w:rsidP="00084738">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PENDAHULUAN</w:t>
      </w:r>
    </w:p>
    <w:p w14:paraId="00827DB9" w14:textId="77777777" w:rsidR="0026078C" w:rsidRDefault="009A0044" w:rsidP="00084738">
      <w:pPr>
        <w:pStyle w:val="Heading2"/>
        <w:numPr>
          <w:ilvl w:val="1"/>
          <w:numId w:val="2"/>
        </w:numPr>
        <w:spacing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Latar</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Belakang</w:t>
      </w:r>
      <w:proofErr w:type="spellEnd"/>
    </w:p>
    <w:p w14:paraId="43911BE1" w14:textId="77777777" w:rsidR="00344838" w:rsidRDefault="0026078C" w:rsidP="00084738">
      <w:pPr>
        <w:spacing w:line="360" w:lineRule="auto"/>
        <w:ind w:firstLine="720"/>
        <w:jc w:val="both"/>
        <w:rPr>
          <w:rFonts w:ascii="Times New Roman" w:hAnsi="Times New Roman" w:cs="Times New Roman"/>
          <w:color w:val="000000" w:themeColor="text1"/>
          <w:sz w:val="24"/>
          <w:szCs w:val="24"/>
        </w:rPr>
      </w:pP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merupakan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semua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hal</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menyangkut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kegiatan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manusia</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melibatkan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banyak</w:t>
      </w:r>
      <w:proofErr w:type="spellEnd"/>
      <w:r w:rsidRPr="0026078C">
        <w:rPr>
          <w:rFonts w:ascii="Times New Roman" w:hAnsi="Times New Roman" w:cs="Times New Roman"/>
          <w:color w:val="000000" w:themeColor="text1"/>
          <w:sz w:val="24"/>
          <w:szCs w:val="24"/>
        </w:rPr>
        <w:t xml:space="preserve"> orang </w:t>
      </w:r>
      <w:proofErr w:type="spellStart"/>
      <w:r w:rsidRPr="0026078C">
        <w:rPr>
          <w:rFonts w:ascii="Times New Roman" w:hAnsi="Times New Roman" w:cs="Times New Roman"/>
          <w:color w:val="000000" w:themeColor="text1"/>
          <w:sz w:val="24"/>
          <w:szCs w:val="24"/>
        </w:rPr>
        <w:t>guna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untuk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memenuhi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kebutuhannya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Dalam</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terdapat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kegiatan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produksi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konsumsi</w:t>
      </w:r>
      <w:proofErr w:type="spellEnd"/>
      <w:r w:rsidRPr="0026078C">
        <w:rPr>
          <w:rFonts w:ascii="Times New Roman" w:hAnsi="Times New Roman" w:cs="Times New Roman"/>
          <w:color w:val="000000" w:themeColor="text1"/>
          <w:sz w:val="24"/>
          <w:szCs w:val="24"/>
        </w:rPr>
        <w:t xml:space="preserve">, dan </w:t>
      </w:r>
      <w:proofErr w:type="spellStart"/>
      <w:r w:rsidRPr="0026078C">
        <w:rPr>
          <w:rFonts w:ascii="Times New Roman" w:hAnsi="Times New Roman" w:cs="Times New Roman"/>
          <w:color w:val="000000" w:themeColor="text1"/>
          <w:sz w:val="24"/>
          <w:szCs w:val="24"/>
        </w:rPr>
        <w:t>distribusi</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menyentuh</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persoalan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kesejahteraan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umum</w:t>
      </w:r>
      <w:proofErr w:type="spellEnd"/>
      <w:r w:rsidRPr="0026078C">
        <w:rPr>
          <w:rFonts w:ascii="Times New Roman" w:hAnsi="Times New Roman" w:cs="Times New Roman"/>
          <w:color w:val="000000" w:themeColor="text1"/>
          <w:sz w:val="24"/>
          <w:szCs w:val="24"/>
        </w:rPr>
        <w:t xml:space="preserve"> dan </w:t>
      </w:r>
      <w:proofErr w:type="spellStart"/>
      <w:r w:rsidRPr="0026078C">
        <w:rPr>
          <w:rFonts w:ascii="Times New Roman" w:hAnsi="Times New Roman" w:cs="Times New Roman"/>
          <w:color w:val="000000" w:themeColor="text1"/>
          <w:sz w:val="24"/>
          <w:szCs w:val="24"/>
        </w:rPr>
        <w:t>keadilan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merupakan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bagian</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tidak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bisa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dipisahkan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dari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kehidupan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manusia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juga </w:t>
      </w:r>
      <w:proofErr w:type="spellStart"/>
      <w:r w:rsidRPr="0026078C">
        <w:rPr>
          <w:rFonts w:ascii="Times New Roman" w:hAnsi="Times New Roman" w:cs="Times New Roman"/>
          <w:color w:val="000000" w:themeColor="text1"/>
          <w:sz w:val="24"/>
          <w:szCs w:val="24"/>
        </w:rPr>
        <w:t>memiliki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peranan</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penting</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untuk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menjaga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kestabilan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kehidupan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berbangsa</w:t>
      </w:r>
      <w:proofErr w:type="spellEnd"/>
      <w:r w:rsidRPr="0026078C">
        <w:rPr>
          <w:rFonts w:ascii="Times New Roman" w:hAnsi="Times New Roman" w:cs="Times New Roman"/>
          <w:color w:val="000000" w:themeColor="text1"/>
          <w:sz w:val="24"/>
          <w:szCs w:val="24"/>
        </w:rPr>
        <w:t xml:space="preserve"> dan </w:t>
      </w:r>
      <w:proofErr w:type="spellStart"/>
      <w:r w:rsidRPr="0026078C">
        <w:rPr>
          <w:rFonts w:ascii="Times New Roman" w:hAnsi="Times New Roman" w:cs="Times New Roman"/>
          <w:color w:val="000000" w:themeColor="text1"/>
          <w:sz w:val="24"/>
          <w:szCs w:val="24"/>
        </w:rPr>
        <w:t>bernegara</w:t>
      </w:r>
      <w:proofErr w:type="spellEnd"/>
      <w:r w:rsidRPr="0026078C">
        <w:rPr>
          <w:rFonts w:ascii="Times New Roman" w:hAnsi="Times New Roman" w:cs="Times New Roman"/>
          <w:color w:val="000000" w:themeColor="text1"/>
          <w:sz w:val="24"/>
          <w:szCs w:val="24"/>
        </w:rPr>
        <w:t xml:space="preserve">. Dan </w:t>
      </w:r>
      <w:proofErr w:type="spellStart"/>
      <w:r w:rsidRPr="0026078C">
        <w:rPr>
          <w:rFonts w:ascii="Times New Roman" w:hAnsi="Times New Roman" w:cs="Times New Roman"/>
          <w:color w:val="000000" w:themeColor="text1"/>
          <w:sz w:val="24"/>
          <w:szCs w:val="24"/>
        </w:rPr>
        <w:t>dalam</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perkembangannya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perekonomian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mengalami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transformasi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modernisasi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bahkan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inovasi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dalam</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pengaplikasian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penerapannya</w:t>
      </w:r>
      <w:proofErr w:type="spellEnd"/>
      <w:r w:rsidRPr="0026078C">
        <w:rPr>
          <w:rFonts w:ascii="Times New Roman" w:hAnsi="Times New Roman" w:cs="Times New Roman"/>
          <w:color w:val="000000" w:themeColor="text1"/>
          <w:sz w:val="24"/>
          <w:szCs w:val="24"/>
        </w:rPr>
        <w:t xml:space="preserve">. </w:t>
      </w:r>
    </w:p>
    <w:p w14:paraId="1B36152E" w14:textId="54545D6E" w:rsidR="0026078C" w:rsidRPr="0026078C" w:rsidRDefault="0026078C" w:rsidP="00084738">
      <w:pPr>
        <w:spacing w:line="360" w:lineRule="auto"/>
        <w:ind w:firstLine="720"/>
        <w:jc w:val="both"/>
        <w:rPr>
          <w:rFonts w:ascii="Times New Roman" w:hAnsi="Times New Roman" w:cs="Times New Roman"/>
          <w:color w:val="000000" w:themeColor="text1"/>
          <w:sz w:val="24"/>
          <w:szCs w:val="24"/>
        </w:rPr>
      </w:pPr>
      <w:proofErr w:type="spellStart"/>
      <w:r w:rsidRPr="0026078C">
        <w:rPr>
          <w:rFonts w:ascii="Times New Roman" w:hAnsi="Times New Roman" w:cs="Times New Roman"/>
          <w:color w:val="000000" w:themeColor="text1"/>
          <w:sz w:val="24"/>
          <w:szCs w:val="24"/>
        </w:rPr>
        <w:t>Setiap</w:t>
      </w:r>
      <w:proofErr w:type="spellEnd"/>
      <w:r w:rsidRPr="0026078C">
        <w:rPr>
          <w:rFonts w:ascii="Times New Roman" w:hAnsi="Times New Roman" w:cs="Times New Roman"/>
          <w:color w:val="000000" w:themeColor="text1"/>
          <w:sz w:val="24"/>
          <w:szCs w:val="24"/>
        </w:rPr>
        <w:t xml:space="preserve"> negara </w:t>
      </w:r>
      <w:proofErr w:type="spellStart"/>
      <w:r w:rsidRPr="0026078C">
        <w:rPr>
          <w:rFonts w:ascii="Times New Roman" w:hAnsi="Times New Roman" w:cs="Times New Roman"/>
          <w:color w:val="000000" w:themeColor="text1"/>
          <w:sz w:val="24"/>
          <w:szCs w:val="24"/>
        </w:rPr>
        <w:t>senantiasa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mengharapkan</w:t>
      </w:r>
      <w:proofErr w:type="spellEnd"/>
      <w:r w:rsidRPr="0026078C">
        <w:rPr>
          <w:rFonts w:ascii="Times New Roman" w:hAnsi="Times New Roman" w:cs="Times New Roman"/>
          <w:color w:val="000000" w:themeColor="text1"/>
          <w:sz w:val="24"/>
          <w:szCs w:val="24"/>
        </w:rPr>
        <w:t xml:space="preserve"> agar </w:t>
      </w:r>
      <w:proofErr w:type="spellStart"/>
      <w:r w:rsidRPr="0026078C">
        <w:rPr>
          <w:rFonts w:ascii="Times New Roman" w:hAnsi="Times New Roman" w:cs="Times New Roman"/>
          <w:color w:val="000000" w:themeColor="text1"/>
          <w:sz w:val="24"/>
          <w:szCs w:val="24"/>
        </w:rPr>
        <w:t>perekonomian</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dicapai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mengalami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peningkatan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terus-menerus</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Peningkatan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perekonomian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tersebut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akan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memupuk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investasi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serta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kemampuan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teknik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produksi</w:t>
      </w:r>
      <w:proofErr w:type="spellEnd"/>
      <w:r w:rsidRPr="0026078C">
        <w:rPr>
          <w:rFonts w:ascii="Times New Roman" w:hAnsi="Times New Roman" w:cs="Times New Roman"/>
          <w:color w:val="000000" w:themeColor="text1"/>
          <w:sz w:val="24"/>
          <w:szCs w:val="24"/>
        </w:rPr>
        <w:t xml:space="preserve"> agar </w:t>
      </w:r>
      <w:proofErr w:type="spellStart"/>
      <w:r w:rsidRPr="0026078C">
        <w:rPr>
          <w:rFonts w:ascii="Times New Roman" w:hAnsi="Times New Roman" w:cs="Times New Roman"/>
          <w:color w:val="000000" w:themeColor="text1"/>
          <w:sz w:val="24"/>
          <w:szCs w:val="24"/>
        </w:rPr>
        <w:t>hasil</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produksi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terus</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meningkat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Jika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hasil</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produksi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meningkat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perekonomian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mengalami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pertumbuhan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serta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memberikan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kesejahteraan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yang </w:t>
      </w:r>
      <w:proofErr w:type="spellStart"/>
      <w:r w:rsidRPr="0026078C">
        <w:rPr>
          <w:rFonts w:ascii="Times New Roman" w:hAnsi="Times New Roman" w:cs="Times New Roman"/>
          <w:color w:val="000000" w:themeColor="text1"/>
          <w:sz w:val="24"/>
          <w:szCs w:val="24"/>
        </w:rPr>
        <w:t>lebih</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baik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bagi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penduduk</w:t>
      </w:r>
      <w:proofErr w:type="spellEnd"/>
      <w:r w:rsidRPr="0026078C">
        <w:rPr>
          <w:rFonts w:ascii="Times New Roman" w:hAnsi="Times New Roman" w:cs="Times New Roman"/>
          <w:color w:val="000000" w:themeColor="text1"/>
          <w:sz w:val="24"/>
          <w:szCs w:val="24"/>
        </w:rPr>
        <w:t xml:space="preserve"> negara </w:t>
      </w:r>
      <w:proofErr w:type="spellStart"/>
      <w:r w:rsidRPr="0026078C">
        <w:rPr>
          <w:rFonts w:ascii="Times New Roman" w:hAnsi="Times New Roman" w:cs="Times New Roman"/>
          <w:color w:val="000000" w:themeColor="text1"/>
          <w:sz w:val="24"/>
          <w:szCs w:val="24"/>
        </w:rPr>
        <w:t>tersebut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Pertumbuhan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ini </w:t>
      </w:r>
      <w:proofErr w:type="spellStart"/>
      <w:r w:rsidRPr="0026078C">
        <w:rPr>
          <w:rFonts w:ascii="Times New Roman" w:hAnsi="Times New Roman" w:cs="Times New Roman"/>
          <w:color w:val="000000" w:themeColor="text1"/>
          <w:sz w:val="24"/>
          <w:szCs w:val="24"/>
        </w:rPr>
        <w:t>dapat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dilihat</w:t>
      </w:r>
      <w:proofErr w:type="spellEnd"/>
      <w:r w:rsidRPr="0026078C">
        <w:rPr>
          <w:rFonts w:ascii="Times New Roman" w:hAnsi="Times New Roman" w:cs="Times New Roman"/>
          <w:color w:val="000000" w:themeColor="text1"/>
          <w:sz w:val="24"/>
          <w:szCs w:val="24"/>
        </w:rPr>
        <w:t xml:space="preserve"> dan </w:t>
      </w:r>
      <w:proofErr w:type="spellStart"/>
      <w:r w:rsidRPr="0026078C">
        <w:rPr>
          <w:rFonts w:ascii="Times New Roman" w:hAnsi="Times New Roman" w:cs="Times New Roman"/>
          <w:color w:val="000000" w:themeColor="text1"/>
          <w:sz w:val="24"/>
          <w:szCs w:val="24"/>
        </w:rPr>
        <w:t>diukur</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dari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perkembangan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pendapatan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daerah</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Produk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Domestik</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Bruto</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atas</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harga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konstan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dari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tahun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tahunnya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Suatu</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masyarakat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dipandang</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mengalami</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suatu</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pertumbuhan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dalam</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kemakmuran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masyarakat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apabila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pendapatan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perkapita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masyarakat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tersebut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menurut</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harga</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atau</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pendapatan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terus</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menerus</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bertambah</w:t>
      </w:r>
      <w:proofErr w:type="spellEnd"/>
      <w:r w:rsidRPr="0026078C">
        <w:rPr>
          <w:rFonts w:ascii="Times New Roman" w:hAnsi="Times New Roman" w:cs="Times New Roman"/>
          <w:color w:val="000000" w:themeColor="text1"/>
          <w:sz w:val="24"/>
          <w:szCs w:val="24"/>
        </w:rPr>
        <w:t>.</w:t>
      </w:r>
    </w:p>
    <w:p w14:paraId="79E5FD5F" w14:textId="21EF687E" w:rsidR="0026078C" w:rsidRPr="0026078C" w:rsidRDefault="0026078C" w:rsidP="00084738">
      <w:pPr>
        <w:spacing w:after="0" w:line="360" w:lineRule="auto"/>
        <w:jc w:val="both"/>
        <w:rPr>
          <w:rFonts w:ascii="Times New Roman" w:hAnsi="Times New Roman" w:cs="Times New Roman"/>
          <w:b/>
          <w:bCs/>
          <w:color w:val="000000" w:themeColor="text1"/>
          <w:sz w:val="24"/>
          <w:szCs w:val="24"/>
        </w:rPr>
      </w:pPr>
      <w:r w:rsidRPr="0026078C">
        <w:rPr>
          <w:rFonts w:ascii="Times New Roman" w:hAnsi="Times New Roman" w:cs="Times New Roman"/>
          <w:noProof/>
          <w:color w:val="000000" w:themeColor="text1"/>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CAAD450" w14:textId="77777777" w:rsidR="0026078C" w:rsidRPr="0026078C" w:rsidRDefault="0026078C" w:rsidP="00084738">
      <w:pPr>
        <w:spacing w:after="0" w:line="360" w:lineRule="auto"/>
        <w:jc w:val="center"/>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 xml:space="preserve">Gambar 1.1 </w:t>
      </w:r>
      <w:proofErr w:type="spellStart"/>
      <w:r w:rsidRPr="0026078C">
        <w:rPr>
          <w:rFonts w:ascii="Times New Roman" w:hAnsi="Times New Roman" w:cs="Times New Roman"/>
          <w:color w:val="000000" w:themeColor="text1"/>
          <w:sz w:val="24"/>
          <w:szCs w:val="24"/>
        </w:rPr>
        <w:t>Pertumbuhan</w:t>
      </w:r>
      <w:proofErr w:type="spellEnd"/>
      <w:r w:rsidRPr="0026078C">
        <w:rPr>
          <w:rFonts w:ascii="Times New Roman" w:hAnsi="Times New Roman" w:cs="Times New Roman"/>
          <w:color w:val="000000" w:themeColor="text1"/>
          <w:sz w:val="24"/>
          <w:szCs w:val="24"/>
        </w:rPr>
        <w:t xml:space="preserve"> </w:t>
      </w:r>
      <w:proofErr w:type="spellStart"/>
      <w:r w:rsidRPr="0026078C">
        <w:rPr>
          <w:rFonts w:ascii="Times New Roman" w:hAnsi="Times New Roman" w:cs="Times New Roman"/>
          <w:color w:val="000000" w:themeColor="text1"/>
          <w:sz w:val="24"/>
          <w:szCs w:val="24"/>
        </w:rPr>
        <w:t>Ekonomi</w:t>
      </w:r>
      <w:proofErr w:type="spellEnd"/>
      <w:r w:rsidRPr="0026078C">
        <w:rPr>
          <w:rFonts w:ascii="Times New Roman" w:hAnsi="Times New Roman" w:cs="Times New Roman"/>
          <w:color w:val="000000" w:themeColor="text1"/>
          <w:sz w:val="24"/>
          <w:szCs w:val="24"/>
        </w:rPr>
        <w:t xml:space="preserve"> di Indonesia</w:t>
      </w:r>
    </w:p>
    <w:p w14:paraId="309FD595" w14:textId="734AF856" w:rsidR="0026078C" w:rsidRPr="0026078C" w:rsidRDefault="0026078C" w:rsidP="00084738">
      <w:pPr>
        <w:spacing w:line="360" w:lineRule="auto"/>
        <w:jc w:val="center"/>
        <w:rPr>
          <w:rFonts w:ascii="Times New Roman" w:hAnsi="Times New Roman" w:cs="Times New Roman"/>
          <w:color w:val="000000" w:themeColor="text1"/>
          <w:sz w:val="24"/>
          <w:szCs w:val="24"/>
        </w:rPr>
      </w:pPr>
      <w:proofErr w:type="spellStart"/>
      <w:r w:rsidRPr="0026078C">
        <w:rPr>
          <w:rFonts w:ascii="Times New Roman" w:hAnsi="Times New Roman" w:cs="Times New Roman"/>
          <w:color w:val="000000" w:themeColor="text1"/>
          <w:sz w:val="24"/>
          <w:szCs w:val="24"/>
        </w:rPr>
        <w:t>Sumber</w:t>
      </w:r>
      <w:proofErr w:type="spellEnd"/>
      <w:r w:rsidRPr="0026078C">
        <w:rPr>
          <w:rFonts w:ascii="Times New Roman" w:hAnsi="Times New Roman" w:cs="Times New Roman"/>
          <w:color w:val="000000" w:themeColor="text1"/>
          <w:sz w:val="24"/>
          <w:szCs w:val="24"/>
        </w:rPr>
        <w:t xml:space="preserve">: </w:t>
      </w:r>
      <w:r w:rsidR="00E7437B">
        <w:rPr>
          <w:rFonts w:ascii="Times New Roman" w:hAnsi="Times New Roman" w:cs="Times New Roman"/>
          <w:color w:val="000000" w:themeColor="text1"/>
          <w:sz w:val="24"/>
          <w:szCs w:val="24"/>
        </w:rPr>
        <w:fldChar w:fldCharType="begin" w:fldLock="1"/>
      </w:r>
      <w:r w:rsidR="00E7437B">
        <w:rPr>
          <w:rFonts w:ascii="Times New Roman" w:hAnsi="Times New Roman" w:cs="Times New Roman"/>
          <w:color w:val="000000" w:themeColor="text1"/>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Pr>
          <w:rFonts w:ascii="Times New Roman" w:hAnsi="Times New Roman" w:cs="Times New Roman"/>
          <w:color w:val="000000" w:themeColor="text1"/>
          <w:sz w:val="24"/>
          <w:szCs w:val="24"/>
        </w:rPr>
        <w:fldChar w:fldCharType="separate"/>
      </w:r>
      <w:r w:rsidR="00E7437B">
        <w:rPr>
          <w:rFonts w:ascii="Times New Roman" w:hAnsi="Times New Roman" w:cs="Times New Roman"/>
          <w:noProof/>
          <w:color w:val="000000" w:themeColor="text1"/>
          <w:sz w:val="24"/>
          <w:szCs w:val="24"/>
        </w:rPr>
        <w:t>Badan Pusat Statistik (</w:t>
      </w:r>
      <w:r w:rsidR="00E7437B" w:rsidRPr="00E7437B">
        <w:rPr>
          <w:rFonts w:ascii="Times New Roman" w:hAnsi="Times New Roman" w:cs="Times New Roman"/>
          <w:noProof/>
          <w:color w:val="000000" w:themeColor="text1"/>
          <w:sz w:val="24"/>
          <w:szCs w:val="24"/>
        </w:rPr>
        <w:t>2020)</w:t>
      </w:r>
      <w:r w:rsidR="00E7437B">
        <w:rPr>
          <w:rFonts w:ascii="Times New Roman" w:hAnsi="Times New Roman" w:cs="Times New Roman"/>
          <w:color w:val="000000" w:themeColor="text1"/>
          <w:sz w:val="24"/>
          <w:szCs w:val="24"/>
        </w:rPr>
        <w:fldChar w:fldCharType="end"/>
      </w:r>
    </w:p>
    <w:p w14:paraId="4665F470" w14:textId="0C1936DF" w:rsidR="0026078C" w:rsidRPr="008B3B82" w:rsidRDefault="0026078C" w:rsidP="00084738">
      <w:pPr>
        <w:spacing w:line="360" w:lineRule="auto"/>
        <w:ind w:firstLine="720"/>
        <w:jc w:val="both"/>
        <w:rPr>
          <w:rFonts w:ascii="Times New Roman" w:hAnsi="Times New Roman" w:cs="Times New Roman"/>
          <w:color w:val="000000" w:themeColor="text1"/>
          <w:sz w:val="24"/>
          <w:szCs w:val="24"/>
        </w:rPr>
      </w:pPr>
      <w:proofErr w:type="spellStart"/>
      <w:r w:rsidRPr="008B3B82">
        <w:rPr>
          <w:rFonts w:ascii="Times New Roman" w:hAnsi="Times New Roman" w:cs="Times New Roman"/>
          <w:color w:val="000000" w:themeColor="text1"/>
          <w:sz w:val="24"/>
          <w:szCs w:val="24"/>
        </w:rPr>
        <w:t>Menurut</w:t>
      </w:r>
      <w:proofErr w:type="spellEnd"/>
      <w:r w:rsidRPr="008B3B82">
        <w:rPr>
          <w:rFonts w:ascii="Times New Roman" w:hAnsi="Times New Roman" w:cs="Times New Roman"/>
          <w:color w:val="000000" w:themeColor="text1"/>
          <w:sz w:val="24"/>
          <w:szCs w:val="24"/>
        </w:rPr>
        <w:t xml:space="preserve"> </w:t>
      </w:r>
      <w:r w:rsidR="00E7437B">
        <w:rPr>
          <w:rFonts w:ascii="Times New Roman" w:hAnsi="Times New Roman" w:cs="Times New Roman"/>
          <w:color w:val="000000" w:themeColor="text1"/>
          <w:sz w:val="24"/>
          <w:szCs w:val="24"/>
        </w:rPr>
        <w:fldChar w:fldCharType="begin" w:fldLock="1"/>
      </w:r>
      <w:r w:rsidR="00194D45">
        <w:rPr>
          <w:rFonts w:ascii="Times New Roman" w:hAnsi="Times New Roman" w:cs="Times New Roman"/>
          <w:color w:val="000000" w:themeColor="text1"/>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Pr>
          <w:rFonts w:ascii="Times New Roman" w:hAnsi="Times New Roman" w:cs="Times New Roman"/>
          <w:color w:val="000000" w:themeColor="text1"/>
          <w:sz w:val="24"/>
          <w:szCs w:val="24"/>
        </w:rPr>
        <w:fldChar w:fldCharType="separate"/>
      </w:r>
      <w:r w:rsidR="00E7437B">
        <w:rPr>
          <w:rFonts w:ascii="Times New Roman" w:hAnsi="Times New Roman" w:cs="Times New Roman"/>
          <w:iCs/>
          <w:noProof/>
          <w:color w:val="000000" w:themeColor="text1"/>
          <w:sz w:val="24"/>
          <w:szCs w:val="24"/>
        </w:rPr>
        <w:t>Badan Pusat Statistik</w:t>
      </w:r>
      <w:r w:rsidR="00E7437B" w:rsidRPr="00E7437B">
        <w:rPr>
          <w:rFonts w:ascii="Times New Roman" w:hAnsi="Times New Roman" w:cs="Times New Roman"/>
          <w:noProof/>
          <w:color w:val="000000" w:themeColor="text1"/>
          <w:sz w:val="24"/>
          <w:szCs w:val="24"/>
        </w:rPr>
        <w:t xml:space="preserve"> </w:t>
      </w:r>
      <w:r w:rsidR="00E7437B">
        <w:rPr>
          <w:rFonts w:ascii="Times New Roman" w:hAnsi="Times New Roman" w:cs="Times New Roman"/>
          <w:noProof/>
          <w:color w:val="000000" w:themeColor="text1"/>
          <w:sz w:val="24"/>
          <w:szCs w:val="24"/>
        </w:rPr>
        <w:t>(</w:t>
      </w:r>
      <w:r w:rsidR="00E7437B" w:rsidRPr="00E7437B">
        <w:rPr>
          <w:rFonts w:ascii="Times New Roman" w:hAnsi="Times New Roman" w:cs="Times New Roman"/>
          <w:noProof/>
          <w:color w:val="000000" w:themeColor="text1"/>
          <w:sz w:val="24"/>
          <w:szCs w:val="24"/>
        </w:rPr>
        <w:t>2020)</w:t>
      </w:r>
      <w:r w:rsidR="00E7437B">
        <w:rPr>
          <w:rFonts w:ascii="Times New Roman" w:hAnsi="Times New Roman" w:cs="Times New Roman"/>
          <w:color w:val="000000" w:themeColor="text1"/>
          <w:sz w:val="24"/>
          <w:szCs w:val="24"/>
        </w:rPr>
        <w:fldChar w:fldCharType="end"/>
      </w:r>
      <w:r w:rsidR="00E7437B">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ekonomi</w:t>
      </w:r>
      <w:proofErr w:type="spellEnd"/>
      <w:r w:rsidRPr="008B3B82">
        <w:rPr>
          <w:rFonts w:ascii="Times New Roman" w:hAnsi="Times New Roman" w:cs="Times New Roman"/>
          <w:color w:val="000000" w:themeColor="text1"/>
          <w:sz w:val="24"/>
          <w:szCs w:val="24"/>
        </w:rPr>
        <w:t xml:space="preserve"> di Indonesia pada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2019 </w:t>
      </w:r>
      <w:proofErr w:type="spellStart"/>
      <w:r w:rsidRPr="008B3B82">
        <w:rPr>
          <w:rFonts w:ascii="Times New Roman" w:hAnsi="Times New Roman" w:cs="Times New Roman"/>
          <w:color w:val="000000" w:themeColor="text1"/>
          <w:sz w:val="24"/>
          <w:szCs w:val="24"/>
        </w:rPr>
        <w:t>tumbuh</w:t>
      </w:r>
      <w:proofErr w:type="spellEnd"/>
      <w:r w:rsidRPr="008B3B82">
        <w:rPr>
          <w:rFonts w:ascii="Times New Roman" w:hAnsi="Times New Roman" w:cs="Times New Roman"/>
          <w:color w:val="000000" w:themeColor="text1"/>
          <w:sz w:val="24"/>
          <w:szCs w:val="24"/>
        </w:rPr>
        <w:t xml:space="preserve"> 5,02 </w:t>
      </w:r>
      <w:proofErr w:type="spellStart"/>
      <w:r w:rsidRPr="008B3B82">
        <w:rPr>
          <w:rFonts w:ascii="Times New Roman" w:hAnsi="Times New Roman" w:cs="Times New Roman"/>
          <w:color w:val="000000" w:themeColor="text1"/>
          <w:sz w:val="24"/>
          <w:szCs w:val="24"/>
        </w:rPr>
        <w:t>persen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lebih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rendah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dibandingkan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2018 yang </w:t>
      </w:r>
      <w:proofErr w:type="spellStart"/>
      <w:r w:rsidRPr="008B3B82">
        <w:rPr>
          <w:rFonts w:ascii="Times New Roman" w:hAnsi="Times New Roman" w:cs="Times New Roman"/>
          <w:color w:val="000000" w:themeColor="text1"/>
          <w:sz w:val="24"/>
          <w:szCs w:val="24"/>
        </w:rPr>
        <w:t>tumbuh</w:t>
      </w:r>
      <w:proofErr w:type="spellEnd"/>
      <w:r w:rsidRPr="008B3B82">
        <w:rPr>
          <w:rFonts w:ascii="Times New Roman" w:hAnsi="Times New Roman" w:cs="Times New Roman"/>
          <w:color w:val="000000" w:themeColor="text1"/>
          <w:sz w:val="24"/>
          <w:szCs w:val="24"/>
        </w:rPr>
        <w:t xml:space="preserve"> 5,17 </w:t>
      </w:r>
      <w:proofErr w:type="spellStart"/>
      <w:r w:rsidRPr="008B3B82">
        <w:rPr>
          <w:rFonts w:ascii="Times New Roman" w:hAnsi="Times New Roman" w:cs="Times New Roman"/>
          <w:color w:val="000000" w:themeColor="text1"/>
          <w:sz w:val="24"/>
          <w:szCs w:val="24"/>
        </w:rPr>
        <w:t>persen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Meskipun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demikian</w:t>
      </w:r>
      <w:proofErr w:type="spellEnd"/>
      <w:r w:rsidRPr="008B3B82">
        <w:rPr>
          <w:rFonts w:ascii="Times New Roman" w:hAnsi="Times New Roman" w:cs="Times New Roman"/>
          <w:color w:val="000000" w:themeColor="text1"/>
          <w:sz w:val="24"/>
          <w:szCs w:val="24"/>
        </w:rPr>
        <w:t xml:space="preserve"> Indonesia </w:t>
      </w:r>
      <w:proofErr w:type="spellStart"/>
      <w:r w:rsidRPr="008B3B82">
        <w:rPr>
          <w:rFonts w:ascii="Times New Roman" w:hAnsi="Times New Roman" w:cs="Times New Roman"/>
          <w:color w:val="000000" w:themeColor="text1"/>
          <w:sz w:val="24"/>
          <w:szCs w:val="24"/>
        </w:rPr>
        <w:t>masih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dianggap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bertumbuh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baik</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lastRenderedPageBreak/>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bersaing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negara lain. </w:t>
      </w:r>
      <w:proofErr w:type="spellStart"/>
      <w:r w:rsidRPr="008B3B82">
        <w:rPr>
          <w:rFonts w:ascii="Times New Roman" w:hAnsi="Times New Roman" w:cs="Times New Roman"/>
          <w:color w:val="000000" w:themeColor="text1"/>
          <w:sz w:val="24"/>
          <w:szCs w:val="24"/>
        </w:rPr>
        <w:t>Peningkatan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kegiatan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perekonomian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harus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didukung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berbagai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aspek</w:t>
      </w:r>
      <w:proofErr w:type="spellEnd"/>
      <w:r w:rsidRPr="008B3B82">
        <w:rPr>
          <w:rFonts w:ascii="Times New Roman" w:hAnsi="Times New Roman" w:cs="Times New Roman"/>
          <w:color w:val="000000" w:themeColor="text1"/>
          <w:sz w:val="24"/>
          <w:szCs w:val="24"/>
        </w:rPr>
        <w:t xml:space="preserve">, salah </w:t>
      </w:r>
      <w:proofErr w:type="spellStart"/>
      <w:r w:rsidRPr="008B3B82">
        <w:rPr>
          <w:rFonts w:ascii="Times New Roman" w:hAnsi="Times New Roman" w:cs="Times New Roman"/>
          <w:color w:val="000000" w:themeColor="text1"/>
          <w:sz w:val="24"/>
          <w:szCs w:val="24"/>
        </w:rPr>
        <w:t>satunya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yaitu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sisi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pendanaan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guna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kuantitas</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kualitas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produk</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dihasilkan</w:t>
      </w:r>
      <w:proofErr w:type="spellEnd"/>
      <w:r w:rsidRPr="008B3B82">
        <w:rPr>
          <w:rFonts w:ascii="Times New Roman" w:hAnsi="Times New Roman" w:cs="Times New Roman"/>
          <w:color w:val="000000" w:themeColor="text1"/>
          <w:sz w:val="24"/>
          <w:szCs w:val="24"/>
        </w:rPr>
        <w:t xml:space="preserve">. Salah </w:t>
      </w:r>
      <w:proofErr w:type="spellStart"/>
      <w:r w:rsidRPr="008B3B82">
        <w:rPr>
          <w:rFonts w:ascii="Times New Roman" w:hAnsi="Times New Roman" w:cs="Times New Roman"/>
          <w:color w:val="000000" w:themeColor="text1"/>
          <w:sz w:val="24"/>
          <w:szCs w:val="24"/>
        </w:rPr>
        <w:t>satu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sumber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pendanaan</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dikenal</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dimanfaatkan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menunjang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perekonomian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yaitu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adanya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sektor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perbankan</w:t>
      </w:r>
      <w:proofErr w:type="spellEnd"/>
      <w:r w:rsidRPr="008B3B82">
        <w:rPr>
          <w:rFonts w:ascii="Times New Roman" w:hAnsi="Times New Roman" w:cs="Times New Roman"/>
          <w:color w:val="000000" w:themeColor="text1"/>
          <w:sz w:val="24"/>
          <w:szCs w:val="24"/>
        </w:rPr>
        <w:t xml:space="preserve">. </w:t>
      </w:r>
    </w:p>
    <w:p w14:paraId="505F3F42" w14:textId="5E7AB83A" w:rsidR="0026078C" w:rsidRPr="008B3B82" w:rsidRDefault="0067415A" w:rsidP="00084738">
      <w:pPr>
        <w:spacing w:line="36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w:t>
      </w:r>
      <w:commentRangeStart w:id="0"/>
      <w:r w:rsidR="0026078C" w:rsidRPr="008B3B82">
        <w:rPr>
          <w:rFonts w:ascii="Times New Roman" w:hAnsi="Times New Roman" w:cs="Times New Roman"/>
          <w:color w:val="000000" w:themeColor="text1"/>
          <w:sz w:val="24"/>
          <w:szCs w:val="24"/>
        </w:rPr>
        <w:t>erbankan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adalah</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segala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sesuatu</w:t>
      </w:r>
      <w:proofErr w:type="spellEnd"/>
      <w:r w:rsidR="0026078C" w:rsidRPr="008B3B82">
        <w:rPr>
          <w:rFonts w:ascii="Times New Roman" w:hAnsi="Times New Roman" w:cs="Times New Roman"/>
          <w:color w:val="000000" w:themeColor="text1"/>
          <w:sz w:val="24"/>
          <w:szCs w:val="24"/>
        </w:rPr>
        <w:t xml:space="preserve"> yang </w:t>
      </w:r>
      <w:proofErr w:type="spellStart"/>
      <w:r w:rsidR="0026078C" w:rsidRPr="008B3B82">
        <w:rPr>
          <w:rFonts w:ascii="Times New Roman" w:hAnsi="Times New Roman" w:cs="Times New Roman"/>
          <w:color w:val="000000" w:themeColor="text1"/>
          <w:sz w:val="24"/>
          <w:szCs w:val="24"/>
        </w:rPr>
        <w:t>berkaitan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dengan</w:t>
      </w:r>
      <w:proofErr w:type="spellEnd"/>
      <w:r w:rsidR="0026078C" w:rsidRPr="008B3B82">
        <w:rPr>
          <w:rFonts w:ascii="Times New Roman" w:hAnsi="Times New Roman" w:cs="Times New Roman"/>
          <w:color w:val="000000" w:themeColor="text1"/>
          <w:sz w:val="24"/>
          <w:szCs w:val="24"/>
        </w:rPr>
        <w:t xml:space="preserve"> bank, </w:t>
      </w:r>
      <w:proofErr w:type="spellStart"/>
      <w:r w:rsidR="0026078C" w:rsidRPr="008B3B82">
        <w:rPr>
          <w:rFonts w:ascii="Times New Roman" w:hAnsi="Times New Roman" w:cs="Times New Roman"/>
          <w:color w:val="000000" w:themeColor="text1"/>
          <w:sz w:val="24"/>
          <w:szCs w:val="24"/>
        </w:rPr>
        <w:t>mencakup</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kelembagaan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kegiatan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usaha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serta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cara</w:t>
      </w:r>
      <w:proofErr w:type="spellEnd"/>
      <w:r w:rsidR="0026078C" w:rsidRPr="008B3B82">
        <w:rPr>
          <w:rFonts w:ascii="Times New Roman" w:hAnsi="Times New Roman" w:cs="Times New Roman"/>
          <w:color w:val="000000" w:themeColor="text1"/>
          <w:sz w:val="24"/>
          <w:szCs w:val="24"/>
        </w:rPr>
        <w:t xml:space="preserve"> dan proses </w:t>
      </w:r>
      <w:proofErr w:type="spellStart"/>
      <w:r w:rsidR="0026078C" w:rsidRPr="008B3B82">
        <w:rPr>
          <w:rFonts w:ascii="Times New Roman" w:hAnsi="Times New Roman" w:cs="Times New Roman"/>
          <w:color w:val="000000" w:themeColor="text1"/>
          <w:sz w:val="24"/>
          <w:szCs w:val="24"/>
        </w:rPr>
        <w:t>dalam</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melaksanakan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kegiatan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usahanya</w:t>
      </w:r>
      <w:proofErr w:type="spellEnd"/>
      <w:r w:rsidR="0026078C" w:rsidRPr="008B3B82">
        <w:rPr>
          <w:rFonts w:ascii="Times New Roman" w:hAnsi="Times New Roman" w:cs="Times New Roman"/>
          <w:color w:val="000000" w:themeColor="text1"/>
          <w:sz w:val="24"/>
          <w:szCs w:val="24"/>
        </w:rPr>
        <w:t xml:space="preserve"> (OJK, 2018). </w:t>
      </w:r>
      <w:r>
        <w:rPr>
          <w:rFonts w:ascii="Times New Roman" w:hAnsi="Times New Roman" w:cs="Times New Roman"/>
          <w:color w:val="000000" w:themeColor="text1"/>
          <w:sz w:val="24"/>
          <w:szCs w:val="24"/>
        </w:rPr>
        <w:t xml:space="preserve">Di </w:t>
      </w:r>
      <w:proofErr w:type="spellStart"/>
      <w:r>
        <w:rPr>
          <w:rFonts w:ascii="Times New Roman" w:hAnsi="Times New Roman" w:cs="Times New Roman"/>
          <w:color w:val="000000" w:themeColor="text1"/>
          <w:sz w:val="24"/>
          <w:szCs w:val="24"/>
        </w:rPr>
        <w:t>seluruh</w:t>
      </w:r>
      <w:proofErr w:type="spellEnd"/>
      <w:r>
        <w:rPr>
          <w:rFonts w:ascii="Times New Roman" w:hAnsi="Times New Roman" w:cs="Times New Roman"/>
          <w:color w:val="000000" w:themeColor="text1"/>
          <w:sz w:val="24"/>
          <w:szCs w:val="24"/>
        </w:rPr>
        <w:t xml:space="preserve"> negara </w:t>
      </w:r>
      <w:proofErr w:type="spellStart"/>
      <w:r>
        <w:rPr>
          <w:rFonts w:ascii="Times New Roman" w:hAnsi="Times New Roman" w:cs="Times New Roman"/>
          <w:color w:val="000000" w:themeColor="text1"/>
          <w:sz w:val="24"/>
          <w:szCs w:val="24"/>
        </w:rPr>
        <w:t>p</w:t>
      </w:r>
      <w:r w:rsidR="0026078C" w:rsidRPr="008B3B82">
        <w:rPr>
          <w:rFonts w:ascii="Times New Roman" w:hAnsi="Times New Roman" w:cs="Times New Roman"/>
          <w:color w:val="000000" w:themeColor="text1"/>
          <w:sz w:val="24"/>
          <w:szCs w:val="24"/>
        </w:rPr>
        <w:t>erbankan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merupakan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urat</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nadi</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perekonomian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banyak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roda-roda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perekonomian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terutama</w:t>
      </w:r>
      <w:proofErr w:type="spellEnd"/>
      <w:r w:rsidR="0026078C" w:rsidRPr="008B3B82">
        <w:rPr>
          <w:rFonts w:ascii="Times New Roman" w:hAnsi="Times New Roman" w:cs="Times New Roman"/>
          <w:color w:val="000000" w:themeColor="text1"/>
          <w:sz w:val="24"/>
          <w:szCs w:val="24"/>
        </w:rPr>
        <w:t xml:space="preserve"> di </w:t>
      </w:r>
      <w:proofErr w:type="spellStart"/>
      <w:r w:rsidR="0026078C" w:rsidRPr="008B3B82">
        <w:rPr>
          <w:rFonts w:ascii="Times New Roman" w:hAnsi="Times New Roman" w:cs="Times New Roman"/>
          <w:color w:val="000000" w:themeColor="text1"/>
          <w:sz w:val="24"/>
          <w:szCs w:val="24"/>
        </w:rPr>
        <w:t>gerakkan</w:t>
      </w:r>
      <w:proofErr w:type="spellEnd"/>
      <w:r w:rsidR="0026078C" w:rsidRPr="008B3B82">
        <w:rPr>
          <w:rFonts w:ascii="Times New Roman" w:hAnsi="Times New Roman" w:cs="Times New Roman"/>
          <w:color w:val="000000" w:themeColor="text1"/>
          <w:sz w:val="24"/>
          <w:szCs w:val="24"/>
        </w:rPr>
        <w:t xml:space="preserve"> oleh </w:t>
      </w:r>
      <w:proofErr w:type="spellStart"/>
      <w:r w:rsidR="0026078C" w:rsidRPr="008B3B82">
        <w:rPr>
          <w:rFonts w:ascii="Times New Roman" w:hAnsi="Times New Roman" w:cs="Times New Roman"/>
          <w:color w:val="000000" w:themeColor="text1"/>
          <w:sz w:val="24"/>
          <w:szCs w:val="24"/>
        </w:rPr>
        <w:t>perbankan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baik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secara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langsung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maupun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tidak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langsung</w:t>
      </w:r>
      <w:proofErr w:type="spellEnd"/>
      <w:r w:rsidR="0026078C" w:rsidRPr="008B3B82">
        <w:rPr>
          <w:rFonts w:ascii="Times New Roman" w:hAnsi="Times New Roman" w:cs="Times New Roman"/>
          <w:color w:val="000000" w:themeColor="text1"/>
          <w:sz w:val="24"/>
          <w:szCs w:val="24"/>
        </w:rPr>
        <w:t xml:space="preserve">. </w:t>
      </w:r>
      <w:r w:rsidR="00085739">
        <w:rPr>
          <w:rFonts w:ascii="Times New Roman" w:hAnsi="Times New Roman" w:cs="Times New Roman"/>
          <w:color w:val="000000" w:themeColor="text1"/>
          <w:sz w:val="24"/>
          <w:szCs w:val="24"/>
        </w:rPr>
        <w:t>D</w:t>
      </w:r>
      <w:r w:rsidR="0026078C" w:rsidRPr="008B3B82">
        <w:rPr>
          <w:rFonts w:ascii="Times New Roman" w:hAnsi="Times New Roman" w:cs="Times New Roman"/>
          <w:color w:val="000000" w:themeColor="text1"/>
          <w:sz w:val="24"/>
          <w:szCs w:val="24"/>
        </w:rPr>
        <w:t xml:space="preserve">i Indonesia </w:t>
      </w:r>
      <w:proofErr w:type="spellStart"/>
      <w:r w:rsidR="00085739">
        <w:rPr>
          <w:rFonts w:ascii="Times New Roman" w:hAnsi="Times New Roman" w:cs="Times New Roman"/>
          <w:color w:val="000000" w:themeColor="text1"/>
          <w:sz w:val="24"/>
          <w:szCs w:val="24"/>
        </w:rPr>
        <w:t>perbankan</w:t>
      </w:r>
      <w:proofErr w:type="spellEnd"/>
      <w:r w:rsidR="00085739">
        <w:rPr>
          <w:rFonts w:ascii="Times New Roman" w:hAnsi="Times New Roman" w:cs="Times New Roman"/>
          <w:color w:val="000000" w:themeColor="text1"/>
          <w:sz w:val="24"/>
          <w:szCs w:val="24"/>
        </w:rPr>
        <w:t xml:space="preserve"> </w:t>
      </w:r>
      <w:proofErr w:type="spellStart"/>
      <w:r w:rsidR="00085739">
        <w:rPr>
          <w:rFonts w:ascii="Times New Roman" w:hAnsi="Times New Roman" w:cs="Times New Roman"/>
          <w:color w:val="000000" w:themeColor="text1"/>
          <w:sz w:val="24"/>
          <w:szCs w:val="24"/>
        </w:rPr>
        <w:t>sendiri</w:t>
      </w:r>
      <w:proofErr w:type="spellEnd"/>
      <w:r w:rsidR="00085739">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memegang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peranan</w:t>
      </w:r>
      <w:proofErr w:type="spellEnd"/>
      <w:r w:rsidR="0026078C" w:rsidRPr="008B3B82">
        <w:rPr>
          <w:rFonts w:ascii="Times New Roman" w:hAnsi="Times New Roman" w:cs="Times New Roman"/>
          <w:color w:val="000000" w:themeColor="text1"/>
          <w:sz w:val="24"/>
          <w:szCs w:val="24"/>
        </w:rPr>
        <w:t xml:space="preserve"> yang </w:t>
      </w:r>
      <w:proofErr w:type="spellStart"/>
      <w:r w:rsidR="0026078C" w:rsidRPr="008B3B82">
        <w:rPr>
          <w:rFonts w:ascii="Times New Roman" w:hAnsi="Times New Roman" w:cs="Times New Roman"/>
          <w:color w:val="000000" w:themeColor="text1"/>
          <w:sz w:val="24"/>
          <w:szCs w:val="24"/>
        </w:rPr>
        <w:t>teramat</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penting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terlebih</w:t>
      </w:r>
      <w:proofErr w:type="spellEnd"/>
      <w:r w:rsidR="0026078C" w:rsidRPr="008B3B82">
        <w:rPr>
          <w:rFonts w:ascii="Times New Roman" w:hAnsi="Times New Roman" w:cs="Times New Roman"/>
          <w:color w:val="000000" w:themeColor="text1"/>
          <w:sz w:val="24"/>
          <w:szCs w:val="24"/>
        </w:rPr>
        <w:t xml:space="preserve"> negara Indonesia </w:t>
      </w:r>
      <w:proofErr w:type="spellStart"/>
      <w:r w:rsidR="0026078C" w:rsidRPr="008B3B82">
        <w:rPr>
          <w:rFonts w:ascii="Times New Roman" w:hAnsi="Times New Roman" w:cs="Times New Roman"/>
          <w:color w:val="000000" w:themeColor="text1"/>
          <w:sz w:val="24"/>
          <w:szCs w:val="24"/>
        </w:rPr>
        <w:t>termasuk</w:t>
      </w:r>
      <w:proofErr w:type="spellEnd"/>
      <w:r w:rsidR="0026078C" w:rsidRPr="008B3B82">
        <w:rPr>
          <w:rFonts w:ascii="Times New Roman" w:hAnsi="Times New Roman" w:cs="Times New Roman"/>
          <w:color w:val="000000" w:themeColor="text1"/>
          <w:sz w:val="24"/>
          <w:szCs w:val="24"/>
        </w:rPr>
        <w:t xml:space="preserve"> negara yang </w:t>
      </w:r>
      <w:proofErr w:type="spellStart"/>
      <w:r w:rsidR="0026078C" w:rsidRPr="008B3B82">
        <w:rPr>
          <w:rFonts w:ascii="Times New Roman" w:hAnsi="Times New Roman" w:cs="Times New Roman"/>
          <w:color w:val="000000" w:themeColor="text1"/>
          <w:sz w:val="24"/>
          <w:szCs w:val="24"/>
        </w:rPr>
        <w:t>sedang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membangun</w:t>
      </w:r>
      <w:proofErr w:type="spellEnd"/>
      <w:r w:rsidR="0026078C" w:rsidRPr="008B3B82">
        <w:rPr>
          <w:rFonts w:ascii="Times New Roman" w:hAnsi="Times New Roman" w:cs="Times New Roman"/>
          <w:color w:val="000000" w:themeColor="text1"/>
          <w:sz w:val="24"/>
          <w:szCs w:val="24"/>
        </w:rPr>
        <w:t xml:space="preserve"> di </w:t>
      </w:r>
      <w:proofErr w:type="spellStart"/>
      <w:r w:rsidR="0026078C" w:rsidRPr="008B3B82">
        <w:rPr>
          <w:rFonts w:ascii="Times New Roman" w:hAnsi="Times New Roman" w:cs="Times New Roman"/>
          <w:color w:val="000000" w:themeColor="text1"/>
          <w:sz w:val="24"/>
          <w:szCs w:val="24"/>
        </w:rPr>
        <w:t>segala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sektor</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Perkembangan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perbankan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saat</w:t>
      </w:r>
      <w:proofErr w:type="spellEnd"/>
      <w:r w:rsidR="0026078C" w:rsidRPr="008B3B82">
        <w:rPr>
          <w:rFonts w:ascii="Times New Roman" w:hAnsi="Times New Roman" w:cs="Times New Roman"/>
          <w:color w:val="000000" w:themeColor="text1"/>
          <w:sz w:val="24"/>
          <w:szCs w:val="24"/>
        </w:rPr>
        <w:t xml:space="preserve"> ini </w:t>
      </w:r>
      <w:proofErr w:type="spellStart"/>
      <w:r w:rsidR="0026078C" w:rsidRPr="008B3B82">
        <w:rPr>
          <w:rFonts w:ascii="Times New Roman" w:hAnsi="Times New Roman" w:cs="Times New Roman"/>
          <w:color w:val="000000" w:themeColor="text1"/>
          <w:sz w:val="24"/>
          <w:szCs w:val="24"/>
        </w:rPr>
        <w:t>sudah</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semakin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luas</w:t>
      </w:r>
      <w:proofErr w:type="spellEnd"/>
      <w:r w:rsidR="0026078C" w:rsidRPr="008B3B82">
        <w:rPr>
          <w:rFonts w:ascii="Times New Roman" w:hAnsi="Times New Roman" w:cs="Times New Roman"/>
          <w:color w:val="000000" w:themeColor="text1"/>
          <w:sz w:val="24"/>
          <w:szCs w:val="24"/>
        </w:rPr>
        <w:t xml:space="preserve"> dan </w:t>
      </w:r>
      <w:proofErr w:type="spellStart"/>
      <w:r w:rsidR="0026078C" w:rsidRPr="008B3B82">
        <w:rPr>
          <w:rFonts w:ascii="Times New Roman" w:hAnsi="Times New Roman" w:cs="Times New Roman"/>
          <w:color w:val="000000" w:themeColor="text1"/>
          <w:sz w:val="24"/>
          <w:szCs w:val="24"/>
        </w:rPr>
        <w:t>tidak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asing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lagi</w:t>
      </w:r>
      <w:proofErr w:type="spellEnd"/>
      <w:r w:rsidR="0026078C" w:rsidRPr="008B3B82">
        <w:rPr>
          <w:rFonts w:ascii="Times New Roman" w:hAnsi="Times New Roman" w:cs="Times New Roman"/>
          <w:color w:val="000000" w:themeColor="text1"/>
          <w:sz w:val="24"/>
          <w:szCs w:val="24"/>
        </w:rPr>
        <w:t xml:space="preserve"> di </w:t>
      </w:r>
      <w:proofErr w:type="spellStart"/>
      <w:r w:rsidR="0026078C" w:rsidRPr="008B3B82">
        <w:rPr>
          <w:rFonts w:ascii="Times New Roman" w:hAnsi="Times New Roman" w:cs="Times New Roman"/>
          <w:color w:val="000000" w:themeColor="text1"/>
          <w:sz w:val="24"/>
          <w:szCs w:val="24"/>
        </w:rPr>
        <w:t>seluruh</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lapisan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masyarakat</w:t>
      </w:r>
      <w:proofErr w:type="spellEnd"/>
      <w:r w:rsidR="0026078C" w:rsidRPr="008B3B82">
        <w:rPr>
          <w:rFonts w:ascii="Times New Roman" w:hAnsi="Times New Roman" w:cs="Times New Roman"/>
          <w:color w:val="000000" w:themeColor="text1"/>
          <w:sz w:val="24"/>
          <w:szCs w:val="24"/>
        </w:rPr>
        <w:t xml:space="preserve">. </w:t>
      </w:r>
      <w:proofErr w:type="spellStart"/>
      <w:r w:rsidR="00085739">
        <w:rPr>
          <w:rFonts w:ascii="Times New Roman" w:hAnsi="Times New Roman" w:cs="Times New Roman"/>
          <w:color w:val="000000" w:themeColor="text1"/>
          <w:sz w:val="24"/>
          <w:szCs w:val="24"/>
        </w:rPr>
        <w:t>Perkembangan</w:t>
      </w:r>
      <w:proofErr w:type="spellEnd"/>
      <w:r w:rsidR="00085739">
        <w:rPr>
          <w:rFonts w:ascii="Times New Roman" w:hAnsi="Times New Roman" w:cs="Times New Roman"/>
          <w:color w:val="000000" w:themeColor="text1"/>
          <w:sz w:val="24"/>
          <w:szCs w:val="24"/>
        </w:rPr>
        <w:t xml:space="preserve"> </w:t>
      </w:r>
      <w:proofErr w:type="spellStart"/>
      <w:r w:rsidR="00085739">
        <w:rPr>
          <w:rFonts w:ascii="Times New Roman" w:hAnsi="Times New Roman" w:cs="Times New Roman"/>
          <w:color w:val="000000" w:themeColor="text1"/>
          <w:sz w:val="24"/>
          <w:szCs w:val="24"/>
        </w:rPr>
        <w:t>perbankan</w:t>
      </w:r>
      <w:proofErr w:type="spellEnd"/>
      <w:r w:rsidR="00085739">
        <w:rPr>
          <w:rFonts w:ascii="Times New Roman" w:hAnsi="Times New Roman" w:cs="Times New Roman"/>
          <w:color w:val="000000" w:themeColor="text1"/>
          <w:sz w:val="24"/>
          <w:szCs w:val="24"/>
        </w:rPr>
        <w:t xml:space="preserve"> </w:t>
      </w:r>
      <w:proofErr w:type="spellStart"/>
      <w:r w:rsidR="00085739">
        <w:rPr>
          <w:rFonts w:ascii="Times New Roman" w:hAnsi="Times New Roman" w:cs="Times New Roman"/>
          <w:color w:val="000000" w:themeColor="text1"/>
          <w:sz w:val="24"/>
          <w:szCs w:val="24"/>
        </w:rPr>
        <w:t>mempengaruhi</w:t>
      </w:r>
      <w:proofErr w:type="spellEnd"/>
      <w:r w:rsidR="00085739">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seluruh</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produk</w:t>
      </w:r>
      <w:proofErr w:type="spellEnd"/>
      <w:r w:rsidR="0026078C" w:rsidRPr="008B3B82">
        <w:rPr>
          <w:rFonts w:ascii="Times New Roman" w:hAnsi="Times New Roman" w:cs="Times New Roman"/>
          <w:color w:val="000000" w:themeColor="text1"/>
          <w:sz w:val="24"/>
          <w:szCs w:val="24"/>
        </w:rPr>
        <w:t xml:space="preserve"> dan </w:t>
      </w:r>
      <w:proofErr w:type="spellStart"/>
      <w:r w:rsidR="0026078C" w:rsidRPr="008B3B82">
        <w:rPr>
          <w:rFonts w:ascii="Times New Roman" w:hAnsi="Times New Roman" w:cs="Times New Roman"/>
          <w:color w:val="000000" w:themeColor="text1"/>
          <w:sz w:val="24"/>
          <w:szCs w:val="24"/>
        </w:rPr>
        <w:t>jasa</w:t>
      </w:r>
      <w:proofErr w:type="spellEnd"/>
      <w:r w:rsidR="0026078C" w:rsidRPr="008B3B82">
        <w:rPr>
          <w:rFonts w:ascii="Times New Roman" w:hAnsi="Times New Roman" w:cs="Times New Roman"/>
          <w:color w:val="000000" w:themeColor="text1"/>
          <w:sz w:val="24"/>
          <w:szCs w:val="24"/>
        </w:rPr>
        <w:t xml:space="preserve"> bank </w:t>
      </w:r>
      <w:proofErr w:type="spellStart"/>
      <w:r w:rsidR="0026078C" w:rsidRPr="008B3B82">
        <w:rPr>
          <w:rFonts w:ascii="Times New Roman" w:hAnsi="Times New Roman" w:cs="Times New Roman"/>
          <w:color w:val="000000" w:themeColor="text1"/>
          <w:sz w:val="24"/>
          <w:szCs w:val="24"/>
        </w:rPr>
        <w:t>ke</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setiap</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lapisan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masyarakat</w:t>
      </w:r>
      <w:proofErr w:type="spellEnd"/>
      <w:r w:rsidR="0026078C" w:rsidRPr="008B3B82">
        <w:rPr>
          <w:rFonts w:ascii="Times New Roman" w:hAnsi="Times New Roman" w:cs="Times New Roman"/>
          <w:color w:val="000000" w:themeColor="text1"/>
          <w:sz w:val="24"/>
          <w:szCs w:val="24"/>
        </w:rPr>
        <w:t xml:space="preserve"> di Indonesia. </w:t>
      </w:r>
      <w:proofErr w:type="spellStart"/>
      <w:r w:rsidR="0026078C" w:rsidRPr="008B3B82">
        <w:rPr>
          <w:rFonts w:ascii="Times New Roman" w:hAnsi="Times New Roman" w:cs="Times New Roman"/>
          <w:color w:val="000000" w:themeColor="text1"/>
          <w:sz w:val="24"/>
          <w:szCs w:val="24"/>
        </w:rPr>
        <w:t>Setiap</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harinya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kita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menggunakan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produk-produk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perbankan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untuk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melakukan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transaksi</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mulai</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dari</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mengirim</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uang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menabung</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bahkan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untuk</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membayar</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biaya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kebutuhan</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hidup</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kita</w:t>
      </w:r>
      <w:proofErr w:type="spellEnd"/>
      <w:r w:rsidR="0026078C" w:rsidRPr="008B3B82">
        <w:rPr>
          <w:rFonts w:ascii="Times New Roman" w:hAnsi="Times New Roman" w:cs="Times New Roman"/>
          <w:color w:val="000000" w:themeColor="text1"/>
          <w:sz w:val="24"/>
          <w:szCs w:val="24"/>
        </w:rPr>
        <w:t xml:space="preserve"> </w:t>
      </w:r>
      <w:proofErr w:type="spellStart"/>
      <w:r w:rsidR="0026078C" w:rsidRPr="008B3B82">
        <w:rPr>
          <w:rFonts w:ascii="Times New Roman" w:hAnsi="Times New Roman" w:cs="Times New Roman"/>
          <w:color w:val="000000" w:themeColor="text1"/>
          <w:sz w:val="24"/>
          <w:szCs w:val="24"/>
        </w:rPr>
        <w:t>sehari-hari</w:t>
      </w:r>
      <w:proofErr w:type="spellEnd"/>
      <w:r w:rsidR="0026078C" w:rsidRPr="008B3B82">
        <w:rPr>
          <w:rFonts w:ascii="Times New Roman" w:hAnsi="Times New Roman" w:cs="Times New Roman"/>
          <w:color w:val="000000" w:themeColor="text1"/>
          <w:sz w:val="24"/>
          <w:szCs w:val="24"/>
        </w:rPr>
        <w:t xml:space="preserve">. </w:t>
      </w:r>
      <w:commentRangeEnd w:id="0"/>
      <w:r w:rsidR="0061012D">
        <w:rPr>
          <w:rStyle w:val="CommentReference"/>
        </w:rPr>
        <w:commentReference w:id="0"/>
      </w:r>
    </w:p>
    <w:p w14:paraId="710AA742" w14:textId="5B33D80C" w:rsidR="0026078C" w:rsidRPr="008B3B82" w:rsidRDefault="0026078C" w:rsidP="00084738">
      <w:pPr>
        <w:spacing w:after="0" w:line="360" w:lineRule="auto"/>
        <w:jc w:val="center"/>
        <w:rPr>
          <w:rFonts w:ascii="Times New Roman" w:hAnsi="Times New Roman" w:cs="Times New Roman"/>
          <w:color w:val="000000" w:themeColor="text1"/>
          <w:sz w:val="24"/>
          <w:szCs w:val="24"/>
        </w:rPr>
      </w:pPr>
      <w:commentRangeStart w:id="1"/>
      <w:proofErr w:type="spellStart"/>
      <w:r w:rsidRPr="008B3B82">
        <w:rPr>
          <w:rFonts w:ascii="Times New Roman" w:hAnsi="Times New Roman" w:cs="Times New Roman"/>
          <w:color w:val="000000" w:themeColor="text1"/>
          <w:sz w:val="24"/>
          <w:szCs w:val="24"/>
        </w:rPr>
        <w:t>Tabel</w:t>
      </w:r>
      <w:proofErr w:type="spellEnd"/>
      <w:r w:rsidRPr="008B3B82">
        <w:rPr>
          <w:rFonts w:ascii="Times New Roman" w:hAnsi="Times New Roman" w:cs="Times New Roman"/>
          <w:color w:val="000000" w:themeColor="text1"/>
          <w:sz w:val="24"/>
          <w:szCs w:val="24"/>
        </w:rPr>
        <w:t xml:space="preserve"> 1.1 </w:t>
      </w:r>
      <w:proofErr w:type="spellStart"/>
      <w:r w:rsidRPr="008B3B82">
        <w:rPr>
          <w:rFonts w:ascii="Times New Roman" w:hAnsi="Times New Roman" w:cs="Times New Roman"/>
          <w:color w:val="000000" w:themeColor="text1"/>
          <w:sz w:val="24"/>
          <w:szCs w:val="24"/>
        </w:rPr>
        <w:t>Kegiatan</w:t>
      </w:r>
      <w:proofErr w:type="spellEnd"/>
      <w:r w:rsidRPr="008B3B82">
        <w:rPr>
          <w:rFonts w:ascii="Times New Roman" w:hAnsi="Times New Roman" w:cs="Times New Roman"/>
          <w:color w:val="000000" w:themeColor="text1"/>
          <w:sz w:val="24"/>
          <w:szCs w:val="24"/>
        </w:rPr>
        <w:t xml:space="preserve"> Usaha </w:t>
      </w:r>
      <w:proofErr w:type="spellStart"/>
      <w:r w:rsidRPr="008B3B82">
        <w:rPr>
          <w:rFonts w:ascii="Times New Roman" w:hAnsi="Times New Roman" w:cs="Times New Roman"/>
          <w:color w:val="000000" w:themeColor="text1"/>
          <w:sz w:val="24"/>
          <w:szCs w:val="24"/>
        </w:rPr>
        <w:t>Perbankan</w:t>
      </w:r>
      <w:proofErr w:type="spellEnd"/>
      <w:r w:rsidR="00CD0457">
        <w:rPr>
          <w:rFonts w:ascii="Times New Roman" w:hAnsi="Times New Roman" w:cs="Times New Roman"/>
          <w:color w:val="000000" w:themeColor="text1"/>
          <w:sz w:val="24"/>
          <w:szCs w:val="24"/>
        </w:rPr>
        <w:t xml:space="preserve"> (</w:t>
      </w:r>
      <w:proofErr w:type="spellStart"/>
      <w:r w:rsidR="00CD0457">
        <w:rPr>
          <w:rFonts w:ascii="Times New Roman" w:hAnsi="Times New Roman" w:cs="Times New Roman"/>
          <w:color w:val="000000" w:themeColor="text1"/>
          <w:sz w:val="24"/>
          <w:szCs w:val="24"/>
        </w:rPr>
        <w:t>dalam</w:t>
      </w:r>
      <w:proofErr w:type="spellEnd"/>
      <w:r w:rsidR="00CD0457">
        <w:rPr>
          <w:rFonts w:ascii="Times New Roman" w:hAnsi="Times New Roman" w:cs="Times New Roman"/>
          <w:color w:val="000000" w:themeColor="text1"/>
          <w:sz w:val="24"/>
          <w:szCs w:val="24"/>
        </w:rPr>
        <w:t xml:space="preserve"> </w:t>
      </w:r>
      <w:proofErr w:type="spellStart"/>
      <w:r w:rsidR="00CD0457">
        <w:rPr>
          <w:rFonts w:ascii="Times New Roman" w:hAnsi="Times New Roman" w:cs="Times New Roman"/>
          <w:color w:val="000000" w:themeColor="text1"/>
          <w:sz w:val="24"/>
          <w:szCs w:val="24"/>
        </w:rPr>
        <w:t>Miliar</w:t>
      </w:r>
      <w:proofErr w:type="spellEnd"/>
      <w:r w:rsidR="00CD0457">
        <w:rPr>
          <w:rFonts w:ascii="Times New Roman" w:hAnsi="Times New Roman" w:cs="Times New Roman"/>
          <w:color w:val="000000" w:themeColor="text1"/>
          <w:sz w:val="24"/>
          <w:szCs w:val="24"/>
        </w:rPr>
        <w:t xml:space="preserve"> </w:t>
      </w:r>
      <w:proofErr w:type="spellStart"/>
      <w:r w:rsidR="00CD0457">
        <w:rPr>
          <w:rFonts w:ascii="Times New Roman" w:hAnsi="Times New Roman" w:cs="Times New Roman"/>
          <w:color w:val="000000" w:themeColor="text1"/>
          <w:sz w:val="24"/>
          <w:szCs w:val="24"/>
        </w:rPr>
        <w:t>Rp</w:t>
      </w:r>
      <w:proofErr w:type="spellEnd"/>
      <w:r w:rsidR="00CD0457">
        <w:rPr>
          <w:rFonts w:ascii="Times New Roman" w:hAnsi="Times New Roman" w:cs="Times New Roman"/>
          <w:color w:val="000000" w:themeColor="text1"/>
          <w:sz w:val="24"/>
          <w:szCs w:val="24"/>
        </w:rPr>
        <w:t>)</w:t>
      </w:r>
    </w:p>
    <w:p w14:paraId="40BF787A" w14:textId="2A193D9C" w:rsidR="0026078C" w:rsidRPr="008B3B82" w:rsidRDefault="0026078C" w:rsidP="00084738">
      <w:pPr>
        <w:spacing w:after="0" w:line="360" w:lineRule="auto"/>
        <w:jc w:val="center"/>
        <w:rPr>
          <w:rFonts w:ascii="Times New Roman" w:hAnsi="Times New Roman" w:cs="Times New Roman"/>
          <w:color w:val="000000" w:themeColor="text1"/>
          <w:sz w:val="24"/>
          <w:szCs w:val="24"/>
        </w:rPr>
      </w:pPr>
      <w:proofErr w:type="spellStart"/>
      <w:r w:rsidRPr="008B3B82">
        <w:rPr>
          <w:rFonts w:ascii="Times New Roman" w:hAnsi="Times New Roman" w:cs="Times New Roman"/>
          <w:color w:val="000000" w:themeColor="text1"/>
          <w:sz w:val="24"/>
          <w:szCs w:val="24"/>
        </w:rPr>
        <w:t>Sumber</w:t>
      </w:r>
      <w:proofErr w:type="spellEnd"/>
      <w:r w:rsidRPr="008B3B82">
        <w:rPr>
          <w:rFonts w:ascii="Times New Roman" w:hAnsi="Times New Roman" w:cs="Times New Roman"/>
          <w:color w:val="000000" w:themeColor="text1"/>
          <w:sz w:val="24"/>
          <w:szCs w:val="24"/>
        </w:rPr>
        <w:t xml:space="preserve">: </w:t>
      </w:r>
      <w:proofErr w:type="spellStart"/>
      <w:r w:rsidR="00CD0457">
        <w:rPr>
          <w:rFonts w:ascii="Times New Roman" w:hAnsi="Times New Roman" w:cs="Times New Roman"/>
          <w:color w:val="000000" w:themeColor="text1"/>
          <w:sz w:val="24"/>
          <w:szCs w:val="24"/>
        </w:rPr>
        <w:t>diolah</w:t>
      </w:r>
      <w:proofErr w:type="spellEnd"/>
      <w:r w:rsidR="00CD0457">
        <w:rPr>
          <w:rFonts w:ascii="Times New Roman" w:hAnsi="Times New Roman" w:cs="Times New Roman"/>
          <w:color w:val="000000" w:themeColor="text1"/>
          <w:sz w:val="24"/>
          <w:szCs w:val="24"/>
        </w:rPr>
        <w:t xml:space="preserve"> oleh </w:t>
      </w:r>
      <w:proofErr w:type="spellStart"/>
      <w:r w:rsidR="00CD0457">
        <w:rPr>
          <w:rFonts w:ascii="Times New Roman" w:hAnsi="Times New Roman" w:cs="Times New Roman"/>
          <w:color w:val="000000" w:themeColor="text1"/>
          <w:sz w:val="24"/>
          <w:szCs w:val="24"/>
        </w:rPr>
        <w:t>penulis</w:t>
      </w:r>
      <w:proofErr w:type="spellEnd"/>
      <w:r w:rsidR="00CD0457">
        <w:rPr>
          <w:rFonts w:ascii="Times New Roman" w:hAnsi="Times New Roman" w:cs="Times New Roman"/>
          <w:color w:val="000000" w:themeColor="text1"/>
          <w:sz w:val="24"/>
          <w:szCs w:val="24"/>
        </w:rPr>
        <w:t xml:space="preserve"> </w:t>
      </w:r>
      <w:proofErr w:type="spellStart"/>
      <w:r w:rsidR="00CD0457">
        <w:rPr>
          <w:rFonts w:ascii="Times New Roman" w:hAnsi="Times New Roman" w:cs="Times New Roman"/>
          <w:color w:val="000000" w:themeColor="text1"/>
          <w:sz w:val="24"/>
          <w:szCs w:val="24"/>
        </w:rPr>
        <w:t>berdasarka</w:t>
      </w:r>
      <w:r w:rsidR="00194D45">
        <w:rPr>
          <w:rFonts w:ascii="Times New Roman" w:hAnsi="Times New Roman" w:cs="Times New Roman"/>
          <w:color w:val="000000" w:themeColor="text1"/>
          <w:sz w:val="24"/>
          <w:szCs w:val="24"/>
        </w:rPr>
        <w:t>n</w:t>
      </w:r>
      <w:proofErr w:type="spellEnd"/>
      <w:r w:rsidR="00194D45">
        <w:rPr>
          <w:rFonts w:ascii="Times New Roman" w:hAnsi="Times New Roman" w:cs="Times New Roman"/>
          <w:color w:val="000000" w:themeColor="text1"/>
          <w:sz w:val="24"/>
          <w:szCs w:val="24"/>
        </w:rPr>
        <w:t xml:space="preserve"> </w:t>
      </w:r>
      <w:r w:rsidR="00194D45">
        <w:rPr>
          <w:rFonts w:ascii="Times New Roman" w:hAnsi="Times New Roman" w:cs="Times New Roman"/>
          <w:color w:val="000000" w:themeColor="text1"/>
          <w:sz w:val="24"/>
          <w:szCs w:val="24"/>
        </w:rPr>
        <w:fldChar w:fldCharType="begin" w:fldLock="1"/>
      </w:r>
      <w:r w:rsidR="009E2E1E">
        <w:rPr>
          <w:rFonts w:ascii="Times New Roman" w:hAnsi="Times New Roman" w:cs="Times New Roman"/>
          <w:color w:val="000000" w:themeColor="text1"/>
          <w:sz w:val="24"/>
          <w:szCs w:val="24"/>
        </w:rPr>
        <w:instrText>ADDIN CSL_CITATION {"citationItems":[{"id":"ITEM-1","itemData":{"author":[{"dropping-particle":"","family":"OJK","given":"","non-dropping-particle":"","parse-names":false,"suffix":""}],"container-title":"</w:instrText>
      </w:r>
      <w:r w:rsidR="009E2E1E">
        <w:rPr>
          <w:rFonts w:ascii="MS Gothic" w:eastAsia="MS Gothic" w:hAnsi="MS Gothic" w:cs="MS Gothic" w:hint="eastAsia"/>
          <w:color w:val="000000" w:themeColor="text1"/>
          <w:sz w:val="24"/>
          <w:szCs w:val="24"/>
        </w:rPr>
        <w:instrText>運輸と経済</w:instrText>
      </w:r>
      <w:r w:rsidR="009E2E1E">
        <w:rPr>
          <w:rFonts w:ascii="Times New Roman" w:hAnsi="Times New Roman" w:cs="Times New Roman"/>
          <w:color w:val="000000" w:themeColor="text1"/>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194D45">
        <w:rPr>
          <w:rFonts w:ascii="Times New Roman" w:hAnsi="Times New Roman" w:cs="Times New Roman"/>
          <w:color w:val="000000" w:themeColor="text1"/>
          <w:sz w:val="24"/>
          <w:szCs w:val="24"/>
        </w:rPr>
        <w:fldChar w:fldCharType="separate"/>
      </w:r>
      <w:r w:rsidR="00194D45" w:rsidRPr="00194D45">
        <w:rPr>
          <w:rFonts w:ascii="Times New Roman" w:hAnsi="Times New Roman" w:cs="Times New Roman"/>
          <w:noProof/>
          <w:color w:val="000000" w:themeColor="text1"/>
          <w:sz w:val="24"/>
          <w:szCs w:val="24"/>
        </w:rPr>
        <w:t xml:space="preserve">OJK </w:t>
      </w:r>
      <w:r w:rsidR="00194D45">
        <w:rPr>
          <w:rFonts w:ascii="Times New Roman" w:hAnsi="Times New Roman" w:cs="Times New Roman"/>
          <w:noProof/>
          <w:color w:val="000000" w:themeColor="text1"/>
          <w:sz w:val="24"/>
          <w:szCs w:val="24"/>
        </w:rPr>
        <w:t>(</w:t>
      </w:r>
      <w:r w:rsidR="00194D45" w:rsidRPr="00194D45">
        <w:rPr>
          <w:rFonts w:ascii="Times New Roman" w:hAnsi="Times New Roman" w:cs="Times New Roman"/>
          <w:noProof/>
          <w:color w:val="000000" w:themeColor="text1"/>
          <w:sz w:val="24"/>
          <w:szCs w:val="24"/>
        </w:rPr>
        <w:t>2019)</w:t>
      </w:r>
      <w:r w:rsidR="00194D45">
        <w:rPr>
          <w:rFonts w:ascii="Times New Roman" w:hAnsi="Times New Roman" w:cs="Times New Roman"/>
          <w:color w:val="000000" w:themeColor="text1"/>
          <w:sz w:val="24"/>
          <w:szCs w:val="24"/>
        </w:rPr>
        <w:fldChar w:fldCharType="end"/>
      </w:r>
    </w:p>
    <w:tbl>
      <w:tblPr>
        <w:tblW w:w="8294" w:type="dxa"/>
        <w:tblLook w:val="04A0" w:firstRow="1" w:lastRow="0" w:firstColumn="1" w:lastColumn="0" w:noHBand="0" w:noVBand="1"/>
      </w:tblPr>
      <w:tblGrid>
        <w:gridCol w:w="2244"/>
        <w:gridCol w:w="1210"/>
        <w:gridCol w:w="1210"/>
        <w:gridCol w:w="1210"/>
        <w:gridCol w:w="1210"/>
        <w:gridCol w:w="1210"/>
      </w:tblGrid>
      <w:tr w:rsidR="00CD0457" w:rsidRPr="00CD0457" w14:paraId="69D9E1A5" w14:textId="77777777" w:rsidTr="00C162CD">
        <w:trPr>
          <w:trHeight w:val="428"/>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commentRangeEnd w:id="1"/>
          <w:p w14:paraId="448C64FE" w14:textId="3A5D45EC" w:rsidR="00CD0457" w:rsidRPr="00CD0457" w:rsidRDefault="006A3E83" w:rsidP="00084738">
            <w:pPr>
              <w:spacing w:line="240" w:lineRule="auto"/>
              <w:jc w:val="both"/>
              <w:rPr>
                <w:rFonts w:ascii="Times New Roman" w:eastAsia="Times New Roman" w:hAnsi="Times New Roman" w:cs="Times New Roman"/>
                <w:b/>
                <w:bCs/>
                <w:color w:val="000000"/>
                <w:sz w:val="24"/>
                <w:szCs w:val="24"/>
              </w:rPr>
            </w:pPr>
            <w:r>
              <w:rPr>
                <w:rStyle w:val="CommentReference"/>
              </w:rPr>
              <w:commentReference w:id="1"/>
            </w:r>
            <w:proofErr w:type="spellStart"/>
            <w:r w:rsidR="00CD0457" w:rsidRPr="00CD0457">
              <w:rPr>
                <w:rFonts w:ascii="Times New Roman" w:eastAsia="Times New Roman" w:hAnsi="Times New Roman" w:cs="Times New Roman"/>
                <w:b/>
                <w:bCs/>
                <w:color w:val="000000"/>
                <w:sz w:val="24"/>
                <w:szCs w:val="24"/>
              </w:rPr>
              <w:t>Indikator</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CD0457" w:rsidRDefault="00CD0457" w:rsidP="00084738">
            <w:pPr>
              <w:spacing w:line="240" w:lineRule="auto"/>
              <w:jc w:val="both"/>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2015</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CD0457" w:rsidRDefault="00CD0457" w:rsidP="00084738">
            <w:pPr>
              <w:spacing w:line="240" w:lineRule="auto"/>
              <w:jc w:val="both"/>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2016</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CD0457" w:rsidRDefault="00CD0457" w:rsidP="00084738">
            <w:pPr>
              <w:spacing w:line="240" w:lineRule="auto"/>
              <w:jc w:val="both"/>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2017</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CD0457" w:rsidRDefault="00CD0457" w:rsidP="00084738">
            <w:pPr>
              <w:spacing w:line="240" w:lineRule="auto"/>
              <w:jc w:val="both"/>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2018</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CD0457" w:rsidRDefault="00CD0457" w:rsidP="00084738">
            <w:pPr>
              <w:spacing w:line="240" w:lineRule="auto"/>
              <w:jc w:val="both"/>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2019</w:t>
            </w:r>
          </w:p>
        </w:tc>
      </w:tr>
      <w:tr w:rsidR="00CD0457" w:rsidRPr="00CD0457" w14:paraId="24EDF675"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66B274F8"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proofErr w:type="spellStart"/>
            <w:r w:rsidRPr="00CD0457">
              <w:rPr>
                <w:rFonts w:ascii="Times New Roman" w:eastAsia="Times New Roman" w:hAnsi="Times New Roman" w:cs="Times New Roman"/>
                <w:color w:val="000000"/>
                <w:sz w:val="24"/>
                <w:szCs w:val="24"/>
              </w:rPr>
              <w:t>Penyaluran</w:t>
            </w:r>
            <w:proofErr w:type="spellEnd"/>
            <w:r w:rsidRPr="00CD0457">
              <w:rPr>
                <w:rFonts w:ascii="Times New Roman" w:eastAsia="Times New Roman" w:hAnsi="Times New Roman" w:cs="Times New Roman"/>
                <w:color w:val="000000"/>
                <w:sz w:val="24"/>
                <w:szCs w:val="24"/>
              </w:rPr>
              <w:t xml:space="preserve"> Dana</w:t>
            </w:r>
          </w:p>
        </w:tc>
        <w:tc>
          <w:tcPr>
            <w:tcW w:w="1210" w:type="dxa"/>
            <w:tcBorders>
              <w:top w:val="nil"/>
              <w:left w:val="nil"/>
              <w:bottom w:val="single" w:sz="4" w:space="0" w:color="auto"/>
              <w:right w:val="single" w:sz="4" w:space="0" w:color="auto"/>
            </w:tcBorders>
            <w:shd w:val="clear" w:color="auto" w:fill="auto"/>
            <w:noWrap/>
            <w:vAlign w:val="bottom"/>
            <w:hideMark/>
          </w:tcPr>
          <w:p w14:paraId="673E3BDD"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5.952.279</w:t>
            </w:r>
          </w:p>
        </w:tc>
        <w:tc>
          <w:tcPr>
            <w:tcW w:w="1210" w:type="dxa"/>
            <w:tcBorders>
              <w:top w:val="nil"/>
              <w:left w:val="nil"/>
              <w:bottom w:val="single" w:sz="4" w:space="0" w:color="auto"/>
              <w:right w:val="single" w:sz="4" w:space="0" w:color="auto"/>
            </w:tcBorders>
            <w:shd w:val="clear" w:color="auto" w:fill="auto"/>
            <w:noWrap/>
            <w:vAlign w:val="bottom"/>
            <w:hideMark/>
          </w:tcPr>
          <w:p w14:paraId="598B6B18"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6.570.903</w:t>
            </w:r>
          </w:p>
        </w:tc>
        <w:tc>
          <w:tcPr>
            <w:tcW w:w="1210" w:type="dxa"/>
            <w:tcBorders>
              <w:top w:val="nil"/>
              <w:left w:val="nil"/>
              <w:bottom w:val="single" w:sz="4" w:space="0" w:color="auto"/>
              <w:right w:val="single" w:sz="4" w:space="0" w:color="auto"/>
            </w:tcBorders>
            <w:shd w:val="clear" w:color="auto" w:fill="auto"/>
            <w:noWrap/>
            <w:vAlign w:val="bottom"/>
            <w:hideMark/>
          </w:tcPr>
          <w:p w14:paraId="54986171"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7.177.549</w:t>
            </w:r>
          </w:p>
        </w:tc>
        <w:tc>
          <w:tcPr>
            <w:tcW w:w="1210" w:type="dxa"/>
            <w:tcBorders>
              <w:top w:val="nil"/>
              <w:left w:val="nil"/>
              <w:bottom w:val="single" w:sz="4" w:space="0" w:color="auto"/>
              <w:right w:val="single" w:sz="4" w:space="0" w:color="auto"/>
            </w:tcBorders>
            <w:shd w:val="clear" w:color="auto" w:fill="auto"/>
            <w:noWrap/>
            <w:vAlign w:val="bottom"/>
            <w:hideMark/>
          </w:tcPr>
          <w:p w14:paraId="74DF1133"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7.667.803</w:t>
            </w:r>
          </w:p>
        </w:tc>
        <w:tc>
          <w:tcPr>
            <w:tcW w:w="1210" w:type="dxa"/>
            <w:tcBorders>
              <w:top w:val="nil"/>
              <w:left w:val="nil"/>
              <w:bottom w:val="single" w:sz="4" w:space="0" w:color="auto"/>
              <w:right w:val="single" w:sz="4" w:space="0" w:color="auto"/>
            </w:tcBorders>
            <w:shd w:val="clear" w:color="auto" w:fill="auto"/>
            <w:noWrap/>
            <w:vAlign w:val="bottom"/>
            <w:hideMark/>
          </w:tcPr>
          <w:p w14:paraId="2CA3D9F9"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8.280.812</w:t>
            </w:r>
          </w:p>
        </w:tc>
      </w:tr>
      <w:tr w:rsidR="00CD0457" w:rsidRPr="00CD0457" w14:paraId="7A4B479A"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5814A78A"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proofErr w:type="spellStart"/>
            <w:r w:rsidRPr="00CD0457">
              <w:rPr>
                <w:rFonts w:ascii="Times New Roman" w:eastAsia="Times New Roman" w:hAnsi="Times New Roman" w:cs="Times New Roman"/>
                <w:color w:val="000000"/>
                <w:sz w:val="24"/>
                <w:szCs w:val="24"/>
              </w:rPr>
              <w:t>Sumber</w:t>
            </w:r>
            <w:proofErr w:type="spellEnd"/>
            <w:r w:rsidRPr="00CD0457">
              <w:rPr>
                <w:rFonts w:ascii="Times New Roman" w:eastAsia="Times New Roman" w:hAnsi="Times New Roman" w:cs="Times New Roman"/>
                <w:color w:val="000000"/>
                <w:sz w:val="24"/>
                <w:szCs w:val="24"/>
              </w:rPr>
              <w:t xml:space="preserve"> Dana</w:t>
            </w:r>
          </w:p>
        </w:tc>
        <w:tc>
          <w:tcPr>
            <w:tcW w:w="1210" w:type="dxa"/>
            <w:tcBorders>
              <w:top w:val="nil"/>
              <w:left w:val="nil"/>
              <w:bottom w:val="single" w:sz="4" w:space="0" w:color="auto"/>
              <w:right w:val="single" w:sz="4" w:space="0" w:color="auto"/>
            </w:tcBorders>
            <w:shd w:val="clear" w:color="auto" w:fill="auto"/>
            <w:noWrap/>
            <w:vAlign w:val="bottom"/>
            <w:hideMark/>
          </w:tcPr>
          <w:p w14:paraId="2B6C4C73"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4.909.707</w:t>
            </w:r>
          </w:p>
        </w:tc>
        <w:tc>
          <w:tcPr>
            <w:tcW w:w="1210" w:type="dxa"/>
            <w:tcBorders>
              <w:top w:val="nil"/>
              <w:left w:val="nil"/>
              <w:bottom w:val="single" w:sz="4" w:space="0" w:color="auto"/>
              <w:right w:val="single" w:sz="4" w:space="0" w:color="auto"/>
            </w:tcBorders>
            <w:shd w:val="clear" w:color="auto" w:fill="auto"/>
            <w:noWrap/>
            <w:vAlign w:val="bottom"/>
            <w:hideMark/>
          </w:tcPr>
          <w:p w14:paraId="74BDA028"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5.399.210</w:t>
            </w:r>
          </w:p>
        </w:tc>
        <w:tc>
          <w:tcPr>
            <w:tcW w:w="1210" w:type="dxa"/>
            <w:tcBorders>
              <w:top w:val="nil"/>
              <w:left w:val="nil"/>
              <w:bottom w:val="single" w:sz="4" w:space="0" w:color="auto"/>
              <w:right w:val="single" w:sz="4" w:space="0" w:color="auto"/>
            </w:tcBorders>
            <w:shd w:val="clear" w:color="auto" w:fill="auto"/>
            <w:noWrap/>
            <w:vAlign w:val="bottom"/>
            <w:hideMark/>
          </w:tcPr>
          <w:p w14:paraId="29B60A34"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5.921.039</w:t>
            </w:r>
          </w:p>
        </w:tc>
        <w:tc>
          <w:tcPr>
            <w:tcW w:w="1210" w:type="dxa"/>
            <w:tcBorders>
              <w:top w:val="nil"/>
              <w:left w:val="nil"/>
              <w:bottom w:val="single" w:sz="4" w:space="0" w:color="auto"/>
              <w:right w:val="single" w:sz="4" w:space="0" w:color="auto"/>
            </w:tcBorders>
            <w:shd w:val="clear" w:color="auto" w:fill="auto"/>
            <w:noWrap/>
            <w:vAlign w:val="bottom"/>
            <w:hideMark/>
          </w:tcPr>
          <w:p w14:paraId="47B2477B"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6.308.824</w:t>
            </w:r>
          </w:p>
        </w:tc>
        <w:tc>
          <w:tcPr>
            <w:tcW w:w="1210" w:type="dxa"/>
            <w:tcBorders>
              <w:top w:val="nil"/>
              <w:left w:val="nil"/>
              <w:bottom w:val="single" w:sz="4" w:space="0" w:color="auto"/>
              <w:right w:val="single" w:sz="4" w:space="0" w:color="auto"/>
            </w:tcBorders>
            <w:shd w:val="clear" w:color="auto" w:fill="auto"/>
            <w:noWrap/>
            <w:vAlign w:val="bottom"/>
            <w:hideMark/>
          </w:tcPr>
          <w:p w14:paraId="1D6D0451"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6.839.563</w:t>
            </w:r>
          </w:p>
        </w:tc>
      </w:tr>
      <w:tr w:rsidR="00CD0457" w:rsidRPr="00CD0457" w14:paraId="3AD5688D"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3506D748"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proofErr w:type="spellStart"/>
            <w:r w:rsidRPr="00CD0457">
              <w:rPr>
                <w:rFonts w:ascii="Times New Roman" w:eastAsia="Times New Roman" w:hAnsi="Times New Roman" w:cs="Times New Roman"/>
                <w:color w:val="000000"/>
                <w:sz w:val="24"/>
                <w:szCs w:val="24"/>
              </w:rPr>
              <w:t>Jumlah</w:t>
            </w:r>
            <w:proofErr w:type="spellEnd"/>
            <w:r w:rsidRPr="00CD0457">
              <w:rPr>
                <w:rFonts w:ascii="Times New Roman" w:eastAsia="Times New Roman" w:hAnsi="Times New Roman" w:cs="Times New Roman"/>
                <w:color w:val="000000"/>
                <w:sz w:val="24"/>
                <w:szCs w:val="24"/>
              </w:rPr>
              <w:t xml:space="preserve"> </w:t>
            </w:r>
            <w:proofErr w:type="spellStart"/>
            <w:r w:rsidRPr="00CD0457">
              <w:rPr>
                <w:rFonts w:ascii="Times New Roman" w:eastAsia="Times New Roman" w:hAnsi="Times New Roman" w:cs="Times New Roman"/>
                <w:color w:val="000000"/>
                <w:sz w:val="24"/>
                <w:szCs w:val="24"/>
              </w:rPr>
              <w:t>Aset</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14:paraId="627DB434"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6.095.908</w:t>
            </w:r>
          </w:p>
        </w:tc>
        <w:tc>
          <w:tcPr>
            <w:tcW w:w="1210" w:type="dxa"/>
            <w:tcBorders>
              <w:top w:val="nil"/>
              <w:left w:val="nil"/>
              <w:bottom w:val="single" w:sz="4" w:space="0" w:color="auto"/>
              <w:right w:val="single" w:sz="4" w:space="0" w:color="auto"/>
            </w:tcBorders>
            <w:shd w:val="clear" w:color="auto" w:fill="auto"/>
            <w:noWrap/>
            <w:vAlign w:val="bottom"/>
            <w:hideMark/>
          </w:tcPr>
          <w:p w14:paraId="0B7720EF"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6.729.799</w:t>
            </w:r>
          </w:p>
        </w:tc>
        <w:tc>
          <w:tcPr>
            <w:tcW w:w="1210" w:type="dxa"/>
            <w:tcBorders>
              <w:top w:val="nil"/>
              <w:left w:val="nil"/>
              <w:bottom w:val="single" w:sz="4" w:space="0" w:color="auto"/>
              <w:right w:val="single" w:sz="4" w:space="0" w:color="auto"/>
            </w:tcBorders>
            <w:shd w:val="clear" w:color="auto" w:fill="auto"/>
            <w:noWrap/>
            <w:vAlign w:val="bottom"/>
            <w:hideMark/>
          </w:tcPr>
          <w:p w14:paraId="743735D5"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7.387.634</w:t>
            </w:r>
          </w:p>
        </w:tc>
        <w:tc>
          <w:tcPr>
            <w:tcW w:w="1210" w:type="dxa"/>
            <w:tcBorders>
              <w:top w:val="nil"/>
              <w:left w:val="nil"/>
              <w:bottom w:val="single" w:sz="4" w:space="0" w:color="auto"/>
              <w:right w:val="single" w:sz="4" w:space="0" w:color="auto"/>
            </w:tcBorders>
            <w:shd w:val="clear" w:color="auto" w:fill="auto"/>
            <w:noWrap/>
            <w:vAlign w:val="bottom"/>
            <w:hideMark/>
          </w:tcPr>
          <w:p w14:paraId="05191163"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7.913.491</w:t>
            </w:r>
          </w:p>
        </w:tc>
        <w:tc>
          <w:tcPr>
            <w:tcW w:w="1210" w:type="dxa"/>
            <w:tcBorders>
              <w:top w:val="nil"/>
              <w:left w:val="nil"/>
              <w:bottom w:val="single" w:sz="4" w:space="0" w:color="auto"/>
              <w:right w:val="single" w:sz="4" w:space="0" w:color="auto"/>
            </w:tcBorders>
            <w:shd w:val="clear" w:color="auto" w:fill="auto"/>
            <w:noWrap/>
            <w:vAlign w:val="bottom"/>
            <w:hideMark/>
          </w:tcPr>
          <w:p w14:paraId="2DBCB0BF" w14:textId="77777777" w:rsidR="00CD0457" w:rsidRPr="00CD0457" w:rsidRDefault="00CD0457" w:rsidP="00084738">
            <w:pPr>
              <w:spacing w:line="240" w:lineRule="auto"/>
              <w:jc w:val="both"/>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8.562.974</w:t>
            </w:r>
          </w:p>
        </w:tc>
      </w:tr>
    </w:tbl>
    <w:p w14:paraId="081C34C0" w14:textId="26D2BEED" w:rsidR="00120261" w:rsidRDefault="0026078C" w:rsidP="00084738">
      <w:pPr>
        <w:spacing w:before="240" w:line="360" w:lineRule="auto"/>
        <w:ind w:firstLine="720"/>
        <w:jc w:val="both"/>
        <w:rPr>
          <w:rFonts w:ascii="Times New Roman" w:hAnsi="Times New Roman" w:cs="Times New Roman"/>
          <w:color w:val="000000" w:themeColor="text1"/>
          <w:sz w:val="24"/>
          <w:szCs w:val="24"/>
        </w:rPr>
      </w:pPr>
      <w:proofErr w:type="spellStart"/>
      <w:r w:rsidRPr="008B3B82">
        <w:rPr>
          <w:rFonts w:ascii="Times New Roman" w:hAnsi="Times New Roman" w:cs="Times New Roman"/>
          <w:color w:val="000000" w:themeColor="text1"/>
          <w:sz w:val="24"/>
          <w:szCs w:val="24"/>
        </w:rPr>
        <w:t>Perbankan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kerap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berkembang</w:t>
      </w:r>
      <w:proofErr w:type="spellEnd"/>
      <w:r w:rsidRPr="008B3B82">
        <w:rPr>
          <w:rFonts w:ascii="Times New Roman" w:hAnsi="Times New Roman" w:cs="Times New Roman"/>
          <w:color w:val="000000" w:themeColor="text1"/>
          <w:sz w:val="24"/>
          <w:szCs w:val="24"/>
        </w:rPr>
        <w:t xml:space="preserve"> di Indonesia </w:t>
      </w:r>
      <w:proofErr w:type="spellStart"/>
      <w:r w:rsidRPr="008B3B82">
        <w:rPr>
          <w:rFonts w:ascii="Times New Roman" w:hAnsi="Times New Roman" w:cs="Times New Roman"/>
          <w:color w:val="000000" w:themeColor="text1"/>
          <w:sz w:val="24"/>
          <w:szCs w:val="24"/>
        </w:rPr>
        <w:t>dibuktikan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angka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Perkembangan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tidak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hanya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terjadi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sisi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kegiatan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penyaluran</w:t>
      </w:r>
      <w:proofErr w:type="spellEnd"/>
      <w:r w:rsidRPr="008B3B82">
        <w:rPr>
          <w:rFonts w:ascii="Times New Roman" w:hAnsi="Times New Roman" w:cs="Times New Roman"/>
          <w:color w:val="000000" w:themeColor="text1"/>
          <w:sz w:val="24"/>
          <w:szCs w:val="24"/>
        </w:rPr>
        <w:t xml:space="preserve"> dana </w:t>
      </w:r>
      <w:proofErr w:type="spellStart"/>
      <w:r w:rsidRPr="008B3B82">
        <w:rPr>
          <w:rFonts w:ascii="Times New Roman" w:hAnsi="Times New Roman" w:cs="Times New Roman"/>
          <w:color w:val="000000" w:themeColor="text1"/>
          <w:sz w:val="24"/>
          <w:szCs w:val="24"/>
        </w:rPr>
        <w:t>tetapi</w:t>
      </w:r>
      <w:proofErr w:type="spellEnd"/>
      <w:r w:rsidRPr="008B3B82">
        <w:rPr>
          <w:rFonts w:ascii="Times New Roman" w:hAnsi="Times New Roman" w:cs="Times New Roman"/>
          <w:color w:val="000000" w:themeColor="text1"/>
          <w:sz w:val="24"/>
          <w:szCs w:val="24"/>
        </w:rPr>
        <w:t xml:space="preserve"> juga </w:t>
      </w:r>
      <w:proofErr w:type="spellStart"/>
      <w:r w:rsidRPr="008B3B82">
        <w:rPr>
          <w:rFonts w:ascii="Times New Roman" w:hAnsi="Times New Roman" w:cs="Times New Roman"/>
          <w:color w:val="000000" w:themeColor="text1"/>
          <w:sz w:val="24"/>
          <w:szCs w:val="24"/>
        </w:rPr>
        <w:t>dari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jumlah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aset</w:t>
      </w:r>
      <w:proofErr w:type="spellEnd"/>
      <w:r w:rsidRPr="008B3B82">
        <w:rPr>
          <w:rFonts w:ascii="Times New Roman" w:hAnsi="Times New Roman" w:cs="Times New Roman"/>
          <w:color w:val="000000" w:themeColor="text1"/>
          <w:sz w:val="24"/>
          <w:szCs w:val="24"/>
        </w:rPr>
        <w:t xml:space="preserve"> dan bank yang </w:t>
      </w:r>
      <w:proofErr w:type="spellStart"/>
      <w:r w:rsidRPr="008B3B82">
        <w:rPr>
          <w:rFonts w:ascii="Times New Roman" w:hAnsi="Times New Roman" w:cs="Times New Roman"/>
          <w:color w:val="000000" w:themeColor="text1"/>
          <w:sz w:val="24"/>
          <w:szCs w:val="24"/>
        </w:rPr>
        <w:t>terus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bertambah</w:t>
      </w:r>
      <w:proofErr w:type="spellEnd"/>
      <w:r w:rsidRPr="008B3B82">
        <w:rPr>
          <w:rFonts w:ascii="Times New Roman" w:hAnsi="Times New Roman" w:cs="Times New Roman"/>
          <w:color w:val="000000" w:themeColor="text1"/>
          <w:sz w:val="24"/>
          <w:szCs w:val="24"/>
        </w:rPr>
        <w:t xml:space="preserve">. Pada </w:t>
      </w:r>
      <w:proofErr w:type="spellStart"/>
      <w:r w:rsidRPr="008B3B82">
        <w:rPr>
          <w:rFonts w:ascii="Times New Roman" w:hAnsi="Times New Roman" w:cs="Times New Roman"/>
          <w:color w:val="000000" w:themeColor="text1"/>
          <w:sz w:val="24"/>
          <w:szCs w:val="24"/>
        </w:rPr>
        <w:t>akhir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2015 </w:t>
      </w:r>
      <w:proofErr w:type="spellStart"/>
      <w:r w:rsidRPr="008B3B82">
        <w:rPr>
          <w:rFonts w:ascii="Times New Roman" w:hAnsi="Times New Roman" w:cs="Times New Roman"/>
          <w:color w:val="000000" w:themeColor="text1"/>
          <w:sz w:val="24"/>
          <w:szCs w:val="24"/>
        </w:rPr>
        <w:t>jumlah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penyaluran</w:t>
      </w:r>
      <w:proofErr w:type="spellEnd"/>
      <w:r w:rsidRPr="008B3B82">
        <w:rPr>
          <w:rFonts w:ascii="Times New Roman" w:hAnsi="Times New Roman" w:cs="Times New Roman"/>
          <w:color w:val="000000" w:themeColor="text1"/>
          <w:sz w:val="24"/>
          <w:szCs w:val="24"/>
        </w:rPr>
        <w:t xml:space="preserve"> dana bank </w:t>
      </w:r>
      <w:proofErr w:type="spellStart"/>
      <w:r w:rsidRPr="008B3B82">
        <w:rPr>
          <w:rFonts w:ascii="Times New Roman" w:hAnsi="Times New Roman" w:cs="Times New Roman"/>
          <w:color w:val="000000" w:themeColor="text1"/>
          <w:sz w:val="24"/>
          <w:szCs w:val="24"/>
        </w:rPr>
        <w:t>umum</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hanya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sebesar</w:t>
      </w:r>
      <w:proofErr w:type="spellEnd"/>
      <w:r w:rsidRPr="008B3B82">
        <w:rPr>
          <w:rFonts w:ascii="Times New Roman" w:hAnsi="Times New Roman" w:cs="Times New Roman"/>
          <w:color w:val="000000" w:themeColor="text1"/>
          <w:sz w:val="24"/>
          <w:szCs w:val="24"/>
        </w:rPr>
        <w:t xml:space="preserve"> 5,95 </w:t>
      </w:r>
      <w:proofErr w:type="spellStart"/>
      <w:r w:rsidRPr="008B3B82">
        <w:rPr>
          <w:rFonts w:ascii="Times New Roman" w:hAnsi="Times New Roman" w:cs="Times New Roman"/>
          <w:color w:val="000000" w:themeColor="text1"/>
          <w:sz w:val="24"/>
          <w:szCs w:val="24"/>
        </w:rPr>
        <w:t>Miliar</w:t>
      </w:r>
      <w:proofErr w:type="spellEnd"/>
      <w:r w:rsidRPr="008B3B82">
        <w:rPr>
          <w:rFonts w:ascii="Times New Roman" w:hAnsi="Times New Roman" w:cs="Times New Roman"/>
          <w:color w:val="000000" w:themeColor="text1"/>
          <w:sz w:val="24"/>
          <w:szCs w:val="24"/>
        </w:rPr>
        <w:t xml:space="preserve"> Rupiah dan pada </w:t>
      </w:r>
      <w:proofErr w:type="spellStart"/>
      <w:r w:rsidRPr="008B3B82">
        <w:rPr>
          <w:rFonts w:ascii="Times New Roman" w:hAnsi="Times New Roman" w:cs="Times New Roman"/>
          <w:color w:val="000000" w:themeColor="text1"/>
          <w:sz w:val="24"/>
          <w:szCs w:val="24"/>
        </w:rPr>
        <w:t>akhir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proofErr w:type="spellEnd"/>
      <w:r w:rsidRPr="008B3B82">
        <w:rPr>
          <w:rFonts w:ascii="Times New Roman" w:hAnsi="Times New Roman" w:cs="Times New Roman"/>
          <w:color w:val="000000" w:themeColor="text1"/>
          <w:sz w:val="24"/>
          <w:szCs w:val="24"/>
        </w:rPr>
        <w:t xml:space="preserve"> 2019 </w:t>
      </w:r>
      <w:proofErr w:type="spellStart"/>
      <w:r w:rsidRPr="008B3B82">
        <w:rPr>
          <w:rFonts w:ascii="Times New Roman" w:hAnsi="Times New Roman" w:cs="Times New Roman"/>
          <w:color w:val="000000" w:themeColor="text1"/>
          <w:sz w:val="24"/>
          <w:szCs w:val="24"/>
        </w:rPr>
        <w:t>sudah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mencapai</w:t>
      </w:r>
      <w:proofErr w:type="spellEnd"/>
      <w:r w:rsidRPr="008B3B82">
        <w:rPr>
          <w:rFonts w:ascii="Times New Roman" w:hAnsi="Times New Roman" w:cs="Times New Roman"/>
          <w:color w:val="000000" w:themeColor="text1"/>
          <w:sz w:val="24"/>
          <w:szCs w:val="24"/>
        </w:rPr>
        <w:t xml:space="preserve"> </w:t>
      </w:r>
      <w:commentRangeStart w:id="2"/>
      <w:r w:rsidRPr="008B3B82">
        <w:rPr>
          <w:rFonts w:ascii="Times New Roman" w:hAnsi="Times New Roman" w:cs="Times New Roman"/>
          <w:color w:val="000000" w:themeColor="text1"/>
          <w:sz w:val="24"/>
          <w:szCs w:val="24"/>
        </w:rPr>
        <w:t>8</w:t>
      </w:r>
      <w:r w:rsidR="008574A4">
        <w:rPr>
          <w:rFonts w:ascii="Times New Roman" w:hAnsi="Times New Roman" w:cs="Times New Roman"/>
          <w:color w:val="000000" w:themeColor="text1"/>
          <w:sz w:val="24"/>
          <w:szCs w:val="24"/>
        </w:rPr>
        <w:t>,</w:t>
      </w:r>
      <w:r w:rsidRPr="008B3B82">
        <w:rPr>
          <w:rFonts w:ascii="Times New Roman" w:hAnsi="Times New Roman" w:cs="Times New Roman"/>
          <w:color w:val="000000" w:themeColor="text1"/>
          <w:sz w:val="24"/>
          <w:szCs w:val="24"/>
        </w:rPr>
        <w:t>28</w:t>
      </w:r>
      <w:r w:rsidR="008574A4">
        <w:rPr>
          <w:rFonts w:ascii="Times New Roman" w:hAnsi="Times New Roman" w:cs="Times New Roman"/>
          <w:color w:val="000000" w:themeColor="text1"/>
          <w:sz w:val="24"/>
          <w:szCs w:val="24"/>
        </w:rPr>
        <w:t>M</w:t>
      </w:r>
      <w:r w:rsidRPr="008B3B82">
        <w:rPr>
          <w:rFonts w:ascii="Times New Roman" w:hAnsi="Times New Roman" w:cs="Times New Roman"/>
          <w:color w:val="000000" w:themeColor="text1"/>
          <w:sz w:val="24"/>
          <w:szCs w:val="24"/>
        </w:rPr>
        <w:t xml:space="preserve"> </w:t>
      </w:r>
      <w:commentRangeEnd w:id="2"/>
      <w:r w:rsidR="006A3E83">
        <w:rPr>
          <w:rStyle w:val="CommentReference"/>
        </w:rPr>
        <w:commentReference w:id="2"/>
      </w:r>
      <w:r w:rsidRPr="008B3B82">
        <w:rPr>
          <w:rFonts w:ascii="Times New Roman" w:hAnsi="Times New Roman" w:cs="Times New Roman"/>
          <w:color w:val="000000" w:themeColor="text1"/>
          <w:sz w:val="24"/>
          <w:szCs w:val="24"/>
        </w:rPr>
        <w:t xml:space="preserve">Rupiah. </w:t>
      </w:r>
      <w:proofErr w:type="spellStart"/>
      <w:r w:rsidRPr="008B3B82">
        <w:rPr>
          <w:rFonts w:ascii="Times New Roman" w:hAnsi="Times New Roman" w:cs="Times New Roman"/>
          <w:color w:val="000000" w:themeColor="text1"/>
          <w:sz w:val="24"/>
          <w:szCs w:val="24"/>
        </w:rPr>
        <w:t>Begitu</w:t>
      </w:r>
      <w:proofErr w:type="spellEnd"/>
      <w:r w:rsidRPr="008B3B82">
        <w:rPr>
          <w:rFonts w:ascii="Times New Roman" w:hAnsi="Times New Roman" w:cs="Times New Roman"/>
          <w:color w:val="000000" w:themeColor="text1"/>
          <w:sz w:val="24"/>
          <w:szCs w:val="24"/>
        </w:rPr>
        <w:t xml:space="preserve"> juga </w:t>
      </w:r>
      <w:proofErr w:type="spellStart"/>
      <w:r w:rsidRPr="008B3B82">
        <w:rPr>
          <w:rFonts w:ascii="Times New Roman" w:hAnsi="Times New Roman" w:cs="Times New Roman"/>
          <w:color w:val="000000" w:themeColor="text1"/>
          <w:sz w:val="24"/>
          <w:szCs w:val="24"/>
        </w:rPr>
        <w:t>aspek</w:t>
      </w:r>
      <w:proofErr w:type="spellEnd"/>
      <w:r w:rsidRPr="008B3B82">
        <w:rPr>
          <w:rFonts w:ascii="Times New Roman" w:hAnsi="Times New Roman" w:cs="Times New Roman"/>
          <w:color w:val="000000" w:themeColor="text1"/>
          <w:sz w:val="24"/>
          <w:szCs w:val="24"/>
        </w:rPr>
        <w:t xml:space="preserve"> lain yang </w:t>
      </w:r>
      <w:proofErr w:type="spellStart"/>
      <w:r w:rsidRPr="008B3B82">
        <w:rPr>
          <w:rFonts w:ascii="Times New Roman" w:hAnsi="Times New Roman" w:cs="Times New Roman"/>
          <w:color w:val="000000" w:themeColor="text1"/>
          <w:sz w:val="24"/>
          <w:szCs w:val="24"/>
        </w:rPr>
        <w:t>ikut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setiap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w:t>
      </w:r>
      <w:r w:rsidR="00645D90">
        <w:rPr>
          <w:rFonts w:ascii="Times New Roman" w:hAnsi="Times New Roman" w:cs="Times New Roman"/>
          <w:color w:val="000000" w:themeColor="text1"/>
          <w:sz w:val="24"/>
          <w:szCs w:val="24"/>
        </w:rPr>
        <w:t>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Semakin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kebutuhan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kita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produk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perbankan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maka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pihak</w:t>
      </w:r>
      <w:proofErr w:type="spellEnd"/>
      <w:r w:rsidRPr="008B3B82">
        <w:rPr>
          <w:rFonts w:ascii="Times New Roman" w:hAnsi="Times New Roman" w:cs="Times New Roman"/>
          <w:color w:val="000000" w:themeColor="text1"/>
          <w:sz w:val="24"/>
          <w:szCs w:val="24"/>
        </w:rPr>
        <w:t xml:space="preserve"> bank pun </w:t>
      </w:r>
      <w:proofErr w:type="spellStart"/>
      <w:r w:rsidRPr="008B3B82">
        <w:rPr>
          <w:rFonts w:ascii="Times New Roman" w:hAnsi="Times New Roman" w:cs="Times New Roman"/>
          <w:color w:val="000000" w:themeColor="text1"/>
          <w:sz w:val="24"/>
          <w:szCs w:val="24"/>
        </w:rPr>
        <w:t>mulai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mencari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inovasi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baru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untuk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kualitas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kenyamanan</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keamanan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bagi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nasabahnya</w:t>
      </w:r>
      <w:proofErr w:type="spellEnd"/>
      <w:r w:rsidRPr="008B3B82">
        <w:rPr>
          <w:rFonts w:ascii="Times New Roman" w:hAnsi="Times New Roman" w:cs="Times New Roman"/>
          <w:color w:val="000000" w:themeColor="text1"/>
          <w:sz w:val="24"/>
          <w:szCs w:val="24"/>
        </w:rPr>
        <w:t>.</w:t>
      </w:r>
    </w:p>
    <w:p w14:paraId="01A6901C" w14:textId="77777777" w:rsidR="00737B7A" w:rsidRPr="00120261" w:rsidRDefault="00737B7A" w:rsidP="00084738">
      <w:pPr>
        <w:spacing w:line="360" w:lineRule="auto"/>
        <w:ind w:firstLine="720"/>
        <w:jc w:val="both"/>
        <w:rPr>
          <w:rFonts w:ascii="Times New Roman" w:hAnsi="Times New Roman" w:cs="Times New Roman"/>
          <w:color w:val="000000" w:themeColor="text1"/>
          <w:sz w:val="24"/>
          <w:szCs w:val="24"/>
        </w:rPr>
      </w:pPr>
    </w:p>
    <w:p w14:paraId="48A6B187" w14:textId="54241A92" w:rsidR="00120261" w:rsidRDefault="00120261" w:rsidP="00084738">
      <w:pPr>
        <w:spacing w:after="0"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1A7390EF" w:rsidR="00120261" w:rsidRDefault="00120261" w:rsidP="0008473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1.2 </w:t>
      </w:r>
      <w:proofErr w:type="spellStart"/>
      <w:r>
        <w:rPr>
          <w:rFonts w:ascii="Times New Roman" w:hAnsi="Times New Roman" w:cs="Times New Roman"/>
          <w:color w:val="000000" w:themeColor="text1"/>
          <w:sz w:val="24"/>
          <w:szCs w:val="24"/>
        </w:rPr>
        <w:t>Pemanfaatan</w:t>
      </w:r>
      <w:proofErr w:type="spellEnd"/>
      <w:r>
        <w:rPr>
          <w:rFonts w:ascii="Times New Roman" w:hAnsi="Times New Roman" w:cs="Times New Roman"/>
          <w:color w:val="000000" w:themeColor="text1"/>
          <w:sz w:val="24"/>
          <w:szCs w:val="24"/>
        </w:rPr>
        <w:t xml:space="preserve"> Internet </w:t>
      </w:r>
      <w:proofErr w:type="spellStart"/>
      <w:r>
        <w:rPr>
          <w:rFonts w:ascii="Times New Roman" w:hAnsi="Times New Roman" w:cs="Times New Roman"/>
          <w:color w:val="000000" w:themeColor="text1"/>
          <w:sz w:val="24"/>
          <w:szCs w:val="24"/>
        </w:rPr>
        <w:t>Bidang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Ekonomi</w:t>
      </w:r>
      <w:proofErr w:type="spellEnd"/>
    </w:p>
    <w:p w14:paraId="5E8BDF8A" w14:textId="4E655E94" w:rsidR="00120261" w:rsidRDefault="00120261" w:rsidP="00084738">
      <w:pPr>
        <w:spacing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Sumber</w:t>
      </w:r>
      <w:proofErr w:type="spellEnd"/>
      <w:r>
        <w:rPr>
          <w:rFonts w:ascii="Times New Roman" w:hAnsi="Times New Roman" w:cs="Times New Roman"/>
          <w:color w:val="000000" w:themeColor="text1"/>
          <w:sz w:val="24"/>
          <w:szCs w:val="24"/>
        </w:rPr>
        <w:t xml:space="preserve">: </w:t>
      </w:r>
      <w:commentRangeStart w:id="3"/>
      <w:commentRangeEnd w:id="3"/>
      <w:r w:rsidR="00915B5D">
        <w:rPr>
          <w:rStyle w:val="CommentReference"/>
        </w:rPr>
        <w:commentReference w:id="3"/>
      </w:r>
      <w:r w:rsidR="009E2E1E">
        <w:rPr>
          <w:rFonts w:ascii="Times New Roman" w:hAnsi="Times New Roman" w:cs="Times New Roman"/>
          <w:color w:val="000000" w:themeColor="text1"/>
          <w:sz w:val="24"/>
          <w:szCs w:val="24"/>
        </w:rPr>
        <w:fldChar w:fldCharType="begin" w:fldLock="1"/>
      </w:r>
      <w:r w:rsidR="00817B76">
        <w:rPr>
          <w:rFonts w:ascii="Times New Roman" w:hAnsi="Times New Roman" w:cs="Times New Roman"/>
          <w:color w:val="000000" w:themeColor="text1"/>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Pr>
          <w:rFonts w:ascii="Times New Roman" w:hAnsi="Times New Roman" w:cs="Times New Roman"/>
          <w:color w:val="000000" w:themeColor="text1"/>
          <w:sz w:val="24"/>
          <w:szCs w:val="24"/>
        </w:rPr>
        <w:fldChar w:fldCharType="separate"/>
      </w:r>
      <w:r w:rsidR="009E2E1E" w:rsidRPr="009E2E1E">
        <w:rPr>
          <w:rFonts w:ascii="Times New Roman" w:hAnsi="Times New Roman" w:cs="Times New Roman"/>
          <w:noProof/>
          <w:color w:val="000000" w:themeColor="text1"/>
          <w:sz w:val="24"/>
          <w:szCs w:val="24"/>
        </w:rPr>
        <w:t xml:space="preserve">Asosiasi Penyelenggara Jasa Internet </w:t>
      </w:r>
      <w:r w:rsidR="009E2E1E">
        <w:rPr>
          <w:rFonts w:ascii="Times New Roman" w:hAnsi="Times New Roman" w:cs="Times New Roman"/>
          <w:noProof/>
          <w:color w:val="000000" w:themeColor="text1"/>
          <w:sz w:val="24"/>
          <w:szCs w:val="24"/>
        </w:rPr>
        <w:t>(</w:t>
      </w:r>
      <w:r w:rsidR="009E2E1E" w:rsidRPr="009E2E1E">
        <w:rPr>
          <w:rFonts w:ascii="Times New Roman" w:hAnsi="Times New Roman" w:cs="Times New Roman"/>
          <w:noProof/>
          <w:color w:val="000000" w:themeColor="text1"/>
          <w:sz w:val="24"/>
          <w:szCs w:val="24"/>
        </w:rPr>
        <w:t>2018)</w:t>
      </w:r>
      <w:r w:rsidR="009E2E1E">
        <w:rPr>
          <w:rFonts w:ascii="Times New Roman" w:hAnsi="Times New Roman" w:cs="Times New Roman"/>
          <w:color w:val="000000" w:themeColor="text1"/>
          <w:sz w:val="24"/>
          <w:szCs w:val="24"/>
        </w:rPr>
        <w:fldChar w:fldCharType="end"/>
      </w:r>
    </w:p>
    <w:p w14:paraId="5D4BCFC0" w14:textId="38E4EDB0" w:rsidR="00AE59CA" w:rsidRPr="008B3B82" w:rsidRDefault="00A22EAB" w:rsidP="00084738">
      <w:pPr>
        <w:spacing w:line="36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Pemanfaat</w:t>
      </w:r>
      <w:proofErr w:type="spellEnd"/>
      <w:r>
        <w:rPr>
          <w:rFonts w:ascii="Times New Roman" w:hAnsi="Times New Roman" w:cs="Times New Roman"/>
          <w:color w:val="000000" w:themeColor="text1"/>
          <w:sz w:val="24"/>
          <w:szCs w:val="24"/>
        </w:rPr>
        <w:t xml:space="preserve"> internet </w:t>
      </w:r>
      <w:proofErr w:type="spellStart"/>
      <w:r>
        <w:rPr>
          <w:rFonts w:ascii="Times New Roman" w:hAnsi="Times New Roman" w:cs="Times New Roman"/>
          <w:color w:val="000000" w:themeColor="text1"/>
          <w:sz w:val="24"/>
          <w:szCs w:val="24"/>
        </w:rPr>
        <w:t>bisa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diberbagai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bidang</w:t>
      </w:r>
      <w:proofErr w:type="spellEnd"/>
      <w:r>
        <w:rPr>
          <w:rFonts w:ascii="Times New Roman" w:hAnsi="Times New Roman" w:cs="Times New Roman"/>
          <w:color w:val="000000" w:themeColor="text1"/>
          <w:sz w:val="24"/>
          <w:szCs w:val="24"/>
        </w:rPr>
        <w:t xml:space="preserve">, salah </w:t>
      </w:r>
      <w:proofErr w:type="spellStart"/>
      <w:r>
        <w:rPr>
          <w:rFonts w:ascii="Times New Roman" w:hAnsi="Times New Roman" w:cs="Times New Roman"/>
          <w:color w:val="000000" w:themeColor="text1"/>
          <w:sz w:val="24"/>
          <w:szCs w:val="24"/>
        </w:rPr>
        <w:t>satunya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ekonomi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grafik</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pemanfaatan</w:t>
      </w:r>
      <w:proofErr w:type="spellEnd"/>
      <w:r>
        <w:rPr>
          <w:rFonts w:ascii="Times New Roman" w:hAnsi="Times New Roman" w:cs="Times New Roman"/>
          <w:color w:val="000000" w:themeColor="text1"/>
          <w:sz w:val="24"/>
          <w:szCs w:val="24"/>
        </w:rPr>
        <w:t xml:space="preserve"> internet </w:t>
      </w:r>
      <w:proofErr w:type="spellStart"/>
      <w:r>
        <w:rPr>
          <w:rFonts w:ascii="Times New Roman" w:hAnsi="Times New Roman" w:cs="Times New Roman"/>
          <w:color w:val="000000" w:themeColor="text1"/>
          <w:sz w:val="24"/>
          <w:szCs w:val="24"/>
        </w:rPr>
        <w:t>tertinggi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mencari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harga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disusul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membantu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pekerjaan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informasi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membeli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beli</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kerja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transaksi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perbankan</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jual</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Meskipun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transaksi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perbankan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termasuk</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terendah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tetapi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w:t>
      </w:r>
      <w:r w:rsidR="00AE59CA" w:rsidRPr="008B3B82">
        <w:rPr>
          <w:rFonts w:ascii="Times New Roman" w:hAnsi="Times New Roman" w:cs="Times New Roman"/>
          <w:color w:val="000000" w:themeColor="text1"/>
          <w:sz w:val="24"/>
          <w:szCs w:val="24"/>
        </w:rPr>
        <w:t>engan</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meningkatnya</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sarana</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prasarana</w:t>
      </w:r>
      <w:proofErr w:type="spellEnd"/>
      <w:r w:rsidR="00AE59CA" w:rsidRPr="008B3B82">
        <w:rPr>
          <w:rFonts w:ascii="Times New Roman" w:hAnsi="Times New Roman" w:cs="Times New Roman"/>
          <w:color w:val="000000" w:themeColor="text1"/>
          <w:sz w:val="24"/>
          <w:szCs w:val="24"/>
        </w:rPr>
        <w:t xml:space="preserve"> dan </w:t>
      </w:r>
      <w:proofErr w:type="spellStart"/>
      <w:r w:rsidR="00AE59CA" w:rsidRPr="008B3B82">
        <w:rPr>
          <w:rFonts w:ascii="Times New Roman" w:hAnsi="Times New Roman" w:cs="Times New Roman"/>
          <w:color w:val="000000" w:themeColor="text1"/>
          <w:sz w:val="24"/>
          <w:szCs w:val="24"/>
        </w:rPr>
        <w:t>adanya</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perkembangan</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teknologi</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maka</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muncullah</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banyak</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inovasi</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Inovasi</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tersebut</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menghasilkan</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layanan</w:t>
      </w:r>
      <w:proofErr w:type="spellEnd"/>
      <w:r w:rsidR="00AE59CA" w:rsidRPr="008B3B82">
        <w:rPr>
          <w:rFonts w:ascii="Times New Roman" w:hAnsi="Times New Roman" w:cs="Times New Roman"/>
          <w:color w:val="000000" w:themeColor="text1"/>
          <w:sz w:val="24"/>
          <w:szCs w:val="24"/>
        </w:rPr>
        <w:t xml:space="preserve"> yang </w:t>
      </w:r>
      <w:proofErr w:type="spellStart"/>
      <w:r w:rsidR="00AE59CA" w:rsidRPr="008B3B82">
        <w:rPr>
          <w:rFonts w:ascii="Times New Roman" w:hAnsi="Times New Roman" w:cs="Times New Roman"/>
          <w:color w:val="000000" w:themeColor="text1"/>
          <w:sz w:val="24"/>
          <w:szCs w:val="24"/>
        </w:rPr>
        <w:t>disebut</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sebagai</w:t>
      </w:r>
      <w:proofErr w:type="spellEnd"/>
      <w:r w:rsidR="00AE59CA" w:rsidRPr="008B3B82">
        <w:rPr>
          <w:rFonts w:ascii="Times New Roman" w:hAnsi="Times New Roman" w:cs="Times New Roman"/>
          <w:color w:val="000000" w:themeColor="text1"/>
          <w:sz w:val="24"/>
          <w:szCs w:val="24"/>
        </w:rPr>
        <w:t xml:space="preserve"> </w:t>
      </w:r>
      <w:r w:rsidR="00CC7B1C" w:rsidRPr="008B3B82">
        <w:rPr>
          <w:rFonts w:ascii="Times New Roman" w:hAnsi="Times New Roman" w:cs="Times New Roman"/>
          <w:i/>
          <w:iCs/>
          <w:color w:val="000000" w:themeColor="text1"/>
          <w:sz w:val="24"/>
          <w:szCs w:val="24"/>
        </w:rPr>
        <w:t>e-banking (</w:t>
      </w:r>
      <w:r w:rsidR="00266E54" w:rsidRPr="008B3B82">
        <w:rPr>
          <w:rFonts w:ascii="Times New Roman" w:hAnsi="Times New Roman" w:cs="Times New Roman"/>
          <w:i/>
          <w:iCs/>
          <w:color w:val="000000" w:themeColor="text1"/>
          <w:sz w:val="24"/>
          <w:szCs w:val="24"/>
        </w:rPr>
        <w:t>electronic banking</w:t>
      </w:r>
      <w:r w:rsidR="00CC7B1C" w:rsidRPr="008B3B82">
        <w:rPr>
          <w:rFonts w:ascii="Times New Roman" w:hAnsi="Times New Roman" w:cs="Times New Roman"/>
          <w:i/>
          <w:iCs/>
          <w:color w:val="000000" w:themeColor="text1"/>
          <w:sz w:val="24"/>
          <w:szCs w:val="24"/>
        </w:rPr>
        <w:t>)</w:t>
      </w:r>
      <w:r w:rsidR="00AE59CA" w:rsidRPr="008B3B82">
        <w:rPr>
          <w:rFonts w:ascii="Times New Roman" w:hAnsi="Times New Roman" w:cs="Times New Roman"/>
          <w:i/>
          <w:iCs/>
          <w:color w:val="000000" w:themeColor="text1"/>
          <w:sz w:val="24"/>
          <w:szCs w:val="24"/>
        </w:rPr>
        <w:t xml:space="preserve"> </w:t>
      </w:r>
      <w:r w:rsidR="00AE59CA" w:rsidRPr="008B3B82">
        <w:rPr>
          <w:rFonts w:ascii="Times New Roman" w:hAnsi="Times New Roman" w:cs="Times New Roman"/>
          <w:color w:val="000000" w:themeColor="text1"/>
          <w:sz w:val="24"/>
          <w:szCs w:val="24"/>
        </w:rPr>
        <w:t xml:space="preserve">yang </w:t>
      </w:r>
      <w:proofErr w:type="spellStart"/>
      <w:r w:rsidR="00AE59CA" w:rsidRPr="008B3B82">
        <w:rPr>
          <w:rFonts w:ascii="Times New Roman" w:hAnsi="Times New Roman" w:cs="Times New Roman"/>
          <w:color w:val="000000" w:themeColor="text1"/>
          <w:sz w:val="24"/>
          <w:szCs w:val="24"/>
        </w:rPr>
        <w:t>sudah</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tidak</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asing</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lagi</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bagi</w:t>
      </w:r>
      <w:proofErr w:type="spellEnd"/>
      <w:r w:rsidR="00AE59CA" w:rsidRPr="008B3B82">
        <w:rPr>
          <w:rFonts w:ascii="Times New Roman" w:hAnsi="Times New Roman" w:cs="Times New Roman"/>
          <w:color w:val="000000" w:themeColor="text1"/>
          <w:sz w:val="24"/>
          <w:szCs w:val="24"/>
        </w:rPr>
        <w:t xml:space="preserve"> </w:t>
      </w:r>
      <w:proofErr w:type="spellStart"/>
      <w:r w:rsidR="00AE59CA" w:rsidRPr="008B3B82">
        <w:rPr>
          <w:rFonts w:ascii="Times New Roman" w:hAnsi="Times New Roman" w:cs="Times New Roman"/>
          <w:color w:val="000000" w:themeColor="text1"/>
          <w:sz w:val="24"/>
          <w:szCs w:val="24"/>
        </w:rPr>
        <w:t>kita</w:t>
      </w:r>
      <w:proofErr w:type="spellEnd"/>
      <w:r w:rsidR="00AE59CA" w:rsidRPr="008B3B82">
        <w:rPr>
          <w:rFonts w:ascii="Times New Roman" w:hAnsi="Times New Roman" w:cs="Times New Roman"/>
          <w:color w:val="000000" w:themeColor="text1"/>
          <w:sz w:val="24"/>
          <w:szCs w:val="24"/>
        </w:rPr>
        <w:t xml:space="preserve">. </w:t>
      </w:r>
      <w:r w:rsidR="00E96D10" w:rsidRPr="008B3B82">
        <w:rPr>
          <w:rFonts w:ascii="Times New Roman" w:hAnsi="Times New Roman" w:cs="Times New Roman"/>
          <w:i/>
          <w:iCs/>
          <w:color w:val="000000" w:themeColor="text1"/>
          <w:sz w:val="24"/>
          <w:szCs w:val="24"/>
        </w:rPr>
        <w:t>E-banking</w:t>
      </w:r>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merupakan</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layanan</w:t>
      </w:r>
      <w:proofErr w:type="spellEnd"/>
      <w:r w:rsidR="00E96D10" w:rsidRPr="008B3B82">
        <w:rPr>
          <w:rFonts w:ascii="Times New Roman" w:hAnsi="Times New Roman" w:cs="Times New Roman"/>
          <w:color w:val="000000" w:themeColor="text1"/>
          <w:sz w:val="24"/>
          <w:szCs w:val="24"/>
        </w:rPr>
        <w:t xml:space="preserve"> yang </w:t>
      </w:r>
      <w:proofErr w:type="spellStart"/>
      <w:r w:rsidR="00E96D10" w:rsidRPr="008B3B82">
        <w:rPr>
          <w:rFonts w:ascii="Times New Roman" w:hAnsi="Times New Roman" w:cs="Times New Roman"/>
          <w:color w:val="000000" w:themeColor="text1"/>
          <w:sz w:val="24"/>
          <w:szCs w:val="24"/>
        </w:rPr>
        <w:t>memungkinkan</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nasabah</w:t>
      </w:r>
      <w:proofErr w:type="spellEnd"/>
      <w:r w:rsidR="00E96D10" w:rsidRPr="008B3B82">
        <w:rPr>
          <w:rFonts w:ascii="Times New Roman" w:hAnsi="Times New Roman" w:cs="Times New Roman"/>
          <w:color w:val="000000" w:themeColor="text1"/>
          <w:sz w:val="24"/>
          <w:szCs w:val="24"/>
        </w:rPr>
        <w:t xml:space="preserve"> Bank </w:t>
      </w:r>
      <w:proofErr w:type="spellStart"/>
      <w:r w:rsidR="00E96D10" w:rsidRPr="008B3B82">
        <w:rPr>
          <w:rFonts w:ascii="Times New Roman" w:hAnsi="Times New Roman" w:cs="Times New Roman"/>
          <w:color w:val="000000" w:themeColor="text1"/>
          <w:sz w:val="24"/>
          <w:szCs w:val="24"/>
        </w:rPr>
        <w:t>untuk</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memperoleh</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informasi</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melakukan</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komunikasi</w:t>
      </w:r>
      <w:proofErr w:type="spellEnd"/>
      <w:r w:rsidR="00E96D10" w:rsidRPr="008B3B82">
        <w:rPr>
          <w:rFonts w:ascii="Times New Roman" w:hAnsi="Times New Roman" w:cs="Times New Roman"/>
          <w:color w:val="000000" w:themeColor="text1"/>
          <w:sz w:val="24"/>
          <w:szCs w:val="24"/>
        </w:rPr>
        <w:t xml:space="preserve">, dan </w:t>
      </w:r>
      <w:proofErr w:type="spellStart"/>
      <w:r w:rsidR="00E96D10" w:rsidRPr="008B3B82">
        <w:rPr>
          <w:rFonts w:ascii="Times New Roman" w:hAnsi="Times New Roman" w:cs="Times New Roman"/>
          <w:color w:val="000000" w:themeColor="text1"/>
          <w:sz w:val="24"/>
          <w:szCs w:val="24"/>
        </w:rPr>
        <w:t>melakukan</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transaksi</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perbankan</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melalui</w:t>
      </w:r>
      <w:proofErr w:type="spellEnd"/>
      <w:r w:rsidR="00E96D10" w:rsidRPr="008B3B82">
        <w:rPr>
          <w:rFonts w:ascii="Times New Roman" w:hAnsi="Times New Roman" w:cs="Times New Roman"/>
          <w:color w:val="000000" w:themeColor="text1"/>
          <w:sz w:val="24"/>
          <w:szCs w:val="24"/>
        </w:rPr>
        <w:t xml:space="preserve"> media </w:t>
      </w:r>
      <w:proofErr w:type="spellStart"/>
      <w:r w:rsidR="00E96D10" w:rsidRPr="008B3B82">
        <w:rPr>
          <w:rFonts w:ascii="Times New Roman" w:hAnsi="Times New Roman" w:cs="Times New Roman"/>
          <w:color w:val="000000" w:themeColor="text1"/>
          <w:sz w:val="24"/>
          <w:szCs w:val="24"/>
        </w:rPr>
        <w:t>elektronik</w:t>
      </w:r>
      <w:proofErr w:type="spellEnd"/>
      <w:r w:rsidR="00E96D10" w:rsidRPr="008B3B82">
        <w:rPr>
          <w:rFonts w:ascii="Times New Roman" w:hAnsi="Times New Roman" w:cs="Times New Roman"/>
          <w:color w:val="000000" w:themeColor="text1"/>
          <w:sz w:val="24"/>
          <w:szCs w:val="24"/>
        </w:rPr>
        <w:t xml:space="preserve"> </w:t>
      </w:r>
      <w:proofErr w:type="spellStart"/>
      <w:r w:rsidR="00E96D10" w:rsidRPr="008B3B82">
        <w:rPr>
          <w:rFonts w:ascii="Times New Roman" w:hAnsi="Times New Roman" w:cs="Times New Roman"/>
          <w:color w:val="000000" w:themeColor="text1"/>
          <w:sz w:val="24"/>
          <w:szCs w:val="24"/>
        </w:rPr>
        <w:t>seperti</w:t>
      </w:r>
      <w:proofErr w:type="spellEnd"/>
      <w:r w:rsidR="00E96D10" w:rsidRPr="008B3B82">
        <w:rPr>
          <w:rFonts w:ascii="Times New Roman" w:hAnsi="Times New Roman" w:cs="Times New Roman"/>
          <w:color w:val="000000" w:themeColor="text1"/>
          <w:sz w:val="24"/>
          <w:szCs w:val="24"/>
        </w:rPr>
        <w:t xml:space="preserve"> </w:t>
      </w:r>
      <w:r w:rsidR="00E96D10" w:rsidRPr="008B3B82">
        <w:rPr>
          <w:rFonts w:ascii="Times New Roman" w:hAnsi="Times New Roman" w:cs="Times New Roman"/>
          <w:i/>
          <w:iCs/>
          <w:color w:val="000000" w:themeColor="text1"/>
          <w:sz w:val="24"/>
          <w:szCs w:val="24"/>
        </w:rPr>
        <w:t>Automatic Teller Machine (ATM), Electronic Data Capture (EDC)/ Point</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Of</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 xml:space="preserve">Sales (POS), internet banking, SMS banking, mobile banking, e-commerce, phone banking, </w:t>
      </w:r>
      <w:r w:rsidR="00E96D10" w:rsidRPr="008B3B82">
        <w:rPr>
          <w:rFonts w:ascii="Times New Roman" w:hAnsi="Times New Roman" w:cs="Times New Roman"/>
          <w:color w:val="000000" w:themeColor="text1"/>
          <w:sz w:val="24"/>
          <w:szCs w:val="24"/>
        </w:rPr>
        <w:t>dan</w:t>
      </w:r>
      <w:r w:rsidR="00E96D10" w:rsidRPr="008B3B82">
        <w:rPr>
          <w:rFonts w:ascii="Times New Roman" w:hAnsi="Times New Roman" w:cs="Times New Roman"/>
          <w:i/>
          <w:iCs/>
          <w:color w:val="000000" w:themeColor="text1"/>
          <w:sz w:val="24"/>
          <w:szCs w:val="24"/>
        </w:rPr>
        <w:t xml:space="preserve"> video banking</w:t>
      </w:r>
      <w:r w:rsidR="003F50B2">
        <w:rPr>
          <w:rFonts w:ascii="Times New Roman" w:hAnsi="Times New Roman" w:cs="Times New Roman"/>
          <w:color w:val="000000" w:themeColor="text1"/>
          <w:sz w:val="24"/>
          <w:szCs w:val="24"/>
        </w:rPr>
        <w:t xml:space="preserve">. </w:t>
      </w:r>
      <w:r w:rsidR="00817B76">
        <w:rPr>
          <w:rFonts w:ascii="Times New Roman" w:hAnsi="Times New Roman" w:cs="Times New Roman"/>
          <w:color w:val="000000" w:themeColor="text1"/>
          <w:sz w:val="24"/>
          <w:szCs w:val="24"/>
        </w:rPr>
        <w:fldChar w:fldCharType="begin" w:fldLock="1"/>
      </w:r>
      <w:r w:rsidR="00E86E5D">
        <w:rPr>
          <w:rFonts w:ascii="Times New Roman" w:hAnsi="Times New Roman" w:cs="Times New Roman"/>
          <w:color w:val="000000" w:themeColor="text1"/>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817B76">
        <w:rPr>
          <w:rFonts w:ascii="Times New Roman" w:hAnsi="Times New Roman" w:cs="Times New Roman"/>
          <w:color w:val="000000" w:themeColor="text1"/>
          <w:sz w:val="24"/>
          <w:szCs w:val="24"/>
        </w:rPr>
        <w:fldChar w:fldCharType="separate"/>
      </w:r>
      <w:r w:rsidR="00817B76" w:rsidRPr="00817B76">
        <w:rPr>
          <w:rFonts w:ascii="Times New Roman" w:hAnsi="Times New Roman" w:cs="Times New Roman"/>
          <w:noProof/>
          <w:color w:val="000000" w:themeColor="text1"/>
          <w:sz w:val="24"/>
          <w:szCs w:val="24"/>
        </w:rPr>
        <w:t>(</w:t>
      </w:r>
      <w:r w:rsidR="00817B76">
        <w:rPr>
          <w:rFonts w:ascii="Times New Roman" w:hAnsi="Times New Roman" w:cs="Times New Roman"/>
          <w:noProof/>
          <w:color w:val="000000" w:themeColor="text1"/>
          <w:sz w:val="24"/>
          <w:szCs w:val="24"/>
        </w:rPr>
        <w:t>OJK</w:t>
      </w:r>
      <w:r w:rsidR="00817B76" w:rsidRPr="00817B76">
        <w:rPr>
          <w:rFonts w:ascii="Times New Roman" w:hAnsi="Times New Roman" w:cs="Times New Roman"/>
          <w:noProof/>
          <w:color w:val="000000" w:themeColor="text1"/>
          <w:sz w:val="24"/>
          <w:szCs w:val="24"/>
        </w:rPr>
        <w:t>, 2015)</w:t>
      </w:r>
      <w:r w:rsidR="00817B76">
        <w:rPr>
          <w:rFonts w:ascii="Times New Roman" w:hAnsi="Times New Roman" w:cs="Times New Roman"/>
          <w:color w:val="000000" w:themeColor="text1"/>
          <w:sz w:val="24"/>
          <w:szCs w:val="24"/>
        </w:rPr>
        <w:fldChar w:fldCharType="end"/>
      </w:r>
    </w:p>
    <w:p w14:paraId="6A409565" w14:textId="25C0170C" w:rsidR="00CB7FF4" w:rsidRDefault="001D4804" w:rsidP="00084738">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ab/>
        <w:t xml:space="preserve">Salah </w:t>
      </w:r>
      <w:proofErr w:type="spellStart"/>
      <w:r w:rsidRPr="008B3B82">
        <w:rPr>
          <w:rFonts w:ascii="Times New Roman" w:hAnsi="Times New Roman" w:cs="Times New Roman"/>
          <w:color w:val="000000" w:themeColor="text1"/>
          <w:sz w:val="24"/>
          <w:szCs w:val="24"/>
        </w:rPr>
        <w:t>satu</w:t>
      </w:r>
      <w:proofErr w:type="spellEnd"/>
      <w:r w:rsidRPr="008B3B82">
        <w:rPr>
          <w:rFonts w:ascii="Times New Roman" w:hAnsi="Times New Roman" w:cs="Times New Roman"/>
          <w:color w:val="000000" w:themeColor="text1"/>
          <w:sz w:val="24"/>
          <w:szCs w:val="24"/>
        </w:rPr>
        <w:t xml:space="preserve"> yang paling </w:t>
      </w:r>
      <w:proofErr w:type="spellStart"/>
      <w:r w:rsidRPr="008B3B82">
        <w:rPr>
          <w:rFonts w:ascii="Times New Roman" w:hAnsi="Times New Roman" w:cs="Times New Roman"/>
          <w:color w:val="000000" w:themeColor="text1"/>
          <w:sz w:val="24"/>
          <w:szCs w:val="24"/>
        </w:rPr>
        <w:t>sering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kita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gunakan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adalah</w:t>
      </w:r>
      <w:proofErr w:type="spellEnd"/>
      <w:r w:rsidRPr="008B3B82">
        <w:rPr>
          <w:rFonts w:ascii="Times New Roman" w:hAnsi="Times New Roman" w:cs="Times New Roman"/>
          <w:color w:val="000000" w:themeColor="text1"/>
          <w:sz w:val="24"/>
          <w:szCs w:val="24"/>
        </w:rPr>
        <w:t xml:space="preserve"> </w:t>
      </w:r>
      <w:r w:rsidRPr="008B3B82">
        <w:rPr>
          <w:rFonts w:ascii="Times New Roman" w:hAnsi="Times New Roman" w:cs="Times New Roman"/>
          <w:i/>
          <w:iCs/>
          <w:color w:val="000000" w:themeColor="text1"/>
          <w:sz w:val="24"/>
          <w:szCs w:val="24"/>
        </w:rPr>
        <w:t>mobile banking</w:t>
      </w:r>
      <w:r w:rsidR="008641F8">
        <w:rPr>
          <w:rFonts w:ascii="Times New Roman" w:hAnsi="Times New Roman" w:cs="Times New Roman"/>
          <w:color w:val="000000" w:themeColor="text1"/>
          <w:sz w:val="24"/>
          <w:szCs w:val="24"/>
        </w:rPr>
        <w:t xml:space="preserve">. </w:t>
      </w:r>
      <w:proofErr w:type="spellStart"/>
      <w:r w:rsidR="008641F8">
        <w:rPr>
          <w:rFonts w:ascii="Times New Roman" w:hAnsi="Times New Roman" w:cs="Times New Roman"/>
          <w:color w:val="000000" w:themeColor="text1"/>
          <w:sz w:val="24"/>
          <w:szCs w:val="24"/>
        </w:rPr>
        <w:t>Menurut</w:t>
      </w:r>
      <w:proofErr w:type="spellEnd"/>
      <w:r w:rsidR="008641F8">
        <w:rPr>
          <w:rFonts w:ascii="Times New Roman" w:hAnsi="Times New Roman" w:cs="Times New Roman"/>
          <w:color w:val="000000" w:themeColor="text1"/>
          <w:sz w:val="24"/>
          <w:szCs w:val="24"/>
        </w:rPr>
        <w:t xml:space="preserve"> </w:t>
      </w:r>
      <w:r w:rsidR="00E86E5D">
        <w:rPr>
          <w:rFonts w:ascii="Times New Roman" w:hAnsi="Times New Roman" w:cs="Times New Roman"/>
          <w:color w:val="000000" w:themeColor="text1"/>
          <w:sz w:val="24"/>
          <w:szCs w:val="24"/>
        </w:rPr>
        <w:fldChar w:fldCharType="begin" w:fldLock="1"/>
      </w:r>
      <w:r w:rsidR="006615D3">
        <w:rPr>
          <w:rFonts w:ascii="Times New Roman" w:hAnsi="Times New Roman" w:cs="Times New Roman"/>
          <w:color w:val="000000" w:themeColor="text1"/>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Pr>
          <w:rFonts w:ascii="Times New Roman" w:hAnsi="Times New Roman" w:cs="Times New Roman"/>
          <w:color w:val="000000" w:themeColor="text1"/>
          <w:sz w:val="24"/>
          <w:szCs w:val="24"/>
        </w:rPr>
        <w:fldChar w:fldCharType="separate"/>
      </w:r>
      <w:r w:rsidR="00E86E5D">
        <w:rPr>
          <w:rFonts w:ascii="Times New Roman" w:hAnsi="Times New Roman" w:cs="Times New Roman"/>
          <w:noProof/>
          <w:color w:val="000000" w:themeColor="text1"/>
          <w:sz w:val="24"/>
          <w:szCs w:val="24"/>
        </w:rPr>
        <w:t>OJK</w:t>
      </w:r>
      <w:r w:rsidR="00E86E5D" w:rsidRPr="00E86E5D">
        <w:rPr>
          <w:rFonts w:ascii="Times New Roman" w:hAnsi="Times New Roman" w:cs="Times New Roman"/>
          <w:noProof/>
          <w:color w:val="000000" w:themeColor="text1"/>
          <w:sz w:val="24"/>
          <w:szCs w:val="24"/>
        </w:rPr>
        <w:t xml:space="preserve"> </w:t>
      </w:r>
      <w:r w:rsidR="00E86E5D">
        <w:rPr>
          <w:rFonts w:ascii="Times New Roman" w:hAnsi="Times New Roman" w:cs="Times New Roman"/>
          <w:noProof/>
          <w:color w:val="000000" w:themeColor="text1"/>
          <w:sz w:val="24"/>
          <w:szCs w:val="24"/>
        </w:rPr>
        <w:t>(</w:t>
      </w:r>
      <w:r w:rsidR="00E86E5D" w:rsidRPr="00E86E5D">
        <w:rPr>
          <w:rFonts w:ascii="Times New Roman" w:hAnsi="Times New Roman" w:cs="Times New Roman"/>
          <w:noProof/>
          <w:color w:val="000000" w:themeColor="text1"/>
          <w:sz w:val="24"/>
          <w:szCs w:val="24"/>
        </w:rPr>
        <w:t>2015)</w:t>
      </w:r>
      <w:r w:rsidR="00E86E5D">
        <w:rPr>
          <w:rFonts w:ascii="Times New Roman" w:hAnsi="Times New Roman" w:cs="Times New Roman"/>
          <w:color w:val="000000" w:themeColor="text1"/>
          <w:sz w:val="24"/>
          <w:szCs w:val="24"/>
        </w:rPr>
        <w:fldChar w:fldCharType="end"/>
      </w:r>
      <w:r w:rsidR="00E86E5D">
        <w:rPr>
          <w:rFonts w:ascii="Times New Roman" w:hAnsi="Times New Roman" w:cs="Times New Roman"/>
          <w:color w:val="000000" w:themeColor="text1"/>
          <w:sz w:val="24"/>
          <w:szCs w:val="24"/>
        </w:rPr>
        <w:t xml:space="preserve"> </w:t>
      </w:r>
      <w:r w:rsidR="008641F8">
        <w:rPr>
          <w:rFonts w:ascii="Times New Roman" w:hAnsi="Times New Roman" w:cs="Times New Roman"/>
          <w:i/>
          <w:iCs/>
          <w:color w:val="000000" w:themeColor="text1"/>
          <w:sz w:val="24"/>
          <w:szCs w:val="24"/>
        </w:rPr>
        <w:t>m</w:t>
      </w:r>
      <w:r w:rsidR="008641F8" w:rsidRPr="008641F8">
        <w:rPr>
          <w:rFonts w:ascii="Times New Roman" w:hAnsi="Times New Roman" w:cs="Times New Roman"/>
          <w:i/>
          <w:iCs/>
          <w:color w:val="000000" w:themeColor="text1"/>
          <w:sz w:val="24"/>
          <w:szCs w:val="24"/>
        </w:rPr>
        <w:t>obile banking</w:t>
      </w:r>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merupakan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layanan</w:t>
      </w:r>
      <w:proofErr w:type="spellEnd"/>
      <w:r w:rsidR="008641F8" w:rsidRPr="008641F8">
        <w:rPr>
          <w:rFonts w:ascii="Times New Roman" w:hAnsi="Times New Roman" w:cs="Times New Roman"/>
          <w:color w:val="000000" w:themeColor="text1"/>
          <w:sz w:val="24"/>
          <w:szCs w:val="24"/>
        </w:rPr>
        <w:t xml:space="preserve"> yang </w:t>
      </w:r>
      <w:proofErr w:type="spellStart"/>
      <w:r w:rsidR="008641F8" w:rsidRPr="008641F8">
        <w:rPr>
          <w:rFonts w:ascii="Times New Roman" w:hAnsi="Times New Roman" w:cs="Times New Roman"/>
          <w:color w:val="000000" w:themeColor="text1"/>
          <w:sz w:val="24"/>
          <w:szCs w:val="24"/>
        </w:rPr>
        <w:t>memungkinkan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nasabah</w:t>
      </w:r>
      <w:proofErr w:type="spellEnd"/>
      <w:r w:rsidR="008641F8" w:rsidRPr="008641F8">
        <w:rPr>
          <w:rFonts w:ascii="Times New Roman" w:hAnsi="Times New Roman" w:cs="Times New Roman"/>
          <w:color w:val="000000" w:themeColor="text1"/>
          <w:sz w:val="24"/>
          <w:szCs w:val="24"/>
        </w:rPr>
        <w:t xml:space="preserve"> bank </w:t>
      </w:r>
      <w:proofErr w:type="spellStart"/>
      <w:r w:rsidR="008641F8" w:rsidRPr="008641F8">
        <w:rPr>
          <w:rFonts w:ascii="Times New Roman" w:hAnsi="Times New Roman" w:cs="Times New Roman"/>
          <w:color w:val="000000" w:themeColor="text1"/>
          <w:sz w:val="24"/>
          <w:szCs w:val="24"/>
        </w:rPr>
        <w:t>melakukan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transaksi</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perbankan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melalui</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ponsel</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atau</w:t>
      </w:r>
      <w:proofErr w:type="spellEnd"/>
      <w:r w:rsidR="008641F8" w:rsidRP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i/>
          <w:iCs/>
          <w:color w:val="000000" w:themeColor="text1"/>
          <w:sz w:val="24"/>
          <w:szCs w:val="24"/>
        </w:rPr>
        <w:t>smartphone</w:t>
      </w:r>
      <w:r w:rsidR="008641F8" w:rsidRPr="008641F8">
        <w:rPr>
          <w:rFonts w:ascii="Times New Roman" w:hAnsi="Times New Roman" w:cs="Times New Roman"/>
          <w:color w:val="000000" w:themeColor="text1"/>
          <w:sz w:val="24"/>
          <w:szCs w:val="24"/>
        </w:rPr>
        <w:t xml:space="preserve">. </w:t>
      </w:r>
    </w:p>
    <w:p w14:paraId="29923B04" w14:textId="3CB73887" w:rsidR="00CB7FF4" w:rsidRDefault="00CB7FF4" w:rsidP="00084738">
      <w:pPr>
        <w:spacing w:after="0" w:line="360" w:lineRule="auto"/>
        <w:jc w:val="both"/>
        <w:rPr>
          <w:rFonts w:ascii="Times New Roman" w:hAnsi="Times New Roman" w:cs="Times New Roman"/>
          <w:i/>
          <w:iCs/>
          <w:color w:val="000000" w:themeColor="text1"/>
          <w:sz w:val="24"/>
          <w:szCs w:val="24"/>
        </w:rPr>
      </w:pPr>
      <w:r>
        <w:rPr>
          <w:noProof/>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5C005D38" w14:textId="6589C948" w:rsidR="00CB7FF4" w:rsidRDefault="00CB7FF4" w:rsidP="00084738">
      <w:pPr>
        <w:spacing w:after="0"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Pertumbuhan</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softHyphen/>
      </w:r>
      <w:r>
        <w:rPr>
          <w:rFonts w:ascii="Times New Roman" w:hAnsi="Times New Roman" w:cs="Times New Roman"/>
          <w:i/>
          <w:iCs/>
          <w:color w:val="000000" w:themeColor="text1"/>
          <w:sz w:val="24"/>
          <w:szCs w:val="24"/>
        </w:rPr>
        <w:t>Mobile Banking</w:t>
      </w:r>
    </w:p>
    <w:p w14:paraId="37A754E6" w14:textId="298B46CF" w:rsidR="00CB7FF4" w:rsidRPr="00CB7FF4" w:rsidRDefault="00CB7FF4" w:rsidP="00084738">
      <w:pPr>
        <w:spacing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Sumber</w:t>
      </w:r>
      <w:proofErr w:type="spellEnd"/>
      <w:r>
        <w:rPr>
          <w:rFonts w:ascii="Times New Roman" w:hAnsi="Times New Roman" w:cs="Times New Roman"/>
          <w:color w:val="000000" w:themeColor="text1"/>
          <w:sz w:val="24"/>
          <w:szCs w:val="24"/>
        </w:rPr>
        <w:t xml:space="preserve">: </w:t>
      </w:r>
      <w:r w:rsidR="007B3794">
        <w:rPr>
          <w:rFonts w:ascii="Times New Roman" w:hAnsi="Times New Roman" w:cs="Times New Roman"/>
          <w:color w:val="000000" w:themeColor="text1"/>
          <w:sz w:val="24"/>
          <w:szCs w:val="24"/>
        </w:rPr>
        <w:t>Daily Social (2015)</w:t>
      </w:r>
    </w:p>
    <w:p w14:paraId="46BB32E4" w14:textId="52344CD5" w:rsidR="001D4804" w:rsidRPr="00552BC2" w:rsidRDefault="00BE6624" w:rsidP="00084738">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Menurut</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Daily Social </w:t>
      </w:r>
      <w:r>
        <w:rPr>
          <w:rFonts w:ascii="Times New Roman" w:hAnsi="Times New Roman" w:cs="Times New Roman"/>
          <w:color w:val="000000" w:themeColor="text1"/>
          <w:sz w:val="24"/>
          <w:szCs w:val="24"/>
        </w:rPr>
        <w:t xml:space="preserve">(2015), </w:t>
      </w:r>
      <w:proofErr w:type="spellStart"/>
      <w:r>
        <w:rPr>
          <w:rFonts w:ascii="Times New Roman" w:hAnsi="Times New Roman" w:cs="Times New Roman"/>
          <w:color w:val="000000" w:themeColor="text1"/>
          <w:sz w:val="24"/>
          <w:szCs w:val="24"/>
        </w:rPr>
        <w:t>s</w:t>
      </w:r>
      <w:commentRangeStart w:id="4"/>
      <w:r w:rsidR="00525640">
        <w:rPr>
          <w:rFonts w:ascii="Times New Roman" w:hAnsi="Times New Roman" w:cs="Times New Roman"/>
          <w:color w:val="000000" w:themeColor="text1"/>
          <w:sz w:val="24"/>
          <w:szCs w:val="24"/>
        </w:rPr>
        <w:t>ecara</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keseluruhan</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pengguna</w:t>
      </w:r>
      <w:proofErr w:type="spellEnd"/>
      <w:r w:rsidR="00525640">
        <w:rPr>
          <w:rFonts w:ascii="Times New Roman" w:hAnsi="Times New Roman" w:cs="Times New Roman"/>
          <w:color w:val="000000" w:themeColor="text1"/>
          <w:sz w:val="24"/>
          <w:szCs w:val="24"/>
        </w:rPr>
        <w:t xml:space="preserve"> </w:t>
      </w:r>
      <w:r w:rsidR="00525640">
        <w:rPr>
          <w:rFonts w:ascii="Times New Roman" w:hAnsi="Times New Roman" w:cs="Times New Roman"/>
          <w:i/>
          <w:iCs/>
          <w:color w:val="000000" w:themeColor="text1"/>
          <w:sz w:val="24"/>
          <w:szCs w:val="24"/>
        </w:rPr>
        <w:t xml:space="preserve">mobile banking </w:t>
      </w:r>
      <w:proofErr w:type="spellStart"/>
      <w:r w:rsidR="00525640">
        <w:rPr>
          <w:rFonts w:ascii="Times New Roman" w:hAnsi="Times New Roman" w:cs="Times New Roman"/>
          <w:color w:val="000000" w:themeColor="text1"/>
          <w:sz w:val="24"/>
          <w:szCs w:val="24"/>
        </w:rPr>
        <w:t>tertinggi</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adalah</w:t>
      </w:r>
      <w:proofErr w:type="spellEnd"/>
      <w:r w:rsidR="00525640">
        <w:rPr>
          <w:rFonts w:ascii="Times New Roman" w:hAnsi="Times New Roman" w:cs="Times New Roman"/>
          <w:color w:val="000000" w:themeColor="text1"/>
          <w:sz w:val="24"/>
          <w:szCs w:val="24"/>
        </w:rPr>
        <w:t xml:space="preserve"> Kenya </w:t>
      </w:r>
      <w:proofErr w:type="spellStart"/>
      <w:r w:rsidR="00525640">
        <w:rPr>
          <w:rFonts w:ascii="Times New Roman" w:hAnsi="Times New Roman" w:cs="Times New Roman"/>
          <w:color w:val="000000" w:themeColor="text1"/>
          <w:sz w:val="24"/>
          <w:szCs w:val="24"/>
        </w:rPr>
        <w:t>dengan</w:t>
      </w:r>
      <w:proofErr w:type="spellEnd"/>
      <w:r w:rsidR="00525640">
        <w:rPr>
          <w:rFonts w:ascii="Times New Roman" w:hAnsi="Times New Roman" w:cs="Times New Roman"/>
          <w:color w:val="000000" w:themeColor="text1"/>
          <w:sz w:val="24"/>
          <w:szCs w:val="24"/>
        </w:rPr>
        <w:t xml:space="preserve"> total </w:t>
      </w:r>
      <w:proofErr w:type="spellStart"/>
      <w:r w:rsidR="00525640">
        <w:rPr>
          <w:rFonts w:ascii="Times New Roman" w:hAnsi="Times New Roman" w:cs="Times New Roman"/>
          <w:color w:val="000000" w:themeColor="text1"/>
          <w:sz w:val="24"/>
          <w:szCs w:val="24"/>
        </w:rPr>
        <w:t>responden</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sebanyak</w:t>
      </w:r>
      <w:proofErr w:type="spellEnd"/>
      <w:r w:rsidR="00525640">
        <w:rPr>
          <w:rFonts w:ascii="Times New Roman" w:hAnsi="Times New Roman" w:cs="Times New Roman"/>
          <w:color w:val="000000" w:themeColor="text1"/>
          <w:sz w:val="24"/>
          <w:szCs w:val="24"/>
        </w:rPr>
        <w:t xml:space="preserve"> 93% </w:t>
      </w:r>
      <w:proofErr w:type="spellStart"/>
      <w:r w:rsidR="00525640">
        <w:rPr>
          <w:rFonts w:ascii="Times New Roman" w:hAnsi="Times New Roman" w:cs="Times New Roman"/>
          <w:color w:val="000000" w:themeColor="text1"/>
          <w:sz w:val="24"/>
          <w:szCs w:val="24"/>
        </w:rPr>
        <w:t>disusul</w:t>
      </w:r>
      <w:proofErr w:type="spellEnd"/>
      <w:r w:rsidR="00525640">
        <w:rPr>
          <w:rFonts w:ascii="Times New Roman" w:hAnsi="Times New Roman" w:cs="Times New Roman"/>
          <w:color w:val="000000" w:themeColor="text1"/>
          <w:sz w:val="24"/>
          <w:szCs w:val="24"/>
        </w:rPr>
        <w:t xml:space="preserve"> oleh Nigeria </w:t>
      </w:r>
      <w:proofErr w:type="spellStart"/>
      <w:r w:rsidR="00525640">
        <w:rPr>
          <w:rFonts w:ascii="Times New Roman" w:hAnsi="Times New Roman" w:cs="Times New Roman"/>
          <w:color w:val="000000" w:themeColor="text1"/>
          <w:sz w:val="24"/>
          <w:szCs w:val="24"/>
        </w:rPr>
        <w:t>dengan</w:t>
      </w:r>
      <w:proofErr w:type="spellEnd"/>
      <w:r w:rsidR="00525640">
        <w:rPr>
          <w:rFonts w:ascii="Times New Roman" w:hAnsi="Times New Roman" w:cs="Times New Roman"/>
          <w:color w:val="000000" w:themeColor="text1"/>
          <w:sz w:val="24"/>
          <w:szCs w:val="24"/>
        </w:rPr>
        <w:t xml:space="preserve"> total 85%. </w:t>
      </w:r>
      <w:proofErr w:type="spellStart"/>
      <w:r w:rsidR="00525640">
        <w:rPr>
          <w:rFonts w:ascii="Times New Roman" w:hAnsi="Times New Roman" w:cs="Times New Roman"/>
          <w:color w:val="000000" w:themeColor="text1"/>
          <w:sz w:val="24"/>
          <w:szCs w:val="24"/>
        </w:rPr>
        <w:t>Penggunaan</w:t>
      </w:r>
      <w:proofErr w:type="spellEnd"/>
      <w:r w:rsidR="00525640">
        <w:rPr>
          <w:rFonts w:ascii="Times New Roman" w:hAnsi="Times New Roman" w:cs="Times New Roman"/>
          <w:color w:val="000000" w:themeColor="text1"/>
          <w:sz w:val="24"/>
          <w:szCs w:val="24"/>
        </w:rPr>
        <w:t xml:space="preserve"> </w:t>
      </w:r>
      <w:r w:rsidR="00525640">
        <w:rPr>
          <w:rFonts w:ascii="Times New Roman" w:hAnsi="Times New Roman" w:cs="Times New Roman"/>
          <w:i/>
          <w:iCs/>
          <w:color w:val="000000" w:themeColor="text1"/>
          <w:sz w:val="24"/>
          <w:szCs w:val="24"/>
        </w:rPr>
        <w:t xml:space="preserve">mobile </w:t>
      </w:r>
      <w:r w:rsidR="00525640" w:rsidRPr="00525640">
        <w:rPr>
          <w:rFonts w:ascii="Times New Roman" w:hAnsi="Times New Roman" w:cs="Times New Roman"/>
          <w:i/>
          <w:iCs/>
          <w:color w:val="000000" w:themeColor="text1"/>
          <w:sz w:val="24"/>
          <w:szCs w:val="24"/>
        </w:rPr>
        <w:t>banking</w:t>
      </w:r>
      <w:r w:rsidR="00525640">
        <w:rPr>
          <w:rFonts w:ascii="Times New Roman" w:hAnsi="Times New Roman" w:cs="Times New Roman"/>
          <w:i/>
          <w:iCs/>
          <w:color w:val="000000" w:themeColor="text1"/>
          <w:sz w:val="24"/>
          <w:szCs w:val="24"/>
        </w:rPr>
        <w:t xml:space="preserve"> </w:t>
      </w:r>
      <w:r w:rsidR="00525640">
        <w:rPr>
          <w:rFonts w:ascii="Times New Roman" w:hAnsi="Times New Roman" w:cs="Times New Roman"/>
          <w:color w:val="000000" w:themeColor="text1"/>
          <w:sz w:val="24"/>
          <w:szCs w:val="24"/>
        </w:rPr>
        <w:t xml:space="preserve">di Indonesia </w:t>
      </w:r>
      <w:proofErr w:type="spellStart"/>
      <w:r w:rsidR="00525640">
        <w:rPr>
          <w:rFonts w:ascii="Times New Roman" w:hAnsi="Times New Roman" w:cs="Times New Roman"/>
          <w:color w:val="000000" w:themeColor="text1"/>
          <w:sz w:val="24"/>
          <w:szCs w:val="24"/>
        </w:rPr>
        <w:t>tergolong</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tinggi</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dengan</w:t>
      </w:r>
      <w:proofErr w:type="spellEnd"/>
      <w:r w:rsidR="00525640">
        <w:rPr>
          <w:rFonts w:ascii="Times New Roman" w:hAnsi="Times New Roman" w:cs="Times New Roman"/>
          <w:color w:val="000000" w:themeColor="text1"/>
          <w:sz w:val="24"/>
          <w:szCs w:val="24"/>
        </w:rPr>
        <w:t xml:space="preserve"> total 80% </w:t>
      </w:r>
      <w:proofErr w:type="spellStart"/>
      <w:r w:rsidR="00525640">
        <w:rPr>
          <w:rFonts w:ascii="Times New Roman" w:hAnsi="Times New Roman" w:cs="Times New Roman"/>
          <w:color w:val="000000" w:themeColor="text1"/>
          <w:sz w:val="24"/>
          <w:szCs w:val="24"/>
        </w:rPr>
        <w:t>responden</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menjawab</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sudah</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menggunakannya</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Meskipun</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belum</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setinggi</w:t>
      </w:r>
      <w:proofErr w:type="spellEnd"/>
      <w:r w:rsidR="00525640">
        <w:rPr>
          <w:rFonts w:ascii="Times New Roman" w:hAnsi="Times New Roman" w:cs="Times New Roman"/>
          <w:color w:val="000000" w:themeColor="text1"/>
          <w:sz w:val="24"/>
          <w:szCs w:val="24"/>
        </w:rPr>
        <w:t xml:space="preserve"> di negara-negara Afrika, </w:t>
      </w:r>
      <w:proofErr w:type="spellStart"/>
      <w:r w:rsidR="00525640">
        <w:rPr>
          <w:rFonts w:ascii="Times New Roman" w:hAnsi="Times New Roman" w:cs="Times New Roman"/>
          <w:color w:val="000000" w:themeColor="text1"/>
          <w:sz w:val="24"/>
          <w:szCs w:val="24"/>
        </w:rPr>
        <w:t>tetapi</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angka</w:t>
      </w:r>
      <w:proofErr w:type="spellEnd"/>
      <w:r w:rsidR="00525640">
        <w:rPr>
          <w:rFonts w:ascii="Times New Roman" w:hAnsi="Times New Roman" w:cs="Times New Roman"/>
          <w:color w:val="000000" w:themeColor="text1"/>
          <w:sz w:val="24"/>
          <w:szCs w:val="24"/>
        </w:rPr>
        <w:t xml:space="preserve"> ini </w:t>
      </w:r>
      <w:proofErr w:type="spellStart"/>
      <w:r w:rsidR="00525640">
        <w:rPr>
          <w:rFonts w:ascii="Times New Roman" w:hAnsi="Times New Roman" w:cs="Times New Roman"/>
          <w:color w:val="000000" w:themeColor="text1"/>
          <w:sz w:val="24"/>
          <w:szCs w:val="24"/>
        </w:rPr>
        <w:t>lebih</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baik</w:t>
      </w:r>
      <w:proofErr w:type="spellEnd"/>
      <w:r w:rsidR="00525640">
        <w:rPr>
          <w:rFonts w:ascii="Times New Roman" w:hAnsi="Times New Roman" w:cs="Times New Roman"/>
          <w:color w:val="000000" w:themeColor="text1"/>
          <w:sz w:val="24"/>
          <w:szCs w:val="24"/>
        </w:rPr>
        <w:t xml:space="preserve"> </w:t>
      </w:r>
      <w:proofErr w:type="spellStart"/>
      <w:r w:rsidR="005C3262">
        <w:rPr>
          <w:rFonts w:ascii="Times New Roman" w:hAnsi="Times New Roman" w:cs="Times New Roman"/>
          <w:color w:val="000000" w:themeColor="text1"/>
          <w:sz w:val="24"/>
          <w:szCs w:val="24"/>
        </w:rPr>
        <w:t>daripada</w:t>
      </w:r>
      <w:proofErr w:type="spellEnd"/>
      <w:ins w:id="5" w:author="Shinta Amalina Hazrati H" w:date="2020-03-21T10:12:00Z">
        <w:r w:rsidR="00F662FB">
          <w:rPr>
            <w:rFonts w:ascii="Times New Roman" w:hAnsi="Times New Roman" w:cs="Times New Roman"/>
            <w:color w:val="000000" w:themeColor="text1"/>
            <w:sz w:val="24"/>
            <w:szCs w:val="24"/>
          </w:rPr>
          <w:t xml:space="preserve"> </w:t>
        </w:r>
      </w:ins>
      <w:proofErr w:type="spellStart"/>
      <w:r w:rsidR="00525640">
        <w:rPr>
          <w:rFonts w:ascii="Times New Roman" w:hAnsi="Times New Roman" w:cs="Times New Roman"/>
          <w:color w:val="000000" w:themeColor="text1"/>
          <w:sz w:val="24"/>
          <w:szCs w:val="24"/>
        </w:rPr>
        <w:t>capaian</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berbagai</w:t>
      </w:r>
      <w:proofErr w:type="spellEnd"/>
      <w:r w:rsidR="00525640">
        <w:rPr>
          <w:rFonts w:ascii="Times New Roman" w:hAnsi="Times New Roman" w:cs="Times New Roman"/>
          <w:color w:val="000000" w:themeColor="text1"/>
          <w:sz w:val="24"/>
          <w:szCs w:val="24"/>
        </w:rPr>
        <w:t xml:space="preserve"> negara Asia </w:t>
      </w:r>
      <w:proofErr w:type="spellStart"/>
      <w:r w:rsidR="00525640">
        <w:rPr>
          <w:rFonts w:ascii="Times New Roman" w:hAnsi="Times New Roman" w:cs="Times New Roman"/>
          <w:color w:val="000000" w:themeColor="text1"/>
          <w:sz w:val="24"/>
          <w:szCs w:val="24"/>
        </w:rPr>
        <w:t>lainnya</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Faktor</w:t>
      </w:r>
      <w:proofErr w:type="spellEnd"/>
      <w:r w:rsidR="00525640">
        <w:rPr>
          <w:rFonts w:ascii="Times New Roman" w:hAnsi="Times New Roman" w:cs="Times New Roman"/>
          <w:color w:val="000000" w:themeColor="text1"/>
          <w:sz w:val="24"/>
          <w:szCs w:val="24"/>
        </w:rPr>
        <w:t xml:space="preserve"> lain yang </w:t>
      </w:r>
      <w:proofErr w:type="spellStart"/>
      <w:r w:rsidR="00525640">
        <w:rPr>
          <w:rFonts w:ascii="Times New Roman" w:hAnsi="Times New Roman" w:cs="Times New Roman"/>
          <w:color w:val="000000" w:themeColor="text1"/>
          <w:sz w:val="24"/>
          <w:szCs w:val="24"/>
        </w:rPr>
        <w:t>membuat</w:t>
      </w:r>
      <w:proofErr w:type="spellEnd"/>
      <w:r w:rsidR="00525640">
        <w:rPr>
          <w:rFonts w:ascii="Times New Roman" w:hAnsi="Times New Roman" w:cs="Times New Roman"/>
          <w:color w:val="000000" w:themeColor="text1"/>
          <w:sz w:val="24"/>
          <w:szCs w:val="24"/>
        </w:rPr>
        <w:t xml:space="preserve"> </w:t>
      </w:r>
      <w:r w:rsidR="00525640">
        <w:rPr>
          <w:rFonts w:ascii="Times New Roman" w:hAnsi="Times New Roman" w:cs="Times New Roman"/>
          <w:i/>
          <w:iCs/>
          <w:color w:val="000000" w:themeColor="text1"/>
          <w:sz w:val="24"/>
          <w:szCs w:val="24"/>
        </w:rPr>
        <w:t>m</w:t>
      </w:r>
      <w:r w:rsidR="008641F8" w:rsidRPr="00525640">
        <w:rPr>
          <w:rFonts w:ascii="Times New Roman" w:hAnsi="Times New Roman" w:cs="Times New Roman"/>
          <w:i/>
          <w:iCs/>
          <w:color w:val="000000" w:themeColor="text1"/>
          <w:sz w:val="24"/>
          <w:szCs w:val="24"/>
        </w:rPr>
        <w:t>obile</w:t>
      </w:r>
      <w:r w:rsidR="008641F8" w:rsidRPr="008641F8">
        <w:rPr>
          <w:rFonts w:ascii="Times New Roman" w:hAnsi="Times New Roman" w:cs="Times New Roman"/>
          <w:i/>
          <w:iCs/>
          <w:color w:val="000000" w:themeColor="text1"/>
          <w:sz w:val="24"/>
          <w:szCs w:val="24"/>
        </w:rPr>
        <w:t xml:space="preserve"> banking</w:t>
      </w:r>
      <w:r w:rsidR="00525640">
        <w:rPr>
          <w:rFonts w:ascii="Times New Roman" w:hAnsi="Times New Roman" w:cs="Times New Roman"/>
          <w:i/>
          <w:iCs/>
          <w:color w:val="000000" w:themeColor="text1"/>
          <w:sz w:val="24"/>
          <w:szCs w:val="24"/>
        </w:rPr>
        <w:t xml:space="preserve"> </w:t>
      </w:r>
      <w:proofErr w:type="spellStart"/>
      <w:r w:rsidR="00525640">
        <w:rPr>
          <w:rFonts w:ascii="Times New Roman" w:hAnsi="Times New Roman" w:cs="Times New Roman"/>
          <w:color w:val="000000" w:themeColor="text1"/>
          <w:sz w:val="24"/>
          <w:szCs w:val="24"/>
        </w:rPr>
        <w:t>lebih</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diminati</w:t>
      </w:r>
      <w:proofErr w:type="spellEnd"/>
      <w:r w:rsidR="00525640">
        <w:rPr>
          <w:rFonts w:ascii="Times New Roman" w:hAnsi="Times New Roman" w:cs="Times New Roman"/>
          <w:color w:val="000000" w:themeColor="text1"/>
          <w:sz w:val="24"/>
          <w:szCs w:val="24"/>
        </w:rPr>
        <w:t xml:space="preserve"> </w:t>
      </w:r>
      <w:proofErr w:type="spellStart"/>
      <w:r w:rsidR="00525640">
        <w:rPr>
          <w:rFonts w:ascii="Times New Roman" w:hAnsi="Times New Roman" w:cs="Times New Roman"/>
          <w:color w:val="000000" w:themeColor="text1"/>
          <w:sz w:val="24"/>
          <w:szCs w:val="24"/>
        </w:rPr>
        <w:t>adalah</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menawarkan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kemudahan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jika</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dibandingkan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dengan</w:t>
      </w:r>
      <w:proofErr w:type="spellEnd"/>
      <w:r w:rsidR="008641F8" w:rsidRP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karena</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nasabah</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tidak</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perlu</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mengingat</w:t>
      </w:r>
      <w:proofErr w:type="spellEnd"/>
      <w:r w:rsidR="008641F8" w:rsidRPr="008641F8">
        <w:rPr>
          <w:rFonts w:ascii="Times New Roman" w:hAnsi="Times New Roman" w:cs="Times New Roman"/>
          <w:color w:val="000000" w:themeColor="text1"/>
          <w:sz w:val="24"/>
          <w:szCs w:val="24"/>
        </w:rPr>
        <w:t xml:space="preserve"> format </w:t>
      </w:r>
      <w:proofErr w:type="spellStart"/>
      <w:r w:rsidR="008641F8" w:rsidRPr="008641F8">
        <w:rPr>
          <w:rFonts w:ascii="Times New Roman" w:hAnsi="Times New Roman" w:cs="Times New Roman"/>
          <w:color w:val="000000" w:themeColor="text1"/>
          <w:sz w:val="24"/>
          <w:szCs w:val="24"/>
        </w:rPr>
        <w:t>pesan</w:t>
      </w:r>
      <w:proofErr w:type="spellEnd"/>
      <w:r w:rsidR="008641F8" w:rsidRP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i/>
          <w:iCs/>
          <w:color w:val="000000" w:themeColor="text1"/>
          <w:sz w:val="24"/>
          <w:szCs w:val="24"/>
        </w:rPr>
        <w:t>SMS</w:t>
      </w:r>
      <w:r w:rsidR="008641F8" w:rsidRPr="008641F8">
        <w:rPr>
          <w:rFonts w:ascii="Times New Roman" w:hAnsi="Times New Roman" w:cs="Times New Roman"/>
          <w:color w:val="000000" w:themeColor="text1"/>
          <w:sz w:val="24"/>
          <w:szCs w:val="24"/>
        </w:rPr>
        <w:t xml:space="preserve"> yang </w:t>
      </w:r>
      <w:proofErr w:type="spellStart"/>
      <w:r w:rsidR="008641F8" w:rsidRPr="008641F8">
        <w:rPr>
          <w:rFonts w:ascii="Times New Roman" w:hAnsi="Times New Roman" w:cs="Times New Roman"/>
          <w:color w:val="000000" w:themeColor="text1"/>
          <w:sz w:val="24"/>
          <w:szCs w:val="24"/>
        </w:rPr>
        <w:t>akan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dikirimkan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ke</w:t>
      </w:r>
      <w:proofErr w:type="spellEnd"/>
      <w:r w:rsidR="008641F8" w:rsidRPr="008641F8">
        <w:rPr>
          <w:rFonts w:ascii="Times New Roman" w:hAnsi="Times New Roman" w:cs="Times New Roman"/>
          <w:color w:val="000000" w:themeColor="text1"/>
          <w:sz w:val="24"/>
          <w:szCs w:val="24"/>
        </w:rPr>
        <w:t xml:space="preserve"> bank dan juga </w:t>
      </w:r>
      <w:proofErr w:type="spellStart"/>
      <w:r w:rsidR="008641F8" w:rsidRPr="008641F8">
        <w:rPr>
          <w:rFonts w:ascii="Times New Roman" w:hAnsi="Times New Roman" w:cs="Times New Roman"/>
          <w:color w:val="000000" w:themeColor="text1"/>
          <w:sz w:val="24"/>
          <w:szCs w:val="24"/>
        </w:rPr>
        <w:t>nomor</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tujuan</w:t>
      </w:r>
      <w:proofErr w:type="spellEnd"/>
      <w:r w:rsidR="008641F8" w:rsidRP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w:t>
      </w:r>
      <w:r w:rsid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Fitur-fitur</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layanan</w:t>
      </w:r>
      <w:proofErr w:type="spellEnd"/>
      <w:r w:rsidR="008641F8" w:rsidRP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i/>
          <w:iCs/>
          <w:color w:val="000000" w:themeColor="text1"/>
          <w:sz w:val="24"/>
          <w:szCs w:val="24"/>
        </w:rPr>
        <w:t>mobile banking</w:t>
      </w:r>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antara</w:t>
      </w:r>
      <w:proofErr w:type="spellEnd"/>
      <w:r w:rsidR="008641F8" w:rsidRPr="008641F8">
        <w:rPr>
          <w:rFonts w:ascii="Times New Roman" w:hAnsi="Times New Roman" w:cs="Times New Roman"/>
          <w:color w:val="000000" w:themeColor="text1"/>
          <w:sz w:val="24"/>
          <w:szCs w:val="24"/>
        </w:rPr>
        <w:t xml:space="preserve"> lain </w:t>
      </w:r>
      <w:proofErr w:type="spellStart"/>
      <w:r w:rsidR="008641F8" w:rsidRPr="008641F8">
        <w:rPr>
          <w:rFonts w:ascii="Times New Roman" w:hAnsi="Times New Roman" w:cs="Times New Roman"/>
          <w:color w:val="000000" w:themeColor="text1"/>
          <w:sz w:val="24"/>
          <w:szCs w:val="24"/>
        </w:rPr>
        <w:t>layanan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informasi</w:t>
      </w:r>
      <w:proofErr w:type="spellEnd"/>
      <w:r w:rsidR="008641F8" w:rsidRPr="008641F8">
        <w:rPr>
          <w:rFonts w:ascii="Times New Roman" w:hAnsi="Times New Roman" w:cs="Times New Roman"/>
          <w:color w:val="000000" w:themeColor="text1"/>
          <w:sz w:val="24"/>
          <w:szCs w:val="24"/>
        </w:rPr>
        <w:t xml:space="preserve"> dan </w:t>
      </w:r>
      <w:proofErr w:type="spellStart"/>
      <w:r w:rsidR="008641F8" w:rsidRPr="008641F8">
        <w:rPr>
          <w:rFonts w:ascii="Times New Roman" w:hAnsi="Times New Roman" w:cs="Times New Roman"/>
          <w:color w:val="000000" w:themeColor="text1"/>
          <w:sz w:val="24"/>
          <w:szCs w:val="24"/>
        </w:rPr>
        <w:t>layanan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transaksi</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seperti</w:t>
      </w:r>
      <w:proofErr w:type="spellEnd"/>
      <w:r w:rsidR="008641F8" w:rsidRPr="008641F8">
        <w:rPr>
          <w:rFonts w:ascii="Times New Roman" w:hAnsi="Times New Roman" w:cs="Times New Roman"/>
          <w:color w:val="000000" w:themeColor="text1"/>
          <w:sz w:val="24"/>
          <w:szCs w:val="24"/>
        </w:rPr>
        <w:t xml:space="preserve"> transfer, </w:t>
      </w:r>
      <w:proofErr w:type="spellStart"/>
      <w:r w:rsidR="008641F8" w:rsidRPr="008641F8">
        <w:rPr>
          <w:rFonts w:ascii="Times New Roman" w:hAnsi="Times New Roman" w:cs="Times New Roman"/>
          <w:color w:val="000000" w:themeColor="text1"/>
          <w:sz w:val="24"/>
          <w:szCs w:val="24"/>
        </w:rPr>
        <w:t>pembayaran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tagihan</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pembelian</w:t>
      </w:r>
      <w:proofErr w:type="spellEnd"/>
      <w:r w:rsidR="008641F8" w:rsidRPr="008641F8">
        <w:rPr>
          <w:rFonts w:ascii="Times New Roman" w:hAnsi="Times New Roman" w:cs="Times New Roman"/>
          <w:color w:val="000000" w:themeColor="text1"/>
          <w:sz w:val="24"/>
          <w:szCs w:val="24"/>
        </w:rPr>
        <w:t xml:space="preserve">, dan </w:t>
      </w:r>
      <w:proofErr w:type="spellStart"/>
      <w:r w:rsidR="008641F8" w:rsidRPr="008641F8">
        <w:rPr>
          <w:rFonts w:ascii="Times New Roman" w:hAnsi="Times New Roman" w:cs="Times New Roman"/>
          <w:color w:val="000000" w:themeColor="text1"/>
          <w:sz w:val="24"/>
          <w:szCs w:val="24"/>
        </w:rPr>
        <w:t>berbagai</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fitur</w:t>
      </w:r>
      <w:proofErr w:type="spellEnd"/>
      <w:r w:rsidR="008641F8" w:rsidRPr="008641F8">
        <w:rPr>
          <w:rFonts w:ascii="Times New Roman" w:hAnsi="Times New Roman" w:cs="Times New Roman"/>
          <w:color w:val="000000" w:themeColor="text1"/>
          <w:sz w:val="24"/>
          <w:szCs w:val="24"/>
        </w:rPr>
        <w:t xml:space="preserve"> </w:t>
      </w:r>
      <w:proofErr w:type="spellStart"/>
      <w:r w:rsidR="008641F8" w:rsidRPr="008641F8">
        <w:rPr>
          <w:rFonts w:ascii="Times New Roman" w:hAnsi="Times New Roman" w:cs="Times New Roman"/>
          <w:color w:val="000000" w:themeColor="text1"/>
          <w:sz w:val="24"/>
          <w:szCs w:val="24"/>
        </w:rPr>
        <w:t>lainnya</w:t>
      </w:r>
      <w:proofErr w:type="spellEnd"/>
      <w:r w:rsidR="008641F8" w:rsidRPr="008641F8">
        <w:rPr>
          <w:rFonts w:ascii="Times New Roman" w:hAnsi="Times New Roman" w:cs="Times New Roman"/>
          <w:color w:val="000000" w:themeColor="text1"/>
          <w:sz w:val="24"/>
          <w:szCs w:val="24"/>
        </w:rPr>
        <w:t>.</w:t>
      </w:r>
      <w:r w:rsidR="00552BC2">
        <w:rPr>
          <w:rFonts w:ascii="Times New Roman" w:hAnsi="Times New Roman" w:cs="Times New Roman"/>
          <w:color w:val="000000" w:themeColor="text1"/>
          <w:sz w:val="24"/>
          <w:szCs w:val="24"/>
        </w:rPr>
        <w:t xml:space="preserve"> Agar </w:t>
      </w:r>
      <w:proofErr w:type="spellStart"/>
      <w:r w:rsidR="00552BC2">
        <w:rPr>
          <w:rFonts w:ascii="Times New Roman" w:hAnsi="Times New Roman" w:cs="Times New Roman"/>
          <w:color w:val="000000" w:themeColor="text1"/>
          <w:sz w:val="24"/>
          <w:szCs w:val="24"/>
        </w:rPr>
        <w:t>dapat</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membantu</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perkembangan</w:t>
      </w:r>
      <w:proofErr w:type="spellEnd"/>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setidaknya</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ada</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dua</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hal</w:t>
      </w:r>
      <w:proofErr w:type="spellEnd"/>
      <w:r w:rsidR="00552BC2">
        <w:rPr>
          <w:rFonts w:ascii="Times New Roman" w:hAnsi="Times New Roman" w:cs="Times New Roman"/>
          <w:color w:val="000000" w:themeColor="text1"/>
          <w:sz w:val="24"/>
          <w:szCs w:val="24"/>
        </w:rPr>
        <w:t xml:space="preserve"> </w:t>
      </w:r>
      <w:proofErr w:type="spellStart"/>
      <w:r w:rsidR="00D5672B">
        <w:rPr>
          <w:rFonts w:ascii="Times New Roman" w:hAnsi="Times New Roman" w:cs="Times New Roman"/>
          <w:color w:val="000000" w:themeColor="text1"/>
          <w:sz w:val="24"/>
          <w:szCs w:val="24"/>
        </w:rPr>
        <w:t>mengenai</w:t>
      </w:r>
      <w:proofErr w:type="spellEnd"/>
      <w:r w:rsidR="00D5672B">
        <w:rPr>
          <w:rFonts w:ascii="Times New Roman" w:hAnsi="Times New Roman" w:cs="Times New Roman"/>
          <w:color w:val="000000" w:themeColor="text1"/>
          <w:sz w:val="24"/>
          <w:szCs w:val="24"/>
        </w:rPr>
        <w:t xml:space="preserve"> </w:t>
      </w:r>
      <w:r w:rsidR="00D5672B">
        <w:rPr>
          <w:rFonts w:ascii="Times New Roman" w:hAnsi="Times New Roman" w:cs="Times New Roman"/>
          <w:i/>
          <w:iCs/>
          <w:color w:val="000000" w:themeColor="text1"/>
          <w:sz w:val="24"/>
          <w:szCs w:val="24"/>
        </w:rPr>
        <w:t xml:space="preserve">individual </w:t>
      </w:r>
      <w:r w:rsidR="00D5672B" w:rsidRPr="00D5672B">
        <w:rPr>
          <w:rFonts w:ascii="Times New Roman" w:hAnsi="Times New Roman" w:cs="Times New Roman"/>
          <w:i/>
          <w:iCs/>
          <w:color w:val="000000" w:themeColor="text1"/>
          <w:sz w:val="24"/>
          <w:szCs w:val="24"/>
        </w:rPr>
        <w:t>differences</w:t>
      </w:r>
      <w:r w:rsidR="00D5672B">
        <w:rPr>
          <w:rFonts w:ascii="Times New Roman" w:hAnsi="Times New Roman" w:cs="Times New Roman"/>
          <w:i/>
          <w:iCs/>
          <w:color w:val="000000" w:themeColor="text1"/>
          <w:sz w:val="24"/>
          <w:szCs w:val="24"/>
        </w:rPr>
        <w:t xml:space="preserve"> </w:t>
      </w:r>
      <w:r w:rsidR="00552BC2" w:rsidRPr="00D5672B">
        <w:rPr>
          <w:rFonts w:ascii="Times New Roman" w:hAnsi="Times New Roman" w:cs="Times New Roman"/>
          <w:color w:val="000000" w:themeColor="text1"/>
          <w:sz w:val="24"/>
          <w:szCs w:val="24"/>
        </w:rPr>
        <w:t>yang</w:t>
      </w:r>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harus</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kita</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ketahui</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yaitu</w:t>
      </w:r>
      <w:proofErr w:type="spellEnd"/>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dan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merupakan</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kemauan</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seorang</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individu</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untuk</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mencari</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tahu</w:t>
      </w:r>
      <w:proofErr w:type="spellEnd"/>
      <w:r w:rsidR="00552BC2">
        <w:rPr>
          <w:rFonts w:ascii="Times New Roman" w:hAnsi="Times New Roman" w:cs="Times New Roman"/>
          <w:color w:val="000000" w:themeColor="text1"/>
          <w:sz w:val="24"/>
          <w:szCs w:val="24"/>
        </w:rPr>
        <w:t xml:space="preserve"> dan </w:t>
      </w:r>
      <w:proofErr w:type="spellStart"/>
      <w:r w:rsidR="00552BC2">
        <w:rPr>
          <w:rFonts w:ascii="Times New Roman" w:hAnsi="Times New Roman" w:cs="Times New Roman"/>
          <w:color w:val="000000" w:themeColor="text1"/>
          <w:sz w:val="24"/>
          <w:szCs w:val="24"/>
        </w:rPr>
        <w:t>menggunakan</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sistem</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informasi</w:t>
      </w:r>
      <w:proofErr w:type="spellEnd"/>
      <w:r w:rsidR="00552BC2">
        <w:rPr>
          <w:rFonts w:ascii="Times New Roman" w:hAnsi="Times New Roman" w:cs="Times New Roman"/>
          <w:color w:val="000000" w:themeColor="text1"/>
          <w:sz w:val="24"/>
          <w:szCs w:val="24"/>
        </w:rPr>
        <w:t xml:space="preserve"> yang </w:t>
      </w:r>
      <w:proofErr w:type="spellStart"/>
      <w:r w:rsidR="00552BC2">
        <w:rPr>
          <w:rFonts w:ascii="Times New Roman" w:hAnsi="Times New Roman" w:cs="Times New Roman"/>
          <w:color w:val="000000" w:themeColor="text1"/>
          <w:sz w:val="24"/>
          <w:szCs w:val="24"/>
        </w:rPr>
        <w:t>terbaru</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sementara</w:t>
      </w:r>
      <w:proofErr w:type="spellEnd"/>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adalah</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seberapa</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jauh</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seorang</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invidu</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mengetahui</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tentang</w:t>
      </w:r>
      <w:proofErr w:type="spellEnd"/>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yang </w:t>
      </w:r>
      <w:proofErr w:type="spellStart"/>
      <w:r w:rsidR="00552BC2">
        <w:rPr>
          <w:rFonts w:ascii="Times New Roman" w:hAnsi="Times New Roman" w:cs="Times New Roman"/>
          <w:color w:val="000000" w:themeColor="text1"/>
          <w:sz w:val="24"/>
          <w:szCs w:val="24"/>
        </w:rPr>
        <w:t>digunakan</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untuk</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menunjang</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kegiatan</w:t>
      </w:r>
      <w:proofErr w:type="spellEnd"/>
      <w:r w:rsidR="00552BC2">
        <w:rPr>
          <w:rFonts w:ascii="Times New Roman" w:hAnsi="Times New Roman" w:cs="Times New Roman"/>
          <w:color w:val="000000" w:themeColor="text1"/>
          <w:sz w:val="24"/>
          <w:szCs w:val="24"/>
        </w:rPr>
        <w:t xml:space="preserve"> </w:t>
      </w:r>
      <w:proofErr w:type="spellStart"/>
      <w:r w:rsidR="00552BC2">
        <w:rPr>
          <w:rFonts w:ascii="Times New Roman" w:hAnsi="Times New Roman" w:cs="Times New Roman"/>
          <w:color w:val="000000" w:themeColor="text1"/>
          <w:sz w:val="24"/>
          <w:szCs w:val="24"/>
        </w:rPr>
        <w:t>perbankannya</w:t>
      </w:r>
      <w:proofErr w:type="spellEnd"/>
      <w:r w:rsidR="00552BC2">
        <w:rPr>
          <w:rFonts w:ascii="Times New Roman" w:hAnsi="Times New Roman" w:cs="Times New Roman"/>
          <w:color w:val="000000" w:themeColor="text1"/>
          <w:sz w:val="24"/>
          <w:szCs w:val="24"/>
        </w:rPr>
        <w:t>.</w:t>
      </w:r>
      <w:commentRangeEnd w:id="4"/>
      <w:r w:rsidR="00F662FB">
        <w:rPr>
          <w:rStyle w:val="CommentReference"/>
        </w:rPr>
        <w:commentReference w:id="4"/>
      </w:r>
    </w:p>
    <w:p w14:paraId="42AE310C" w14:textId="751AA836" w:rsidR="00970320" w:rsidRDefault="00256545" w:rsidP="00084738">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ab/>
      </w:r>
      <w:commentRangeStart w:id="6"/>
      <w:commentRangeStart w:id="7"/>
      <w:r w:rsidRPr="008B3B82">
        <w:rPr>
          <w:rFonts w:ascii="Times New Roman" w:hAnsi="Times New Roman" w:cs="Times New Roman"/>
          <w:color w:val="000000" w:themeColor="text1"/>
          <w:sz w:val="24"/>
          <w:szCs w:val="24"/>
        </w:rPr>
        <w:t>Hal</w:t>
      </w:r>
      <w:r w:rsidR="00E158CC">
        <w:rPr>
          <w:rFonts w:ascii="Times New Roman" w:hAnsi="Times New Roman" w:cs="Times New Roman"/>
          <w:color w:val="000000" w:themeColor="text1"/>
          <w:sz w:val="24"/>
          <w:szCs w:val="24"/>
        </w:rPr>
        <w:t>-</w:t>
      </w:r>
      <w:proofErr w:type="spellStart"/>
      <w:r w:rsidR="00E158CC">
        <w:rPr>
          <w:rFonts w:ascii="Times New Roman" w:hAnsi="Times New Roman" w:cs="Times New Roman"/>
          <w:color w:val="000000" w:themeColor="text1"/>
          <w:sz w:val="24"/>
          <w:szCs w:val="24"/>
        </w:rPr>
        <w:t>hal</w:t>
      </w:r>
      <w:proofErr w:type="spellEnd"/>
      <w:r w:rsidR="00E158CC">
        <w:rPr>
          <w:rFonts w:ascii="Times New Roman" w:hAnsi="Times New Roman" w:cs="Times New Roman"/>
          <w:color w:val="000000" w:themeColor="text1"/>
          <w:sz w:val="24"/>
          <w:szCs w:val="24"/>
        </w:rPr>
        <w:t xml:space="preserve"> yang </w:t>
      </w:r>
      <w:proofErr w:type="spellStart"/>
      <w:r w:rsidR="00E158CC">
        <w:rPr>
          <w:rFonts w:ascii="Times New Roman" w:hAnsi="Times New Roman" w:cs="Times New Roman"/>
          <w:color w:val="000000" w:themeColor="text1"/>
          <w:sz w:val="24"/>
          <w:szCs w:val="24"/>
        </w:rPr>
        <w:t>telah</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disebutkan</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diatas</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merupakan</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beberapa</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contoh</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faktor</w:t>
      </w:r>
      <w:proofErr w:type="spellEnd"/>
      <w:r w:rsidR="00E158CC">
        <w:rPr>
          <w:rFonts w:ascii="Times New Roman" w:hAnsi="Times New Roman" w:cs="Times New Roman"/>
          <w:color w:val="000000" w:themeColor="text1"/>
          <w:sz w:val="24"/>
          <w:szCs w:val="24"/>
        </w:rPr>
        <w:t xml:space="preserve"> yang </w:t>
      </w:r>
      <w:proofErr w:type="spellStart"/>
      <w:r w:rsidR="00E158CC">
        <w:rPr>
          <w:rFonts w:ascii="Times New Roman" w:hAnsi="Times New Roman" w:cs="Times New Roman"/>
          <w:color w:val="000000" w:themeColor="text1"/>
          <w:sz w:val="24"/>
          <w:szCs w:val="24"/>
        </w:rPr>
        <w:t>mempengaruhi</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inklusi</w:t>
      </w:r>
      <w:proofErr w:type="spellEnd"/>
      <w:r w:rsidR="00E158CC">
        <w:rPr>
          <w:rFonts w:ascii="Times New Roman" w:hAnsi="Times New Roman" w:cs="Times New Roman"/>
          <w:color w:val="000000" w:themeColor="text1"/>
          <w:sz w:val="24"/>
          <w:szCs w:val="24"/>
        </w:rPr>
        <w:t xml:space="preserve"> </w:t>
      </w:r>
      <w:proofErr w:type="spellStart"/>
      <w:r w:rsidR="00E158CC">
        <w:rPr>
          <w:rFonts w:ascii="Times New Roman" w:hAnsi="Times New Roman" w:cs="Times New Roman"/>
          <w:color w:val="000000" w:themeColor="text1"/>
          <w:sz w:val="24"/>
          <w:szCs w:val="24"/>
        </w:rPr>
        <w:t>keuangan</w:t>
      </w:r>
      <w:proofErr w:type="spellEnd"/>
      <w:r w:rsidR="00E158CC">
        <w:rPr>
          <w:rFonts w:ascii="Times New Roman" w:hAnsi="Times New Roman" w:cs="Times New Roman"/>
          <w:color w:val="000000" w:themeColor="text1"/>
          <w:sz w:val="24"/>
          <w:szCs w:val="24"/>
        </w:rPr>
        <w:t xml:space="preserve">. Hal </w:t>
      </w:r>
      <w:proofErr w:type="spellStart"/>
      <w:r w:rsidRPr="008B3B82">
        <w:rPr>
          <w:rFonts w:ascii="Times New Roman" w:hAnsi="Times New Roman" w:cs="Times New Roman"/>
          <w:color w:val="000000" w:themeColor="text1"/>
          <w:sz w:val="24"/>
          <w:szCs w:val="24"/>
        </w:rPr>
        <w:t>penting</w:t>
      </w:r>
      <w:proofErr w:type="spellEnd"/>
      <w:r w:rsidRPr="008B3B82">
        <w:rPr>
          <w:rFonts w:ascii="Times New Roman" w:hAnsi="Times New Roman" w:cs="Times New Roman"/>
          <w:color w:val="000000" w:themeColor="text1"/>
          <w:sz w:val="24"/>
          <w:szCs w:val="24"/>
        </w:rPr>
        <w:t xml:space="preserve"> lain yang </w:t>
      </w:r>
      <w:proofErr w:type="spellStart"/>
      <w:r w:rsidRPr="008B3B82">
        <w:rPr>
          <w:rFonts w:ascii="Times New Roman" w:hAnsi="Times New Roman" w:cs="Times New Roman"/>
          <w:color w:val="000000" w:themeColor="text1"/>
          <w:sz w:val="24"/>
          <w:szCs w:val="24"/>
        </w:rPr>
        <w:t>ikut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w:t>
      </w:r>
      <w:r w:rsidR="00E158CC">
        <w:rPr>
          <w:rFonts w:ascii="Times New Roman" w:hAnsi="Times New Roman" w:cs="Times New Roman"/>
          <w:color w:val="000000" w:themeColor="text1"/>
          <w:sz w:val="24"/>
          <w:szCs w:val="24"/>
        </w:rPr>
        <w:t>mpengaruhi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inklusi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ialah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literasi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commentRangeEnd w:id="6"/>
      <w:proofErr w:type="spellEnd"/>
      <w:r w:rsidR="00F662FB">
        <w:rPr>
          <w:rStyle w:val="CommentReference"/>
        </w:rPr>
        <w:commentReference w:id="6"/>
      </w:r>
      <w:r w:rsidR="008574A4">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Menurut</w:t>
      </w:r>
      <w:proofErr w:type="spellEnd"/>
      <w:r w:rsidR="006615D3">
        <w:rPr>
          <w:rFonts w:ascii="Times New Roman" w:hAnsi="Times New Roman" w:cs="Times New Roman"/>
          <w:color w:val="000000" w:themeColor="text1"/>
          <w:sz w:val="24"/>
          <w:szCs w:val="24"/>
        </w:rPr>
        <w:t xml:space="preserve"> </w:t>
      </w:r>
      <w:r w:rsidR="006615D3">
        <w:rPr>
          <w:rFonts w:ascii="Times New Roman" w:hAnsi="Times New Roman" w:cs="Times New Roman"/>
          <w:color w:val="000000" w:themeColor="text1"/>
          <w:sz w:val="24"/>
          <w:szCs w:val="24"/>
        </w:rPr>
        <w:fldChar w:fldCharType="begin" w:fldLock="1"/>
      </w:r>
      <w:r w:rsidR="00FF2131">
        <w:rPr>
          <w:rFonts w:ascii="Times New Roman" w:hAnsi="Times New Roman" w:cs="Times New Roman"/>
          <w:color w:val="000000" w:themeColor="text1"/>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6615D3">
        <w:rPr>
          <w:rFonts w:ascii="Times New Roman" w:hAnsi="Times New Roman" w:cs="Times New Roman"/>
          <w:color w:val="000000" w:themeColor="text1"/>
          <w:sz w:val="24"/>
          <w:szCs w:val="24"/>
        </w:rPr>
        <w:fldChar w:fldCharType="separate"/>
      </w:r>
      <w:r w:rsidR="006615D3" w:rsidRPr="006615D3">
        <w:rPr>
          <w:rFonts w:ascii="Times New Roman" w:hAnsi="Times New Roman" w:cs="Times New Roman"/>
          <w:noProof/>
          <w:color w:val="000000" w:themeColor="text1"/>
          <w:sz w:val="24"/>
          <w:szCs w:val="24"/>
        </w:rPr>
        <w:t xml:space="preserve">Kemendikbud </w:t>
      </w:r>
      <w:r w:rsidR="006615D3">
        <w:rPr>
          <w:rFonts w:ascii="Times New Roman" w:hAnsi="Times New Roman" w:cs="Times New Roman"/>
          <w:noProof/>
          <w:color w:val="000000" w:themeColor="text1"/>
          <w:sz w:val="24"/>
          <w:szCs w:val="24"/>
        </w:rPr>
        <w:t>(</w:t>
      </w:r>
      <w:r w:rsidR="006615D3" w:rsidRPr="006615D3">
        <w:rPr>
          <w:rFonts w:ascii="Times New Roman" w:hAnsi="Times New Roman" w:cs="Times New Roman"/>
          <w:noProof/>
          <w:color w:val="000000" w:themeColor="text1"/>
          <w:sz w:val="24"/>
          <w:szCs w:val="24"/>
        </w:rPr>
        <w:t>2017)</w:t>
      </w:r>
      <w:r w:rsidR="006615D3">
        <w:rPr>
          <w:rFonts w:ascii="Times New Roman" w:hAnsi="Times New Roman" w:cs="Times New Roman"/>
          <w:color w:val="000000" w:themeColor="text1"/>
          <w:sz w:val="24"/>
          <w:szCs w:val="24"/>
        </w:rPr>
        <w:fldChar w:fldCharType="end"/>
      </w:r>
      <w:commentRangeStart w:id="8"/>
      <w:ins w:id="9" w:author="Shinta Amalina Hazrati H" w:date="2020-03-21T10:14:00Z">
        <w:r w:rsidR="00F662FB">
          <w:rPr>
            <w:rFonts w:ascii="Times New Roman" w:hAnsi="Times New Roman" w:cs="Times New Roman"/>
            <w:color w:val="000000" w:themeColor="text1"/>
            <w:sz w:val="24"/>
            <w:szCs w:val="24"/>
          </w:rPr>
          <w:t>,</w:t>
        </w:r>
      </w:ins>
      <w:r w:rsidRPr="008B3B82">
        <w:rPr>
          <w:rFonts w:ascii="Times New Roman" w:hAnsi="Times New Roman" w:cs="Times New Roman"/>
          <w:color w:val="000000" w:themeColor="text1"/>
          <w:sz w:val="24"/>
          <w:szCs w:val="24"/>
        </w:rPr>
        <w:t xml:space="preserve"> </w:t>
      </w:r>
      <w:commentRangeEnd w:id="8"/>
      <w:r w:rsidR="00F662FB">
        <w:rPr>
          <w:rStyle w:val="CommentReference"/>
        </w:rPr>
        <w:commentReference w:id="8"/>
      </w:r>
      <w:proofErr w:type="spellStart"/>
      <w:r w:rsidRPr="008B3B82">
        <w:rPr>
          <w:rFonts w:ascii="Times New Roman" w:hAnsi="Times New Roman" w:cs="Times New Roman"/>
          <w:color w:val="000000" w:themeColor="text1"/>
          <w:sz w:val="24"/>
          <w:szCs w:val="24"/>
        </w:rPr>
        <w:t>literasi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adalah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pengetahuan</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kecakapan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untuk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mengaplikasikan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pemahaman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tentang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lastRenderedPageBreak/>
        <w:t>konsep</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risiko</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keterampilan</w:t>
      </w:r>
      <w:proofErr w:type="spellEnd"/>
      <w:r w:rsidRPr="008B3B82">
        <w:rPr>
          <w:rFonts w:ascii="Times New Roman" w:hAnsi="Times New Roman" w:cs="Times New Roman"/>
          <w:color w:val="000000" w:themeColor="text1"/>
          <w:sz w:val="24"/>
          <w:szCs w:val="24"/>
        </w:rPr>
        <w:t xml:space="preserve"> agar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membuat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keputusan</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efektif</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dalam</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konteks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finansial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untuk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meningkatkan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kesejahteraan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finansial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baik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individu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maupun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sosial</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berpartisipasi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dalam</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lingkungan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w:t>
      </w:r>
      <w:proofErr w:type="spellStart"/>
      <w:r w:rsidR="00E83267">
        <w:rPr>
          <w:rFonts w:ascii="Times New Roman" w:hAnsi="Times New Roman" w:cs="Times New Roman"/>
          <w:color w:val="000000" w:themeColor="text1"/>
          <w:sz w:val="24"/>
          <w:szCs w:val="24"/>
        </w:rPr>
        <w:t>Sementara</w:t>
      </w:r>
      <w:proofErr w:type="spellEnd"/>
      <w:r w:rsidR="00E83267">
        <w:rPr>
          <w:rFonts w:ascii="Times New Roman" w:hAnsi="Times New Roman" w:cs="Times New Roman"/>
          <w:color w:val="000000" w:themeColor="text1"/>
          <w:sz w:val="24"/>
          <w:szCs w:val="24"/>
        </w:rPr>
        <w:t xml:space="preserve"> </w:t>
      </w:r>
      <w:proofErr w:type="spellStart"/>
      <w:r w:rsidR="00E83267">
        <w:rPr>
          <w:rFonts w:ascii="Times New Roman" w:hAnsi="Times New Roman" w:cs="Times New Roman"/>
          <w:color w:val="000000" w:themeColor="text1"/>
          <w:sz w:val="24"/>
          <w:szCs w:val="24"/>
        </w:rPr>
        <w:t>menurut</w:t>
      </w:r>
      <w:proofErr w:type="spellEnd"/>
      <w:r w:rsidR="0047344D">
        <w:rPr>
          <w:rFonts w:ascii="Times New Roman" w:hAnsi="Times New Roman" w:cs="Times New Roman"/>
          <w:color w:val="000000" w:themeColor="text1"/>
          <w:sz w:val="24"/>
          <w:szCs w:val="24"/>
        </w:rPr>
        <w:t xml:space="preserve"> </w:t>
      </w:r>
      <w:r w:rsidR="0047344D">
        <w:rPr>
          <w:rFonts w:ascii="Times New Roman" w:hAnsi="Times New Roman" w:cs="Times New Roman"/>
          <w:color w:val="000000" w:themeColor="text1"/>
          <w:sz w:val="24"/>
          <w:szCs w:val="24"/>
        </w:rPr>
        <w:fldChar w:fldCharType="begin" w:fldLock="1"/>
      </w:r>
      <w:r w:rsidR="00D45AB8">
        <w:rPr>
          <w:rFonts w:ascii="Times New Roman" w:hAnsi="Times New Roman" w:cs="Times New Roman"/>
          <w:color w:val="000000" w:themeColor="text1"/>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Pr>
          <w:rFonts w:ascii="Times New Roman" w:hAnsi="Times New Roman" w:cs="Times New Roman"/>
          <w:color w:val="000000" w:themeColor="text1"/>
          <w:sz w:val="24"/>
          <w:szCs w:val="24"/>
        </w:rPr>
        <w:fldChar w:fldCharType="separate"/>
      </w:r>
      <w:r w:rsidR="0047344D" w:rsidRPr="0047344D">
        <w:rPr>
          <w:rFonts w:ascii="Times New Roman" w:hAnsi="Times New Roman" w:cs="Times New Roman"/>
          <w:noProof/>
          <w:color w:val="000000" w:themeColor="text1"/>
          <w:sz w:val="24"/>
          <w:szCs w:val="24"/>
        </w:rPr>
        <w:t xml:space="preserve">OJK </w:t>
      </w:r>
      <w:r w:rsidR="0047344D">
        <w:rPr>
          <w:rFonts w:ascii="Times New Roman" w:hAnsi="Times New Roman" w:cs="Times New Roman"/>
          <w:noProof/>
          <w:color w:val="000000" w:themeColor="text1"/>
          <w:sz w:val="24"/>
          <w:szCs w:val="24"/>
        </w:rPr>
        <w:t>(</w:t>
      </w:r>
      <w:r w:rsidR="0047344D" w:rsidRPr="0047344D">
        <w:rPr>
          <w:rFonts w:ascii="Times New Roman" w:hAnsi="Times New Roman" w:cs="Times New Roman"/>
          <w:noProof/>
          <w:color w:val="000000" w:themeColor="text1"/>
          <w:sz w:val="24"/>
          <w:szCs w:val="24"/>
        </w:rPr>
        <w:t>2017)</w:t>
      </w:r>
      <w:r w:rsidR="0047344D">
        <w:rPr>
          <w:rFonts w:ascii="Times New Roman" w:hAnsi="Times New Roman" w:cs="Times New Roman"/>
          <w:color w:val="000000" w:themeColor="text1"/>
          <w:sz w:val="24"/>
          <w:szCs w:val="24"/>
        </w:rPr>
        <w:fldChar w:fldCharType="end"/>
      </w:r>
      <w:r w:rsidR="0047344D">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mendefinisikan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literasi</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keuangan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sebagai</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pengetahuan</w:t>
      </w:r>
      <w:proofErr w:type="spellEnd"/>
      <w:r w:rsidR="00E83267" w:rsidRPr="00E83267">
        <w:rPr>
          <w:rFonts w:ascii="Times New Roman" w:hAnsi="Times New Roman" w:cs="Times New Roman"/>
          <w:color w:val="000000" w:themeColor="text1"/>
          <w:sz w:val="24"/>
          <w:szCs w:val="24"/>
        </w:rPr>
        <w:t xml:space="preserve"> dan </w:t>
      </w:r>
      <w:proofErr w:type="spellStart"/>
      <w:r w:rsidR="00E83267" w:rsidRPr="00E83267">
        <w:rPr>
          <w:rFonts w:ascii="Times New Roman" w:hAnsi="Times New Roman" w:cs="Times New Roman"/>
          <w:color w:val="000000" w:themeColor="text1"/>
          <w:sz w:val="24"/>
          <w:szCs w:val="24"/>
        </w:rPr>
        <w:t>pemahaman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atas</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konsep</w:t>
      </w:r>
      <w:proofErr w:type="spellEnd"/>
      <w:r w:rsidR="00E83267" w:rsidRPr="00E83267">
        <w:rPr>
          <w:rFonts w:ascii="Times New Roman" w:hAnsi="Times New Roman" w:cs="Times New Roman"/>
          <w:color w:val="000000" w:themeColor="text1"/>
          <w:sz w:val="24"/>
          <w:szCs w:val="24"/>
        </w:rPr>
        <w:t xml:space="preserve"> dan </w:t>
      </w:r>
      <w:proofErr w:type="spellStart"/>
      <w:r w:rsidR="00E83267" w:rsidRPr="00E83267">
        <w:rPr>
          <w:rFonts w:ascii="Times New Roman" w:hAnsi="Times New Roman" w:cs="Times New Roman"/>
          <w:color w:val="000000" w:themeColor="text1"/>
          <w:sz w:val="24"/>
          <w:szCs w:val="24"/>
        </w:rPr>
        <w:t>risiko</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keuangan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berikut</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keterampilan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motivasi</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serta</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keyakinan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untuk</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menerapkan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pengetahuan</w:t>
      </w:r>
      <w:proofErr w:type="spellEnd"/>
      <w:r w:rsidR="00E83267" w:rsidRPr="00E83267">
        <w:rPr>
          <w:rFonts w:ascii="Times New Roman" w:hAnsi="Times New Roman" w:cs="Times New Roman"/>
          <w:color w:val="000000" w:themeColor="text1"/>
          <w:sz w:val="24"/>
          <w:szCs w:val="24"/>
        </w:rPr>
        <w:t xml:space="preserve"> dan </w:t>
      </w:r>
      <w:proofErr w:type="spellStart"/>
      <w:r w:rsidR="00E83267" w:rsidRPr="00E83267">
        <w:rPr>
          <w:rFonts w:ascii="Times New Roman" w:hAnsi="Times New Roman" w:cs="Times New Roman"/>
          <w:color w:val="000000" w:themeColor="text1"/>
          <w:sz w:val="24"/>
          <w:szCs w:val="24"/>
        </w:rPr>
        <w:t>pemahaman</w:t>
      </w:r>
      <w:proofErr w:type="spellEnd"/>
      <w:r w:rsidR="00E83267" w:rsidRPr="00E83267">
        <w:rPr>
          <w:rFonts w:ascii="Times New Roman" w:hAnsi="Times New Roman" w:cs="Times New Roman"/>
          <w:color w:val="000000" w:themeColor="text1"/>
          <w:sz w:val="24"/>
          <w:szCs w:val="24"/>
        </w:rPr>
        <w:t xml:space="preserve"> yang </w:t>
      </w:r>
      <w:proofErr w:type="spellStart"/>
      <w:r w:rsidR="00E83267" w:rsidRPr="00E83267">
        <w:rPr>
          <w:rFonts w:ascii="Times New Roman" w:hAnsi="Times New Roman" w:cs="Times New Roman"/>
          <w:color w:val="000000" w:themeColor="text1"/>
          <w:sz w:val="24"/>
          <w:szCs w:val="24"/>
        </w:rPr>
        <w:t>dimilikinya</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tersebut</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dalam</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rangka</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membuat</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keputusan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keuangan</w:t>
      </w:r>
      <w:proofErr w:type="spellEnd"/>
      <w:r w:rsidR="00E83267" w:rsidRPr="00E83267">
        <w:rPr>
          <w:rFonts w:ascii="Times New Roman" w:hAnsi="Times New Roman" w:cs="Times New Roman"/>
          <w:color w:val="000000" w:themeColor="text1"/>
          <w:sz w:val="24"/>
          <w:szCs w:val="24"/>
        </w:rPr>
        <w:t xml:space="preserve"> yang </w:t>
      </w:r>
      <w:proofErr w:type="spellStart"/>
      <w:r w:rsidR="00E83267" w:rsidRPr="00E83267">
        <w:rPr>
          <w:rFonts w:ascii="Times New Roman" w:hAnsi="Times New Roman" w:cs="Times New Roman"/>
          <w:color w:val="000000" w:themeColor="text1"/>
          <w:sz w:val="24"/>
          <w:szCs w:val="24"/>
        </w:rPr>
        <w:t>efektif</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meningkatkan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kesejahteraan</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keuangan</w:t>
      </w:r>
      <w:proofErr w:type="spellEnd"/>
      <w:r w:rsidR="00E83267" w:rsidRPr="00E83267">
        <w:rPr>
          <w:rFonts w:ascii="Times New Roman" w:hAnsi="Times New Roman" w:cs="Times New Roman"/>
          <w:color w:val="000000" w:themeColor="text1"/>
          <w:sz w:val="24"/>
          <w:szCs w:val="24"/>
        </w:rPr>
        <w:t xml:space="preserve"> (</w:t>
      </w:r>
      <w:r w:rsidR="00E83267" w:rsidRPr="00E83267">
        <w:rPr>
          <w:rFonts w:ascii="Times New Roman" w:hAnsi="Times New Roman" w:cs="Times New Roman"/>
          <w:i/>
          <w:iCs/>
          <w:color w:val="000000" w:themeColor="text1"/>
          <w:sz w:val="24"/>
          <w:szCs w:val="24"/>
        </w:rPr>
        <w:t>financial well-being</w:t>
      </w:r>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individu</w:t>
      </w:r>
      <w:proofErr w:type="spellEnd"/>
      <w:r w:rsidR="00E83267" w:rsidRPr="00E83267">
        <w:rPr>
          <w:rFonts w:ascii="Times New Roman" w:hAnsi="Times New Roman" w:cs="Times New Roman"/>
          <w:color w:val="000000" w:themeColor="text1"/>
          <w:sz w:val="24"/>
          <w:szCs w:val="24"/>
        </w:rPr>
        <w:t xml:space="preserve"> dan </w:t>
      </w:r>
      <w:proofErr w:type="spellStart"/>
      <w:r w:rsidR="00E83267" w:rsidRPr="00E83267">
        <w:rPr>
          <w:rFonts w:ascii="Times New Roman" w:hAnsi="Times New Roman" w:cs="Times New Roman"/>
          <w:color w:val="000000" w:themeColor="text1"/>
          <w:sz w:val="24"/>
          <w:szCs w:val="24"/>
        </w:rPr>
        <w:t>masyarakat</w:t>
      </w:r>
      <w:proofErr w:type="spellEnd"/>
      <w:r w:rsidR="00E83267" w:rsidRPr="00E83267">
        <w:rPr>
          <w:rFonts w:ascii="Times New Roman" w:hAnsi="Times New Roman" w:cs="Times New Roman"/>
          <w:color w:val="000000" w:themeColor="text1"/>
          <w:sz w:val="24"/>
          <w:szCs w:val="24"/>
        </w:rPr>
        <w:t xml:space="preserve">, dan </w:t>
      </w:r>
      <w:proofErr w:type="spellStart"/>
      <w:r w:rsidR="00E83267" w:rsidRPr="00E83267">
        <w:rPr>
          <w:rFonts w:ascii="Times New Roman" w:hAnsi="Times New Roman" w:cs="Times New Roman"/>
          <w:color w:val="000000" w:themeColor="text1"/>
          <w:sz w:val="24"/>
          <w:szCs w:val="24"/>
        </w:rPr>
        <w:t>berpartisipasi</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dalam</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bidang</w:t>
      </w:r>
      <w:proofErr w:type="spellEnd"/>
      <w:r w:rsidR="00E83267" w:rsidRPr="00E83267">
        <w:rPr>
          <w:rFonts w:ascii="Times New Roman" w:hAnsi="Times New Roman" w:cs="Times New Roman"/>
          <w:color w:val="000000" w:themeColor="text1"/>
          <w:sz w:val="24"/>
          <w:szCs w:val="24"/>
        </w:rPr>
        <w:t xml:space="preserve"> </w:t>
      </w:r>
      <w:proofErr w:type="spellStart"/>
      <w:r w:rsidR="00E83267" w:rsidRPr="00E83267">
        <w:rPr>
          <w:rFonts w:ascii="Times New Roman" w:hAnsi="Times New Roman" w:cs="Times New Roman"/>
          <w:color w:val="000000" w:themeColor="text1"/>
          <w:sz w:val="24"/>
          <w:szCs w:val="24"/>
        </w:rPr>
        <w:t>ekonomi</w:t>
      </w:r>
      <w:proofErr w:type="spellEnd"/>
      <w:r w:rsidR="00E83267">
        <w:rPr>
          <w:rFonts w:ascii="Times New Roman" w:hAnsi="Times New Roman" w:cs="Times New Roman"/>
          <w:color w:val="000000" w:themeColor="text1"/>
          <w:sz w:val="24"/>
          <w:szCs w:val="24"/>
        </w:rPr>
        <w:t xml:space="preserve">. </w:t>
      </w:r>
    </w:p>
    <w:p w14:paraId="220D2568" w14:textId="23386B9A" w:rsidR="00970320" w:rsidRDefault="00256545" w:rsidP="00084738">
      <w:pPr>
        <w:spacing w:line="360" w:lineRule="auto"/>
        <w:ind w:firstLine="720"/>
        <w:jc w:val="both"/>
        <w:rPr>
          <w:rFonts w:ascii="Times New Roman" w:hAnsi="Times New Roman" w:cs="Times New Roman"/>
          <w:color w:val="000000" w:themeColor="text1"/>
          <w:sz w:val="24"/>
          <w:szCs w:val="24"/>
        </w:rPr>
      </w:pPr>
      <w:proofErr w:type="spellStart"/>
      <w:r w:rsidRPr="008B3B82">
        <w:rPr>
          <w:rFonts w:ascii="Times New Roman" w:hAnsi="Times New Roman" w:cs="Times New Roman"/>
          <w:color w:val="000000" w:themeColor="text1"/>
          <w:sz w:val="24"/>
          <w:szCs w:val="24"/>
        </w:rPr>
        <w:t>Meskipun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pertumbuhan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ekonomi</w:t>
      </w:r>
      <w:proofErr w:type="spellEnd"/>
      <w:r w:rsidRPr="008B3B82">
        <w:rPr>
          <w:rFonts w:ascii="Times New Roman" w:hAnsi="Times New Roman" w:cs="Times New Roman"/>
          <w:color w:val="000000" w:themeColor="text1"/>
          <w:sz w:val="24"/>
          <w:szCs w:val="24"/>
        </w:rPr>
        <w:t xml:space="preserve"> di Indonesia </w:t>
      </w:r>
      <w:proofErr w:type="spellStart"/>
      <w:r w:rsidRPr="008B3B82">
        <w:rPr>
          <w:rFonts w:ascii="Times New Roman" w:hAnsi="Times New Roman" w:cs="Times New Roman"/>
          <w:color w:val="000000" w:themeColor="text1"/>
          <w:sz w:val="24"/>
          <w:szCs w:val="24"/>
        </w:rPr>
        <w:t>bisa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dibilang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cukup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besar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setiap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tahunnya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namun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masih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sering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terjadi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kesenjangan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ekonomi</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sosial</w:t>
      </w:r>
      <w:proofErr w:type="spellEnd"/>
      <w:r w:rsidRPr="008B3B82">
        <w:rPr>
          <w:rFonts w:ascii="Times New Roman" w:hAnsi="Times New Roman" w:cs="Times New Roman"/>
          <w:color w:val="000000" w:themeColor="text1"/>
          <w:sz w:val="24"/>
          <w:szCs w:val="24"/>
        </w:rPr>
        <w:t xml:space="preserve"> di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Penyebabnya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adalah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sebagian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besar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masih</w:t>
      </w:r>
      <w:proofErr w:type="spellEnd"/>
      <w:r w:rsidRPr="008B3B82">
        <w:rPr>
          <w:rFonts w:ascii="Times New Roman" w:hAnsi="Times New Roman" w:cs="Times New Roman"/>
          <w:color w:val="000000" w:themeColor="text1"/>
          <w:sz w:val="24"/>
          <w:szCs w:val="24"/>
        </w:rPr>
        <w:t xml:space="preserve"> minim </w:t>
      </w:r>
      <w:proofErr w:type="spellStart"/>
      <w:r w:rsidRPr="008B3B82">
        <w:rPr>
          <w:rFonts w:ascii="Times New Roman" w:hAnsi="Times New Roman" w:cs="Times New Roman"/>
          <w:color w:val="000000" w:themeColor="text1"/>
          <w:sz w:val="24"/>
          <w:szCs w:val="24"/>
        </w:rPr>
        <w:t>pengetahuan</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keterampilann</w:t>
      </w:r>
      <w:r w:rsidR="003340B2">
        <w:rPr>
          <w:rFonts w:ascii="Times New Roman" w:hAnsi="Times New Roman" w:cs="Times New Roman"/>
          <w:color w:val="000000" w:themeColor="text1"/>
          <w:sz w:val="24"/>
          <w:szCs w:val="24"/>
        </w:rPr>
        <w:t>n</w:t>
      </w:r>
      <w:r w:rsidRPr="008B3B82">
        <w:rPr>
          <w:rFonts w:ascii="Times New Roman" w:hAnsi="Times New Roman" w:cs="Times New Roman"/>
          <w:color w:val="000000" w:themeColor="text1"/>
          <w:sz w:val="24"/>
          <w:szCs w:val="24"/>
        </w:rPr>
        <w:t>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dalam</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literasi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mengakibatkan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rendahnya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pemanfaatan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produk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perbankan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Seorang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individu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membutuhkan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pengetahuan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dasar</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tentang</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dijadikan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sebagai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bekal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untuk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mencapai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kehidupan</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lebih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berkualitas</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mengenal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literasi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juga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membantu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pertumbuhan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ekonomi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menurunkan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tingkat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inflasi</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tingkat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kesenjangan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sosial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menurun</w:t>
      </w:r>
      <w:proofErr w:type="spellEnd"/>
      <w:r w:rsidRPr="008B3B82">
        <w:rPr>
          <w:rFonts w:ascii="Times New Roman" w:hAnsi="Times New Roman" w:cs="Times New Roman"/>
          <w:color w:val="000000" w:themeColor="text1"/>
          <w:sz w:val="24"/>
          <w:szCs w:val="24"/>
        </w:rPr>
        <w:t>.</w:t>
      </w:r>
      <w:r w:rsidR="00E7222D">
        <w:rPr>
          <w:rFonts w:ascii="Times New Roman" w:hAnsi="Times New Roman" w:cs="Times New Roman"/>
          <w:color w:val="000000" w:themeColor="text1"/>
          <w:sz w:val="24"/>
          <w:szCs w:val="24"/>
        </w:rPr>
        <w:t xml:space="preserve"> </w:t>
      </w:r>
    </w:p>
    <w:p w14:paraId="68219AD6" w14:textId="1AD64F99" w:rsidR="00B717BD" w:rsidRPr="00B717BD" w:rsidRDefault="00E7222D" w:rsidP="00084738">
      <w:pPr>
        <w:spacing w:line="360" w:lineRule="auto"/>
        <w:ind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Menurut</w:t>
      </w:r>
      <w:proofErr w:type="spellEnd"/>
      <w:r>
        <w:rPr>
          <w:rFonts w:ascii="Times New Roman" w:hAnsi="Times New Roman" w:cs="Times New Roman"/>
          <w:color w:val="000000" w:themeColor="text1"/>
          <w:sz w:val="24"/>
          <w:szCs w:val="24"/>
        </w:rPr>
        <w:t xml:space="preserve"> </w:t>
      </w:r>
      <w:r w:rsidR="00FF2131">
        <w:rPr>
          <w:rFonts w:ascii="Times New Roman" w:hAnsi="Times New Roman" w:cs="Times New Roman"/>
          <w:color w:val="000000" w:themeColor="text1"/>
          <w:sz w:val="24"/>
          <w:szCs w:val="24"/>
        </w:rPr>
        <w:fldChar w:fldCharType="begin" w:fldLock="1"/>
      </w:r>
      <w:r w:rsidR="0047344D">
        <w:rPr>
          <w:rFonts w:ascii="Times New Roman" w:hAnsi="Times New Roman" w:cs="Times New Roman"/>
          <w:color w:val="000000" w:themeColor="text1"/>
          <w:sz w:val="24"/>
          <w:szCs w:val="24"/>
        </w:rPr>
        <w:instrText>ADDIN CSL_CITATION {"citationItems":[{"id":"ITEM-1","itemData":{"author":[{"dropping-particle":"","family":"Otoritas Jasa Keuangan","given":"","non-dropping-particle":"","parse-names":false,"suffix":""}],"container-title":"Sp 58/Dhms/Ojk/Xi/2019","id":"ITEM-1","issue":"November","issued":{"date-parts":[["2019"]]},"page":"1","title":"Siaran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Pr>
          <w:rFonts w:ascii="Times New Roman" w:hAnsi="Times New Roman" w:cs="Times New Roman"/>
          <w:color w:val="000000" w:themeColor="text1"/>
          <w:sz w:val="24"/>
          <w:szCs w:val="24"/>
        </w:rPr>
        <w:fldChar w:fldCharType="separate"/>
      </w:r>
      <w:r w:rsidR="00FF2131" w:rsidRPr="00FF2131">
        <w:rPr>
          <w:rFonts w:ascii="Times New Roman" w:hAnsi="Times New Roman" w:cs="Times New Roman"/>
          <w:noProof/>
          <w:color w:val="000000" w:themeColor="text1"/>
          <w:sz w:val="24"/>
          <w:szCs w:val="24"/>
        </w:rPr>
        <w:t xml:space="preserve">Otoritas Jasa Keuangan </w:t>
      </w:r>
      <w:r w:rsidR="00FF2131">
        <w:rPr>
          <w:rFonts w:ascii="Times New Roman" w:hAnsi="Times New Roman" w:cs="Times New Roman"/>
          <w:noProof/>
          <w:color w:val="000000" w:themeColor="text1"/>
          <w:sz w:val="24"/>
          <w:szCs w:val="24"/>
        </w:rPr>
        <w:t>(</w:t>
      </w:r>
      <w:r w:rsidR="00FF2131" w:rsidRPr="00FF2131">
        <w:rPr>
          <w:rFonts w:ascii="Times New Roman" w:hAnsi="Times New Roman" w:cs="Times New Roman"/>
          <w:noProof/>
          <w:color w:val="000000" w:themeColor="text1"/>
          <w:sz w:val="24"/>
          <w:szCs w:val="24"/>
        </w:rPr>
        <w:t>2019)</w:t>
      </w:r>
      <w:r w:rsidR="00FF2131">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E7222D">
        <w:rPr>
          <w:rFonts w:ascii="Times New Roman" w:hAnsi="Times New Roman" w:cs="Times New Roman"/>
          <w:color w:val="000000" w:themeColor="text1"/>
          <w:sz w:val="24"/>
          <w:szCs w:val="24"/>
        </w:rPr>
        <w:t xml:space="preserve">pada </w:t>
      </w:r>
      <w:proofErr w:type="spellStart"/>
      <w:r w:rsidRPr="00E7222D">
        <w:rPr>
          <w:rFonts w:ascii="Times New Roman" w:hAnsi="Times New Roman" w:cs="Times New Roman"/>
          <w:color w:val="000000" w:themeColor="text1"/>
          <w:sz w:val="24"/>
          <w:szCs w:val="24"/>
        </w:rPr>
        <w:t>tahun</w:t>
      </w:r>
      <w:proofErr w:type="spellEnd"/>
      <w:r w:rsidRPr="00E7222D">
        <w:rPr>
          <w:rFonts w:ascii="Times New Roman" w:hAnsi="Times New Roman" w:cs="Times New Roman"/>
          <w:color w:val="000000" w:themeColor="text1"/>
          <w:sz w:val="24"/>
          <w:szCs w:val="24"/>
        </w:rPr>
        <w:t xml:space="preserve"> 2019 </w:t>
      </w:r>
      <w:proofErr w:type="spellStart"/>
      <w:r w:rsidRPr="00E7222D">
        <w:rPr>
          <w:rFonts w:ascii="Times New Roman" w:hAnsi="Times New Roman" w:cs="Times New Roman"/>
          <w:color w:val="000000" w:themeColor="text1"/>
          <w:sz w:val="24"/>
          <w:szCs w:val="24"/>
        </w:rPr>
        <w:t>menunjukkan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indeks</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literasi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mencapai</w:t>
      </w:r>
      <w:proofErr w:type="spellEnd"/>
      <w:r w:rsidRPr="00E7222D">
        <w:rPr>
          <w:rFonts w:ascii="Times New Roman" w:hAnsi="Times New Roman" w:cs="Times New Roman"/>
          <w:color w:val="000000" w:themeColor="text1"/>
          <w:sz w:val="24"/>
          <w:szCs w:val="24"/>
        </w:rPr>
        <w:t xml:space="preserve"> 38,03% dan </w:t>
      </w:r>
      <w:proofErr w:type="spellStart"/>
      <w:r w:rsidRPr="00E7222D">
        <w:rPr>
          <w:rFonts w:ascii="Times New Roman" w:hAnsi="Times New Roman" w:cs="Times New Roman"/>
          <w:color w:val="000000" w:themeColor="text1"/>
          <w:sz w:val="24"/>
          <w:szCs w:val="24"/>
        </w:rPr>
        <w:t>indeks</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inklusi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76,19%. Angka </w:t>
      </w:r>
      <w:proofErr w:type="spellStart"/>
      <w:r w:rsidRPr="00E7222D">
        <w:rPr>
          <w:rFonts w:ascii="Times New Roman" w:hAnsi="Times New Roman" w:cs="Times New Roman"/>
          <w:color w:val="000000" w:themeColor="text1"/>
          <w:sz w:val="24"/>
          <w:szCs w:val="24"/>
        </w:rPr>
        <w:t>tersebut</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meningkat</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dibanding</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hasil</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survei</w:t>
      </w:r>
      <w:proofErr w:type="spellEnd"/>
      <w:r w:rsidRPr="00E7222D">
        <w:rPr>
          <w:rFonts w:ascii="Times New Roman" w:hAnsi="Times New Roman" w:cs="Times New Roman"/>
          <w:color w:val="000000" w:themeColor="text1"/>
          <w:sz w:val="24"/>
          <w:szCs w:val="24"/>
        </w:rPr>
        <w:t xml:space="preserve"> OJK 2016 </w:t>
      </w:r>
      <w:proofErr w:type="spellStart"/>
      <w:r w:rsidRPr="00E7222D">
        <w:rPr>
          <w:rFonts w:ascii="Times New Roman" w:hAnsi="Times New Roman" w:cs="Times New Roman"/>
          <w:color w:val="000000" w:themeColor="text1"/>
          <w:sz w:val="24"/>
          <w:szCs w:val="24"/>
        </w:rPr>
        <w:t>yaitu</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indeks</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literasi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29,7% dan </w:t>
      </w:r>
      <w:proofErr w:type="spellStart"/>
      <w:r w:rsidRPr="00E7222D">
        <w:rPr>
          <w:rFonts w:ascii="Times New Roman" w:hAnsi="Times New Roman" w:cs="Times New Roman"/>
          <w:color w:val="000000" w:themeColor="text1"/>
          <w:sz w:val="24"/>
          <w:szCs w:val="24"/>
        </w:rPr>
        <w:t>indeks</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inklusi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67,8%. </w:t>
      </w:r>
      <w:proofErr w:type="spellStart"/>
      <w:r w:rsidRPr="00E7222D">
        <w:rPr>
          <w:rFonts w:ascii="Times New Roman" w:hAnsi="Times New Roman" w:cs="Times New Roman"/>
          <w:color w:val="000000" w:themeColor="text1"/>
          <w:sz w:val="24"/>
          <w:szCs w:val="24"/>
        </w:rPr>
        <w:t>Dengan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demikian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dalam</w:t>
      </w:r>
      <w:proofErr w:type="spellEnd"/>
      <w:r w:rsidRPr="00E7222D">
        <w:rPr>
          <w:rFonts w:ascii="Times New Roman" w:hAnsi="Times New Roman" w:cs="Times New Roman"/>
          <w:color w:val="000000" w:themeColor="text1"/>
          <w:sz w:val="24"/>
          <w:szCs w:val="24"/>
        </w:rPr>
        <w:t xml:space="preserve"> 3 </w:t>
      </w:r>
      <w:proofErr w:type="spellStart"/>
      <w:r w:rsidRPr="00E7222D">
        <w:rPr>
          <w:rFonts w:ascii="Times New Roman" w:hAnsi="Times New Roman" w:cs="Times New Roman"/>
          <w:color w:val="000000" w:themeColor="text1"/>
          <w:sz w:val="24"/>
          <w:szCs w:val="24"/>
        </w:rPr>
        <w:t>tahun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terakhir</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terdapat</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peningkatan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pemahaman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literasi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masyarakat</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sebesar</w:t>
      </w:r>
      <w:proofErr w:type="spellEnd"/>
      <w:r w:rsidRPr="00E7222D">
        <w:rPr>
          <w:rFonts w:ascii="Times New Roman" w:hAnsi="Times New Roman" w:cs="Times New Roman"/>
          <w:color w:val="000000" w:themeColor="text1"/>
          <w:sz w:val="24"/>
          <w:szCs w:val="24"/>
        </w:rPr>
        <w:t xml:space="preserve"> 8,33%, </w:t>
      </w:r>
      <w:proofErr w:type="spellStart"/>
      <w:r w:rsidRPr="00E7222D">
        <w:rPr>
          <w:rFonts w:ascii="Times New Roman" w:hAnsi="Times New Roman" w:cs="Times New Roman"/>
          <w:color w:val="000000" w:themeColor="text1"/>
          <w:sz w:val="24"/>
          <w:szCs w:val="24"/>
        </w:rPr>
        <w:t>serta</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peningkatan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akses</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terhadap</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produk</w:t>
      </w:r>
      <w:proofErr w:type="spellEnd"/>
      <w:r w:rsidRPr="00E7222D">
        <w:rPr>
          <w:rFonts w:ascii="Times New Roman" w:hAnsi="Times New Roman" w:cs="Times New Roman"/>
          <w:color w:val="000000" w:themeColor="text1"/>
          <w:sz w:val="24"/>
          <w:szCs w:val="24"/>
        </w:rPr>
        <w:t xml:space="preserve"> dan </w:t>
      </w:r>
      <w:proofErr w:type="spellStart"/>
      <w:r w:rsidRPr="00E7222D">
        <w:rPr>
          <w:rFonts w:ascii="Times New Roman" w:hAnsi="Times New Roman" w:cs="Times New Roman"/>
          <w:color w:val="000000" w:themeColor="text1"/>
          <w:sz w:val="24"/>
          <w:szCs w:val="24"/>
        </w:rPr>
        <w:t>layanan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jasa</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inklusi</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keuangan</w:t>
      </w:r>
      <w:proofErr w:type="spellEnd"/>
      <w:r w:rsidRPr="00E7222D">
        <w:rPr>
          <w:rFonts w:ascii="Times New Roman" w:hAnsi="Times New Roman" w:cs="Times New Roman"/>
          <w:color w:val="000000" w:themeColor="text1"/>
          <w:sz w:val="24"/>
          <w:szCs w:val="24"/>
        </w:rPr>
        <w:t xml:space="preserve">) </w:t>
      </w:r>
      <w:proofErr w:type="spellStart"/>
      <w:r w:rsidRPr="00E7222D">
        <w:rPr>
          <w:rFonts w:ascii="Times New Roman" w:hAnsi="Times New Roman" w:cs="Times New Roman"/>
          <w:color w:val="000000" w:themeColor="text1"/>
          <w:sz w:val="24"/>
          <w:szCs w:val="24"/>
        </w:rPr>
        <w:t>sebesar</w:t>
      </w:r>
      <w:proofErr w:type="spellEnd"/>
      <w:r w:rsidRPr="00E7222D">
        <w:rPr>
          <w:rFonts w:ascii="Times New Roman" w:hAnsi="Times New Roman" w:cs="Times New Roman"/>
          <w:color w:val="000000" w:themeColor="text1"/>
          <w:sz w:val="24"/>
          <w:szCs w:val="24"/>
        </w:rPr>
        <w:t xml:space="preserve"> 8,39%.</w:t>
      </w:r>
      <w:commentRangeEnd w:id="7"/>
      <w:r w:rsidR="005403BE">
        <w:rPr>
          <w:rStyle w:val="CommentReference"/>
        </w:rPr>
        <w:commentReference w:id="7"/>
      </w:r>
    </w:p>
    <w:p w14:paraId="635E74E8" w14:textId="27CC6A95" w:rsidR="00EC5420" w:rsidRDefault="00EC5420" w:rsidP="00084738">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E6499F8" w14:textId="64462E7B" w:rsidR="00EC5420" w:rsidRDefault="00EC5420" w:rsidP="0008473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Literasi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Masyarakat Indonesia </w:t>
      </w:r>
      <w:proofErr w:type="spellStart"/>
      <w:r>
        <w:rPr>
          <w:rFonts w:ascii="Times New Roman" w:hAnsi="Times New Roman" w:cs="Times New Roman"/>
          <w:color w:val="000000" w:themeColor="text1"/>
          <w:sz w:val="24"/>
          <w:szCs w:val="24"/>
        </w:rPr>
        <w:t>tahun</w:t>
      </w:r>
      <w:proofErr w:type="spellEnd"/>
      <w:r>
        <w:rPr>
          <w:rFonts w:ascii="Times New Roman" w:hAnsi="Times New Roman" w:cs="Times New Roman"/>
          <w:color w:val="000000" w:themeColor="text1"/>
          <w:sz w:val="24"/>
          <w:szCs w:val="24"/>
        </w:rPr>
        <w:t xml:space="preserve"> 2016</w:t>
      </w:r>
    </w:p>
    <w:p w14:paraId="5791DE16" w14:textId="47EC2ACA" w:rsidR="00EC5420" w:rsidRDefault="00EC5420" w:rsidP="00084738">
      <w:pPr>
        <w:spacing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Sumber</w:t>
      </w:r>
      <w:proofErr w:type="spellEnd"/>
      <w:r>
        <w:rPr>
          <w:rFonts w:ascii="Times New Roman" w:hAnsi="Times New Roman" w:cs="Times New Roman"/>
          <w:color w:val="000000" w:themeColor="text1"/>
          <w:sz w:val="24"/>
          <w:szCs w:val="24"/>
        </w:rPr>
        <w:t xml:space="preserve">: </w:t>
      </w:r>
      <w:r w:rsidR="00D45AB8">
        <w:rPr>
          <w:rFonts w:ascii="Times New Roman" w:hAnsi="Times New Roman" w:cs="Times New Roman"/>
          <w:color w:val="000000" w:themeColor="text1"/>
          <w:sz w:val="24"/>
          <w:szCs w:val="24"/>
        </w:rPr>
        <w:fldChar w:fldCharType="begin" w:fldLock="1"/>
      </w:r>
      <w:r w:rsidR="000464F7">
        <w:rPr>
          <w:rFonts w:ascii="Times New Roman" w:hAnsi="Times New Roman" w:cs="Times New Roman"/>
          <w:color w:val="000000" w:themeColor="text1"/>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Pr>
          <w:rFonts w:ascii="Times New Roman" w:hAnsi="Times New Roman" w:cs="Times New Roman"/>
          <w:color w:val="000000" w:themeColor="text1"/>
          <w:sz w:val="24"/>
          <w:szCs w:val="24"/>
        </w:rPr>
        <w:fldChar w:fldCharType="separate"/>
      </w:r>
      <w:r w:rsidR="00D45AB8" w:rsidRPr="00D45AB8">
        <w:rPr>
          <w:rFonts w:ascii="Times New Roman" w:hAnsi="Times New Roman" w:cs="Times New Roman"/>
          <w:noProof/>
          <w:color w:val="000000" w:themeColor="text1"/>
          <w:sz w:val="24"/>
          <w:szCs w:val="24"/>
        </w:rPr>
        <w:t xml:space="preserve">OJK </w:t>
      </w:r>
      <w:r w:rsidR="00D45AB8">
        <w:rPr>
          <w:rFonts w:ascii="Times New Roman" w:hAnsi="Times New Roman" w:cs="Times New Roman"/>
          <w:noProof/>
          <w:color w:val="000000" w:themeColor="text1"/>
          <w:sz w:val="24"/>
          <w:szCs w:val="24"/>
        </w:rPr>
        <w:t>(</w:t>
      </w:r>
      <w:r w:rsidR="00D45AB8" w:rsidRPr="00D45AB8">
        <w:rPr>
          <w:rFonts w:ascii="Times New Roman" w:hAnsi="Times New Roman" w:cs="Times New Roman"/>
          <w:noProof/>
          <w:color w:val="000000" w:themeColor="text1"/>
          <w:sz w:val="24"/>
          <w:szCs w:val="24"/>
        </w:rPr>
        <w:t>2017)</w:t>
      </w:r>
      <w:r w:rsidR="00D45AB8">
        <w:rPr>
          <w:rFonts w:ascii="Times New Roman" w:hAnsi="Times New Roman" w:cs="Times New Roman"/>
          <w:color w:val="000000" w:themeColor="text1"/>
          <w:sz w:val="24"/>
          <w:szCs w:val="24"/>
        </w:rPr>
        <w:fldChar w:fldCharType="end"/>
      </w:r>
    </w:p>
    <w:p w14:paraId="7A84709B" w14:textId="45E0DBAD" w:rsidR="00E003BC" w:rsidRPr="00E003BC" w:rsidRDefault="00B717BD" w:rsidP="00084738">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Secara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keseluruhan</w:t>
      </w:r>
      <w:proofErr w:type="spellEnd"/>
      <w:r>
        <w:rPr>
          <w:rFonts w:ascii="Times New Roman" w:hAnsi="Times New Roman" w:cs="Times New Roman"/>
          <w:color w:val="000000" w:themeColor="text1"/>
          <w:sz w:val="24"/>
          <w:szCs w:val="24"/>
        </w:rPr>
        <w:t xml:space="preserve"> rata-rata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literasi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nasional</w:t>
      </w:r>
      <w:proofErr w:type="spellEnd"/>
      <w:r>
        <w:rPr>
          <w:rFonts w:ascii="Times New Roman" w:hAnsi="Times New Roman" w:cs="Times New Roman"/>
          <w:color w:val="000000" w:themeColor="text1"/>
          <w:sz w:val="24"/>
          <w:szCs w:val="24"/>
        </w:rPr>
        <w:t xml:space="preserve"> di Indonesia pada </w:t>
      </w:r>
      <w:proofErr w:type="spellStart"/>
      <w:r>
        <w:rPr>
          <w:rFonts w:ascii="Times New Roman" w:hAnsi="Times New Roman" w:cs="Times New Roman"/>
          <w:color w:val="000000" w:themeColor="text1"/>
          <w:sz w:val="24"/>
          <w:szCs w:val="24"/>
        </w:rPr>
        <w:t>tahun</w:t>
      </w:r>
      <w:proofErr w:type="spellEnd"/>
      <w:r>
        <w:rPr>
          <w:rFonts w:ascii="Times New Roman" w:hAnsi="Times New Roman" w:cs="Times New Roman"/>
          <w:color w:val="000000" w:themeColor="text1"/>
          <w:sz w:val="24"/>
          <w:szCs w:val="24"/>
        </w:rPr>
        <w:t xml:space="preserve"> 2016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29,7%. </w:t>
      </w: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grafik</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hanya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terdapat</w:t>
      </w:r>
      <w:proofErr w:type="spellEnd"/>
      <w:r>
        <w:rPr>
          <w:rFonts w:ascii="Times New Roman" w:hAnsi="Times New Roman" w:cs="Times New Roman"/>
          <w:color w:val="000000" w:themeColor="text1"/>
          <w:sz w:val="24"/>
          <w:szCs w:val="24"/>
        </w:rPr>
        <w:t xml:space="preserve"> 13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34 </w:t>
      </w:r>
      <w:proofErr w:type="spellStart"/>
      <w:r>
        <w:rPr>
          <w:rFonts w:ascii="Times New Roman" w:hAnsi="Times New Roman" w:cs="Times New Roman"/>
          <w:color w:val="000000" w:themeColor="text1"/>
          <w:sz w:val="24"/>
          <w:szCs w:val="24"/>
        </w:rPr>
        <w:t>provinsi</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memiliki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literasi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rata-rata </w:t>
      </w:r>
      <w:proofErr w:type="spellStart"/>
      <w:r>
        <w:rPr>
          <w:rFonts w:ascii="Times New Roman" w:hAnsi="Times New Roman" w:cs="Times New Roman"/>
          <w:color w:val="000000" w:themeColor="text1"/>
          <w:sz w:val="24"/>
          <w:szCs w:val="24"/>
        </w:rPr>
        <w:t>nasional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3 yang </w:t>
      </w:r>
      <w:proofErr w:type="spellStart"/>
      <w:r>
        <w:rPr>
          <w:rFonts w:ascii="Times New Roman" w:hAnsi="Times New Roman" w:cs="Times New Roman"/>
          <w:color w:val="000000" w:themeColor="text1"/>
          <w:sz w:val="24"/>
          <w:szCs w:val="24"/>
        </w:rPr>
        <w:t>tertinggi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 xml:space="preserve"> DKI Jakarta, DI Yogyakarta, dan Banten.</w:t>
      </w:r>
    </w:p>
    <w:p w14:paraId="655FA457" w14:textId="1BA618A7" w:rsidR="00E003BC" w:rsidRDefault="00E003BC" w:rsidP="00084738">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CD1CBD5" w14:textId="790A17A8" w:rsidR="00E003BC" w:rsidRDefault="00E003BC" w:rsidP="00084738">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Inklusi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Masyarakat Indonesia </w:t>
      </w:r>
      <w:proofErr w:type="spellStart"/>
      <w:r>
        <w:rPr>
          <w:rFonts w:ascii="Times New Roman" w:hAnsi="Times New Roman" w:cs="Times New Roman"/>
          <w:color w:val="000000" w:themeColor="text1"/>
          <w:sz w:val="24"/>
          <w:szCs w:val="24"/>
        </w:rPr>
        <w:t>tahun</w:t>
      </w:r>
      <w:proofErr w:type="spellEnd"/>
      <w:r>
        <w:rPr>
          <w:rFonts w:ascii="Times New Roman" w:hAnsi="Times New Roman" w:cs="Times New Roman"/>
          <w:color w:val="000000" w:themeColor="text1"/>
          <w:sz w:val="24"/>
          <w:szCs w:val="24"/>
        </w:rPr>
        <w:t xml:space="preserve"> 2016</w:t>
      </w:r>
    </w:p>
    <w:p w14:paraId="4E0C7A76" w14:textId="25156AA4" w:rsidR="00E003BC" w:rsidRDefault="00E003BC" w:rsidP="00084738">
      <w:pPr>
        <w:spacing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Sumber</w:t>
      </w:r>
      <w:proofErr w:type="spellEnd"/>
      <w:r>
        <w:rPr>
          <w:rFonts w:ascii="Times New Roman" w:hAnsi="Times New Roman" w:cs="Times New Roman"/>
          <w:color w:val="000000" w:themeColor="text1"/>
          <w:sz w:val="24"/>
          <w:szCs w:val="24"/>
        </w:rPr>
        <w:t xml:space="preserve">: </w:t>
      </w:r>
      <w:r w:rsidR="000464F7">
        <w:rPr>
          <w:rFonts w:ascii="Times New Roman" w:hAnsi="Times New Roman" w:cs="Times New Roman"/>
          <w:color w:val="000000" w:themeColor="text1"/>
          <w:sz w:val="24"/>
          <w:szCs w:val="24"/>
        </w:rPr>
        <w:fldChar w:fldCharType="begin" w:fldLock="1"/>
      </w:r>
      <w:r w:rsidR="00113FF5">
        <w:rPr>
          <w:rFonts w:ascii="Times New Roman" w:hAnsi="Times New Roman" w:cs="Times New Roman"/>
          <w:color w:val="000000" w:themeColor="text1"/>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Pr>
          <w:rFonts w:ascii="Times New Roman" w:hAnsi="Times New Roman" w:cs="Times New Roman"/>
          <w:color w:val="000000" w:themeColor="text1"/>
          <w:sz w:val="24"/>
          <w:szCs w:val="24"/>
        </w:rPr>
        <w:fldChar w:fldCharType="separate"/>
      </w:r>
      <w:r w:rsidR="000464F7" w:rsidRPr="000464F7">
        <w:rPr>
          <w:rFonts w:ascii="Times New Roman" w:hAnsi="Times New Roman" w:cs="Times New Roman"/>
          <w:noProof/>
          <w:color w:val="000000" w:themeColor="text1"/>
          <w:sz w:val="24"/>
          <w:szCs w:val="24"/>
        </w:rPr>
        <w:t xml:space="preserve">OJK </w:t>
      </w:r>
      <w:r w:rsidR="000464F7">
        <w:rPr>
          <w:rFonts w:ascii="Times New Roman" w:hAnsi="Times New Roman" w:cs="Times New Roman"/>
          <w:noProof/>
          <w:color w:val="000000" w:themeColor="text1"/>
          <w:sz w:val="24"/>
          <w:szCs w:val="24"/>
        </w:rPr>
        <w:t>(</w:t>
      </w:r>
      <w:r w:rsidR="000464F7" w:rsidRPr="000464F7">
        <w:rPr>
          <w:rFonts w:ascii="Times New Roman" w:hAnsi="Times New Roman" w:cs="Times New Roman"/>
          <w:noProof/>
          <w:color w:val="000000" w:themeColor="text1"/>
          <w:sz w:val="24"/>
          <w:szCs w:val="24"/>
        </w:rPr>
        <w:t>2017)</w:t>
      </w:r>
      <w:r w:rsidR="000464F7">
        <w:rPr>
          <w:rFonts w:ascii="Times New Roman" w:hAnsi="Times New Roman" w:cs="Times New Roman"/>
          <w:color w:val="000000" w:themeColor="text1"/>
          <w:sz w:val="24"/>
          <w:szCs w:val="24"/>
        </w:rPr>
        <w:fldChar w:fldCharType="end"/>
      </w:r>
    </w:p>
    <w:p w14:paraId="7BAAAC60" w14:textId="55E71B0C" w:rsidR="00A13AAD" w:rsidRPr="00E003BC" w:rsidRDefault="00A13AAD" w:rsidP="00084738">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Sementara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secara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keseluruhan</w:t>
      </w:r>
      <w:proofErr w:type="spellEnd"/>
      <w:r>
        <w:rPr>
          <w:rFonts w:ascii="Times New Roman" w:hAnsi="Times New Roman" w:cs="Times New Roman"/>
          <w:color w:val="000000" w:themeColor="text1"/>
          <w:sz w:val="24"/>
          <w:szCs w:val="24"/>
        </w:rPr>
        <w:t xml:space="preserve"> rata-rata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inklusi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nasional</w:t>
      </w:r>
      <w:proofErr w:type="spellEnd"/>
      <w:r>
        <w:rPr>
          <w:rFonts w:ascii="Times New Roman" w:hAnsi="Times New Roman" w:cs="Times New Roman"/>
          <w:color w:val="000000" w:themeColor="text1"/>
          <w:sz w:val="24"/>
          <w:szCs w:val="24"/>
        </w:rPr>
        <w:t xml:space="preserve"> di Indonesia pada </w:t>
      </w:r>
      <w:proofErr w:type="spellStart"/>
      <w:r>
        <w:rPr>
          <w:rFonts w:ascii="Times New Roman" w:hAnsi="Times New Roman" w:cs="Times New Roman"/>
          <w:color w:val="000000" w:themeColor="text1"/>
          <w:sz w:val="24"/>
          <w:szCs w:val="24"/>
        </w:rPr>
        <w:t>tahun</w:t>
      </w:r>
      <w:proofErr w:type="spellEnd"/>
      <w:r>
        <w:rPr>
          <w:rFonts w:ascii="Times New Roman" w:hAnsi="Times New Roman" w:cs="Times New Roman"/>
          <w:color w:val="000000" w:themeColor="text1"/>
          <w:sz w:val="24"/>
          <w:szCs w:val="24"/>
        </w:rPr>
        <w:t xml:space="preserve"> 2016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67,8%. </w:t>
      </w: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grafik</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terdapat</w:t>
      </w:r>
      <w:proofErr w:type="spellEnd"/>
      <w:r>
        <w:rPr>
          <w:rFonts w:ascii="Times New Roman" w:hAnsi="Times New Roman" w:cs="Times New Roman"/>
          <w:color w:val="000000" w:themeColor="text1"/>
          <w:sz w:val="24"/>
          <w:szCs w:val="24"/>
        </w:rPr>
        <w:t xml:space="preserve"> 16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34 </w:t>
      </w:r>
      <w:proofErr w:type="spellStart"/>
      <w:r>
        <w:rPr>
          <w:rFonts w:ascii="Times New Roman" w:hAnsi="Times New Roman" w:cs="Times New Roman"/>
          <w:color w:val="000000" w:themeColor="text1"/>
          <w:sz w:val="24"/>
          <w:szCs w:val="24"/>
        </w:rPr>
        <w:t>provinsi</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memiliki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indeks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literasi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keuangan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atas</w:t>
      </w:r>
      <w:proofErr w:type="spellEnd"/>
      <w:r>
        <w:rPr>
          <w:rFonts w:ascii="Times New Roman" w:hAnsi="Times New Roman" w:cs="Times New Roman"/>
          <w:color w:val="000000" w:themeColor="text1"/>
          <w:sz w:val="24"/>
          <w:szCs w:val="24"/>
        </w:rPr>
        <w:t xml:space="preserve"> rata-rata </w:t>
      </w:r>
      <w:proofErr w:type="spellStart"/>
      <w:r>
        <w:rPr>
          <w:rFonts w:ascii="Times New Roman" w:hAnsi="Times New Roman" w:cs="Times New Roman"/>
          <w:color w:val="000000" w:themeColor="text1"/>
          <w:sz w:val="24"/>
          <w:szCs w:val="24"/>
        </w:rPr>
        <w:t>nasional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3 yang </w:t>
      </w:r>
      <w:proofErr w:type="spellStart"/>
      <w:r>
        <w:rPr>
          <w:rFonts w:ascii="Times New Roman" w:hAnsi="Times New Roman" w:cs="Times New Roman"/>
          <w:color w:val="000000" w:themeColor="text1"/>
          <w:sz w:val="24"/>
          <w:szCs w:val="24"/>
        </w:rPr>
        <w:t>tertinggi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 xml:space="preserve"> DKI Jakarta, DI Yogyakarta, dan Bali.</w:t>
      </w:r>
    </w:p>
    <w:p w14:paraId="4926DCB0" w14:textId="478AF290" w:rsidR="00B7639D" w:rsidRDefault="00256545" w:rsidP="00B7639D">
      <w:pPr>
        <w:spacing w:line="360" w:lineRule="auto"/>
        <w:ind w:firstLine="720"/>
        <w:jc w:val="both"/>
        <w:rPr>
          <w:rFonts w:ascii="Times New Roman" w:hAnsi="Times New Roman" w:cs="Times New Roman"/>
          <w:sz w:val="24"/>
          <w:szCs w:val="24"/>
        </w:rPr>
      </w:pPr>
      <w:proofErr w:type="spellStart"/>
      <w:r w:rsidRPr="008B3B82">
        <w:rPr>
          <w:rFonts w:ascii="Times New Roman" w:hAnsi="Times New Roman" w:cs="Times New Roman"/>
          <w:color w:val="000000" w:themeColor="text1"/>
          <w:sz w:val="24"/>
          <w:szCs w:val="24"/>
        </w:rPr>
        <w:t>Secara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umum</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inklusi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diartikan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sebagai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hak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setiap</w:t>
      </w:r>
      <w:proofErr w:type="spellEnd"/>
      <w:r w:rsidRPr="008B3B82">
        <w:rPr>
          <w:rFonts w:ascii="Times New Roman" w:hAnsi="Times New Roman" w:cs="Times New Roman"/>
          <w:color w:val="000000" w:themeColor="text1"/>
          <w:sz w:val="24"/>
          <w:szCs w:val="24"/>
        </w:rPr>
        <w:t xml:space="preserve"> orang </w:t>
      </w:r>
      <w:proofErr w:type="spellStart"/>
      <w:r w:rsidRPr="008B3B82">
        <w:rPr>
          <w:rFonts w:ascii="Times New Roman" w:hAnsi="Times New Roman" w:cs="Times New Roman"/>
          <w:color w:val="000000" w:themeColor="text1"/>
          <w:sz w:val="24"/>
          <w:szCs w:val="24"/>
        </w:rPr>
        <w:t>untuk</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memiliki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akses</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layanan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penuh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dari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lembaga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secara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efektif</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efisien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Menurut</w:t>
      </w:r>
      <w:proofErr w:type="spellEnd"/>
      <w:r w:rsidRPr="008B3B82">
        <w:rPr>
          <w:rFonts w:ascii="Times New Roman" w:hAnsi="Times New Roman" w:cs="Times New Roman"/>
          <w:color w:val="000000" w:themeColor="text1"/>
          <w:sz w:val="24"/>
          <w:szCs w:val="24"/>
        </w:rPr>
        <w:t xml:space="preserve"> </w:t>
      </w:r>
      <w:r w:rsidR="00113FF5">
        <w:rPr>
          <w:rFonts w:ascii="Times New Roman" w:hAnsi="Times New Roman" w:cs="Times New Roman"/>
          <w:color w:val="000000" w:themeColor="text1"/>
          <w:sz w:val="24"/>
          <w:szCs w:val="24"/>
        </w:rPr>
        <w:fldChar w:fldCharType="begin" w:fldLock="1"/>
      </w:r>
      <w:r w:rsidR="00113FF5">
        <w:rPr>
          <w:rFonts w:ascii="Times New Roman" w:hAnsi="Times New Roman" w:cs="Times New Roman"/>
          <w:color w:val="000000" w:themeColor="text1"/>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2018)","manualFormatting":"Peterson Kitakogelu (2018)","plainTextFormattedCitation":"(Kitakogelu, 2018)"},"properties":{"noteIndex":0},"schema":"https://github.com/citation-style-language/schema/raw/master/csl-citation.json"}</w:instrText>
      </w:r>
      <w:r w:rsidR="00113FF5">
        <w:rPr>
          <w:rFonts w:ascii="Times New Roman" w:hAnsi="Times New Roman" w:cs="Times New Roman"/>
          <w:color w:val="000000" w:themeColor="text1"/>
          <w:sz w:val="24"/>
          <w:szCs w:val="24"/>
        </w:rPr>
        <w:fldChar w:fldCharType="separate"/>
      </w:r>
      <w:r w:rsidR="00113FF5">
        <w:rPr>
          <w:rFonts w:ascii="Times New Roman" w:hAnsi="Times New Roman" w:cs="Times New Roman"/>
          <w:noProof/>
          <w:color w:val="000000" w:themeColor="text1"/>
          <w:sz w:val="24"/>
          <w:szCs w:val="24"/>
        </w:rPr>
        <w:t xml:space="preserve">Peterson </w:t>
      </w:r>
      <w:r w:rsidR="00113FF5" w:rsidRPr="00113FF5">
        <w:rPr>
          <w:rFonts w:ascii="Times New Roman" w:hAnsi="Times New Roman" w:cs="Times New Roman"/>
          <w:noProof/>
          <w:color w:val="000000" w:themeColor="text1"/>
          <w:sz w:val="24"/>
          <w:szCs w:val="24"/>
        </w:rPr>
        <w:t xml:space="preserve">Kitakogelu </w:t>
      </w:r>
      <w:r w:rsidR="00113FF5">
        <w:rPr>
          <w:rFonts w:ascii="Times New Roman" w:hAnsi="Times New Roman" w:cs="Times New Roman"/>
          <w:noProof/>
          <w:color w:val="000000" w:themeColor="text1"/>
          <w:sz w:val="24"/>
          <w:szCs w:val="24"/>
        </w:rPr>
        <w:t>(</w:t>
      </w:r>
      <w:r w:rsidR="00113FF5" w:rsidRPr="00113FF5">
        <w:rPr>
          <w:rFonts w:ascii="Times New Roman" w:hAnsi="Times New Roman" w:cs="Times New Roman"/>
          <w:noProof/>
          <w:color w:val="000000" w:themeColor="text1"/>
          <w:sz w:val="24"/>
          <w:szCs w:val="24"/>
        </w:rPr>
        <w:t>2018)</w:t>
      </w:r>
      <w:r w:rsidR="00113FF5">
        <w:rPr>
          <w:rFonts w:ascii="Times New Roman" w:hAnsi="Times New Roman" w:cs="Times New Roman"/>
          <w:color w:val="000000" w:themeColor="text1"/>
          <w:sz w:val="24"/>
          <w:szCs w:val="24"/>
        </w:rPr>
        <w:fldChar w:fldCharType="end"/>
      </w:r>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mendefinisikan</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inklusi</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keuangan</w:t>
      </w:r>
      <w:proofErr w:type="spellEnd"/>
      <w:r w:rsidR="00B7639D" w:rsidRPr="00A159F1">
        <w:rPr>
          <w:rFonts w:ascii="Times New Roman" w:hAnsi="Times New Roman" w:cs="Times New Roman"/>
          <w:sz w:val="24"/>
          <w:szCs w:val="24"/>
        </w:rPr>
        <w:t xml:space="preserve"> digital </w:t>
      </w:r>
      <w:proofErr w:type="spellStart"/>
      <w:r w:rsidR="00B7639D" w:rsidRPr="00A159F1">
        <w:rPr>
          <w:rFonts w:ascii="Times New Roman" w:hAnsi="Times New Roman" w:cs="Times New Roman"/>
          <w:sz w:val="24"/>
          <w:szCs w:val="24"/>
        </w:rPr>
        <w:t>sebagai</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tujuan</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akses</w:t>
      </w:r>
      <w:proofErr w:type="spellEnd"/>
      <w:r w:rsidR="00B7639D" w:rsidRPr="00A159F1">
        <w:rPr>
          <w:rFonts w:ascii="Times New Roman" w:hAnsi="Times New Roman" w:cs="Times New Roman"/>
          <w:sz w:val="24"/>
          <w:szCs w:val="24"/>
        </w:rPr>
        <w:t xml:space="preserve"> digital dan </w:t>
      </w:r>
      <w:proofErr w:type="spellStart"/>
      <w:r w:rsidR="00B7639D" w:rsidRPr="00A159F1">
        <w:rPr>
          <w:rFonts w:ascii="Times New Roman" w:hAnsi="Times New Roman" w:cs="Times New Roman"/>
          <w:sz w:val="24"/>
          <w:szCs w:val="24"/>
        </w:rPr>
        <w:t>penggunaan</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serta</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layanan</w:t>
      </w:r>
      <w:proofErr w:type="spellEnd"/>
      <w:r w:rsidR="00B7639D" w:rsidRPr="00A159F1">
        <w:rPr>
          <w:rFonts w:ascii="Times New Roman" w:hAnsi="Times New Roman" w:cs="Times New Roman"/>
          <w:sz w:val="24"/>
          <w:szCs w:val="24"/>
        </w:rPr>
        <w:t xml:space="preserve"> formal </w:t>
      </w:r>
      <w:proofErr w:type="spellStart"/>
      <w:r w:rsidR="00B7639D" w:rsidRPr="00A159F1">
        <w:rPr>
          <w:rFonts w:ascii="Times New Roman" w:hAnsi="Times New Roman" w:cs="Times New Roman"/>
          <w:sz w:val="24"/>
          <w:szCs w:val="24"/>
        </w:rPr>
        <w:t>keuangan</w:t>
      </w:r>
      <w:proofErr w:type="spellEnd"/>
      <w:r w:rsidR="00B7639D" w:rsidRPr="00A159F1">
        <w:rPr>
          <w:rFonts w:ascii="Times New Roman" w:hAnsi="Times New Roman" w:cs="Times New Roman"/>
          <w:sz w:val="24"/>
          <w:szCs w:val="24"/>
        </w:rPr>
        <w:t xml:space="preserve"> oleh </w:t>
      </w:r>
      <w:proofErr w:type="spellStart"/>
      <w:r w:rsidR="00B7639D" w:rsidRPr="00A159F1">
        <w:rPr>
          <w:rFonts w:ascii="Times New Roman" w:hAnsi="Times New Roman" w:cs="Times New Roman"/>
          <w:sz w:val="24"/>
          <w:szCs w:val="24"/>
        </w:rPr>
        <w:t>populasi</w:t>
      </w:r>
      <w:proofErr w:type="spellEnd"/>
      <w:r w:rsidR="00B7639D" w:rsidRPr="00A159F1">
        <w:rPr>
          <w:rFonts w:ascii="Times New Roman" w:hAnsi="Times New Roman" w:cs="Times New Roman"/>
          <w:sz w:val="24"/>
          <w:szCs w:val="24"/>
        </w:rPr>
        <w:t xml:space="preserve"> yang </w:t>
      </w:r>
      <w:proofErr w:type="spellStart"/>
      <w:r w:rsidR="00B7639D" w:rsidRPr="00A159F1">
        <w:rPr>
          <w:rFonts w:ascii="Times New Roman" w:hAnsi="Times New Roman" w:cs="Times New Roman"/>
          <w:sz w:val="24"/>
          <w:szCs w:val="24"/>
        </w:rPr>
        <w:t>tak</w:t>
      </w:r>
      <w:proofErr w:type="spellEnd"/>
      <w:r w:rsidR="00B7639D" w:rsidRPr="00A159F1">
        <w:rPr>
          <w:rFonts w:ascii="Times New Roman" w:hAnsi="Times New Roman" w:cs="Times New Roman"/>
          <w:sz w:val="24"/>
          <w:szCs w:val="24"/>
        </w:rPr>
        <w:t xml:space="preserve"> </w:t>
      </w:r>
      <w:proofErr w:type="spellStart"/>
      <w:r w:rsidR="00B7639D" w:rsidRPr="00A159F1">
        <w:rPr>
          <w:rFonts w:ascii="Times New Roman" w:hAnsi="Times New Roman" w:cs="Times New Roman"/>
          <w:sz w:val="24"/>
          <w:szCs w:val="24"/>
        </w:rPr>
        <w:t>terkecuali</w:t>
      </w:r>
      <w:proofErr w:type="spellEnd"/>
      <w:r w:rsidR="00B7639D" w:rsidRPr="00A159F1">
        <w:rPr>
          <w:rFonts w:ascii="Times New Roman" w:hAnsi="Times New Roman" w:cs="Times New Roman"/>
          <w:sz w:val="24"/>
          <w:szCs w:val="24"/>
        </w:rPr>
        <w:t xml:space="preserve"> dan </w:t>
      </w:r>
      <w:proofErr w:type="spellStart"/>
      <w:r w:rsidR="00B7639D" w:rsidRPr="00A159F1">
        <w:rPr>
          <w:rFonts w:ascii="Times New Roman" w:hAnsi="Times New Roman" w:cs="Times New Roman"/>
          <w:sz w:val="24"/>
          <w:szCs w:val="24"/>
        </w:rPr>
        <w:t>pelayanan</w:t>
      </w:r>
      <w:proofErr w:type="spellEnd"/>
      <w:r w:rsidR="00B7639D" w:rsidRPr="00A159F1">
        <w:rPr>
          <w:rFonts w:ascii="Times New Roman" w:hAnsi="Times New Roman" w:cs="Times New Roman"/>
          <w:sz w:val="24"/>
          <w:szCs w:val="24"/>
        </w:rPr>
        <w:t xml:space="preserve"> yang </w:t>
      </w:r>
      <w:proofErr w:type="spellStart"/>
      <w:r w:rsidR="00B7639D" w:rsidRPr="00A159F1">
        <w:rPr>
          <w:rFonts w:ascii="Times New Roman" w:hAnsi="Times New Roman" w:cs="Times New Roman"/>
          <w:sz w:val="24"/>
          <w:szCs w:val="24"/>
        </w:rPr>
        <w:t>layak</w:t>
      </w:r>
      <w:proofErr w:type="spellEnd"/>
      <w:r w:rsidR="00B7639D" w:rsidRPr="00A159F1">
        <w:rPr>
          <w:rFonts w:ascii="Times New Roman" w:hAnsi="Times New Roman" w:cs="Times New Roman"/>
          <w:sz w:val="24"/>
          <w:szCs w:val="24"/>
        </w:rPr>
        <w:t>.</w:t>
      </w:r>
    </w:p>
    <w:p w14:paraId="517C43A2" w14:textId="72ED3057" w:rsidR="00256545" w:rsidRPr="008B3B82" w:rsidRDefault="00256545" w:rsidP="00084738">
      <w:pPr>
        <w:spacing w:line="360" w:lineRule="auto"/>
        <w:ind w:firstLine="720"/>
        <w:jc w:val="both"/>
        <w:rPr>
          <w:rFonts w:ascii="Times New Roman" w:hAnsi="Times New Roman" w:cs="Times New Roman"/>
          <w:color w:val="000000" w:themeColor="text1"/>
          <w:sz w:val="24"/>
          <w:szCs w:val="24"/>
        </w:rPr>
      </w:pPr>
    </w:p>
    <w:p w14:paraId="061D856B" w14:textId="2351B869" w:rsidR="009A0044" w:rsidRPr="008B3B82" w:rsidRDefault="00256545" w:rsidP="00084738">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Oleh </w:t>
      </w:r>
      <w:proofErr w:type="spellStart"/>
      <w:r w:rsidRPr="008B3B82">
        <w:rPr>
          <w:rFonts w:ascii="Times New Roman" w:hAnsi="Times New Roman" w:cs="Times New Roman"/>
          <w:color w:val="000000" w:themeColor="text1"/>
          <w:sz w:val="24"/>
          <w:szCs w:val="24"/>
        </w:rPr>
        <w:t>karena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itu</w:t>
      </w:r>
      <w:proofErr w:type="spellEnd"/>
      <w:r w:rsidRPr="008B3B82">
        <w:rPr>
          <w:rFonts w:ascii="Times New Roman" w:hAnsi="Times New Roman" w:cs="Times New Roman"/>
          <w:color w:val="000000" w:themeColor="text1"/>
          <w:sz w:val="24"/>
          <w:szCs w:val="24"/>
        </w:rPr>
        <w:t xml:space="preserve"> </w:t>
      </w:r>
      <w:r w:rsidRPr="008B3B82">
        <w:rPr>
          <w:rFonts w:ascii="Times New Roman" w:hAnsi="Times New Roman" w:cs="Times New Roman"/>
          <w:i/>
          <w:iCs/>
          <w:color w:val="000000" w:themeColor="text1"/>
          <w:sz w:val="24"/>
          <w:szCs w:val="24"/>
        </w:rPr>
        <w:t xml:space="preserve">mobile banking </w:t>
      </w:r>
      <w:r w:rsidRPr="008B3B82">
        <w:rPr>
          <w:rFonts w:ascii="Times New Roman" w:hAnsi="Times New Roman" w:cs="Times New Roman"/>
          <w:color w:val="000000" w:themeColor="text1"/>
          <w:sz w:val="24"/>
          <w:szCs w:val="24"/>
        </w:rPr>
        <w:t xml:space="preserve">dan </w:t>
      </w:r>
      <w:proofErr w:type="spellStart"/>
      <w:r w:rsidRPr="008B3B82">
        <w:rPr>
          <w:rFonts w:ascii="Times New Roman" w:hAnsi="Times New Roman" w:cs="Times New Roman"/>
          <w:color w:val="000000" w:themeColor="text1"/>
          <w:sz w:val="24"/>
          <w:szCs w:val="24"/>
        </w:rPr>
        <w:t>literasi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berpengaruh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terhadap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inklusi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keuangan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Semakin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berkembangnya</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teknologi</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tingkat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pemahaman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membangun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perekonomian</w:t>
      </w:r>
      <w:proofErr w:type="spellEnd"/>
      <w:r w:rsidRPr="008B3B82">
        <w:rPr>
          <w:rFonts w:ascii="Times New Roman" w:hAnsi="Times New Roman" w:cs="Times New Roman"/>
          <w:color w:val="000000" w:themeColor="text1"/>
          <w:sz w:val="24"/>
          <w:szCs w:val="24"/>
        </w:rPr>
        <w:t xml:space="preserve"> Indonesia </w:t>
      </w:r>
      <w:proofErr w:type="spellStart"/>
      <w:r w:rsidRPr="008B3B82">
        <w:rPr>
          <w:rFonts w:ascii="Times New Roman" w:hAnsi="Times New Roman" w:cs="Times New Roman"/>
          <w:color w:val="000000" w:themeColor="text1"/>
          <w:sz w:val="24"/>
          <w:szCs w:val="24"/>
        </w:rPr>
        <w:t>ke</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arah</w:t>
      </w:r>
      <w:proofErr w:type="spellEnd"/>
      <w:r w:rsidRPr="008B3B82">
        <w:rPr>
          <w:rFonts w:ascii="Times New Roman" w:hAnsi="Times New Roman" w:cs="Times New Roman"/>
          <w:color w:val="000000" w:themeColor="text1"/>
          <w:sz w:val="24"/>
          <w:szCs w:val="24"/>
        </w:rPr>
        <w:t xml:space="preserve"> yang </w:t>
      </w:r>
      <w:proofErr w:type="spellStart"/>
      <w:r w:rsidRPr="008B3B82">
        <w:rPr>
          <w:rFonts w:ascii="Times New Roman" w:hAnsi="Times New Roman" w:cs="Times New Roman"/>
          <w:color w:val="000000" w:themeColor="text1"/>
          <w:sz w:val="24"/>
          <w:szCs w:val="24"/>
        </w:rPr>
        <w:t>lebih</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baik</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stabil</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Dengan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begitu</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masyarakat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dapat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hidup</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sejahtera</w:t>
      </w:r>
      <w:proofErr w:type="spellEnd"/>
      <w:r w:rsidRPr="008B3B82">
        <w:rPr>
          <w:rFonts w:ascii="Times New Roman" w:hAnsi="Times New Roman" w:cs="Times New Roman"/>
          <w:color w:val="000000" w:themeColor="text1"/>
          <w:sz w:val="24"/>
          <w:szCs w:val="24"/>
        </w:rPr>
        <w:t xml:space="preserve"> dan </w:t>
      </w:r>
      <w:proofErr w:type="spellStart"/>
      <w:r w:rsidRPr="008B3B82">
        <w:rPr>
          <w:rFonts w:ascii="Times New Roman" w:hAnsi="Times New Roman" w:cs="Times New Roman"/>
          <w:color w:val="000000" w:themeColor="text1"/>
          <w:sz w:val="24"/>
          <w:szCs w:val="24"/>
        </w:rPr>
        <w:t>mengurangi</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tingkat</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kesenjangan</w:t>
      </w:r>
      <w:proofErr w:type="spellEnd"/>
      <w:r w:rsidRPr="008B3B82">
        <w:rPr>
          <w:rFonts w:ascii="Times New Roman" w:hAnsi="Times New Roman" w:cs="Times New Roman"/>
          <w:color w:val="000000" w:themeColor="text1"/>
          <w:sz w:val="24"/>
          <w:szCs w:val="24"/>
        </w:rPr>
        <w:t xml:space="preserve"> </w:t>
      </w:r>
      <w:proofErr w:type="spellStart"/>
      <w:r w:rsidRPr="008B3B82">
        <w:rPr>
          <w:rFonts w:ascii="Times New Roman" w:hAnsi="Times New Roman" w:cs="Times New Roman"/>
          <w:color w:val="000000" w:themeColor="text1"/>
          <w:sz w:val="24"/>
          <w:szCs w:val="24"/>
        </w:rPr>
        <w:t>sosial</w:t>
      </w:r>
      <w:proofErr w:type="spellEnd"/>
      <w:r w:rsidRPr="008B3B82">
        <w:rPr>
          <w:rFonts w:ascii="Times New Roman" w:hAnsi="Times New Roman" w:cs="Times New Roman"/>
          <w:color w:val="000000" w:themeColor="text1"/>
          <w:sz w:val="24"/>
          <w:szCs w:val="24"/>
        </w:rPr>
        <w:t xml:space="preserve">. </w:t>
      </w:r>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Penulis</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memilih</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daerah</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Jabodetabek</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sebagai</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sasaran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penelitian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karena</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sesuai</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dengan</w:t>
      </w:r>
      <w:proofErr w:type="spellEnd"/>
      <w:r w:rsidR="00442E90">
        <w:rPr>
          <w:rFonts w:ascii="Times New Roman" w:hAnsi="Times New Roman" w:cs="Times New Roman"/>
          <w:color w:val="000000" w:themeColor="text1"/>
          <w:sz w:val="24"/>
          <w:szCs w:val="24"/>
        </w:rPr>
        <w:t xml:space="preserve"> data yang </w:t>
      </w:r>
      <w:proofErr w:type="spellStart"/>
      <w:r w:rsidR="00442E90">
        <w:rPr>
          <w:rFonts w:ascii="Times New Roman" w:hAnsi="Times New Roman" w:cs="Times New Roman"/>
          <w:color w:val="000000" w:themeColor="text1"/>
          <w:sz w:val="24"/>
          <w:szCs w:val="24"/>
        </w:rPr>
        <w:t>ada</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Jabodetabek</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masih</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masuk</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dalam</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jajaran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provinsi</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dengan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persentase</w:t>
      </w:r>
      <w:proofErr w:type="spellEnd"/>
      <w:r w:rsidR="00442E90">
        <w:rPr>
          <w:rFonts w:ascii="Times New Roman" w:hAnsi="Times New Roman" w:cs="Times New Roman"/>
          <w:color w:val="000000" w:themeColor="text1"/>
          <w:sz w:val="24"/>
          <w:szCs w:val="24"/>
        </w:rPr>
        <w:t xml:space="preserve"> yang di </w:t>
      </w:r>
      <w:proofErr w:type="spellStart"/>
      <w:r w:rsidR="00442E90">
        <w:rPr>
          <w:rFonts w:ascii="Times New Roman" w:hAnsi="Times New Roman" w:cs="Times New Roman"/>
          <w:color w:val="000000" w:themeColor="text1"/>
          <w:sz w:val="24"/>
          <w:szCs w:val="24"/>
        </w:rPr>
        <w:t>atas</w:t>
      </w:r>
      <w:proofErr w:type="spellEnd"/>
      <w:r w:rsidR="00442E90">
        <w:rPr>
          <w:rFonts w:ascii="Times New Roman" w:hAnsi="Times New Roman" w:cs="Times New Roman"/>
          <w:color w:val="000000" w:themeColor="text1"/>
          <w:sz w:val="24"/>
          <w:szCs w:val="24"/>
        </w:rPr>
        <w:t xml:space="preserve"> rata-rata </w:t>
      </w:r>
      <w:proofErr w:type="spellStart"/>
      <w:r w:rsidR="00442E90">
        <w:rPr>
          <w:rFonts w:ascii="Times New Roman" w:hAnsi="Times New Roman" w:cs="Times New Roman"/>
          <w:color w:val="000000" w:themeColor="text1"/>
          <w:sz w:val="24"/>
          <w:szCs w:val="24"/>
        </w:rPr>
        <w:t>sehingga</w:t>
      </w:r>
      <w:proofErr w:type="spellEnd"/>
      <w:r w:rsidR="00442E90">
        <w:rPr>
          <w:rFonts w:ascii="Times New Roman" w:hAnsi="Times New Roman" w:cs="Times New Roman"/>
          <w:color w:val="000000" w:themeColor="text1"/>
          <w:sz w:val="24"/>
          <w:szCs w:val="24"/>
        </w:rPr>
        <w:t xml:space="preserve"> data yang </w:t>
      </w:r>
      <w:proofErr w:type="spellStart"/>
      <w:r w:rsidR="00442E90">
        <w:rPr>
          <w:rFonts w:ascii="Times New Roman" w:hAnsi="Times New Roman" w:cs="Times New Roman"/>
          <w:color w:val="000000" w:themeColor="text1"/>
          <w:sz w:val="24"/>
          <w:szCs w:val="24"/>
        </w:rPr>
        <w:t>didapatkan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akan</w:t>
      </w:r>
      <w:proofErr w:type="spellEnd"/>
      <w:r w:rsidR="00442E90">
        <w:rPr>
          <w:rFonts w:ascii="Times New Roman" w:hAnsi="Times New Roman" w:cs="Times New Roman"/>
          <w:color w:val="000000" w:themeColor="text1"/>
          <w:sz w:val="24"/>
          <w:szCs w:val="24"/>
        </w:rPr>
        <w:t xml:space="preserve"> </w:t>
      </w:r>
      <w:proofErr w:type="spellStart"/>
      <w:r w:rsidR="00442E90">
        <w:rPr>
          <w:rFonts w:ascii="Times New Roman" w:hAnsi="Times New Roman" w:cs="Times New Roman"/>
          <w:color w:val="000000" w:themeColor="text1"/>
          <w:sz w:val="24"/>
          <w:szCs w:val="24"/>
        </w:rPr>
        <w:t>lebih</w:t>
      </w:r>
      <w:proofErr w:type="spellEnd"/>
      <w:r w:rsidR="00442E90">
        <w:rPr>
          <w:rFonts w:ascii="Times New Roman" w:hAnsi="Times New Roman" w:cs="Times New Roman"/>
          <w:color w:val="000000" w:themeColor="text1"/>
          <w:sz w:val="24"/>
          <w:szCs w:val="24"/>
        </w:rPr>
        <w:t xml:space="preserve"> valid.</w:t>
      </w:r>
    </w:p>
    <w:p w14:paraId="5CFB1355" w14:textId="0B3350D6" w:rsidR="009A0044" w:rsidRDefault="009A0044" w:rsidP="00084738">
      <w:pPr>
        <w:pStyle w:val="Heading2"/>
        <w:numPr>
          <w:ilvl w:val="1"/>
          <w:numId w:val="2"/>
        </w:numPr>
        <w:spacing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Rumusan</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Masalah</w:t>
      </w:r>
      <w:proofErr w:type="spellEnd"/>
    </w:p>
    <w:p w14:paraId="7F211DCB" w14:textId="77777777" w:rsidR="008B3B82" w:rsidRPr="00DA2B3D" w:rsidRDefault="008B3B82" w:rsidP="00084738">
      <w:pPr>
        <w:spacing w:after="0" w:line="360" w:lineRule="auto"/>
        <w:jc w:val="both"/>
        <w:rPr>
          <w:rFonts w:ascii="Times New Roman" w:hAnsi="Times New Roman" w:cs="Times New Roman"/>
          <w:sz w:val="24"/>
          <w:szCs w:val="24"/>
        </w:rPr>
      </w:pPr>
      <w:proofErr w:type="spellStart"/>
      <w:r w:rsidRPr="00DA2B3D">
        <w:rPr>
          <w:rFonts w:ascii="Times New Roman" w:hAnsi="Times New Roman" w:cs="Times New Roman"/>
          <w:sz w:val="24"/>
          <w:szCs w:val="24"/>
        </w:rPr>
        <w:t>Berdasarkan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latar</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belakang</w:t>
      </w:r>
      <w:proofErr w:type="spellEnd"/>
      <w:r w:rsidRPr="00DA2B3D">
        <w:rPr>
          <w:rFonts w:ascii="Times New Roman" w:hAnsi="Times New Roman" w:cs="Times New Roman"/>
          <w:sz w:val="24"/>
          <w:szCs w:val="24"/>
        </w:rPr>
        <w:t xml:space="preserve"> yang </w:t>
      </w:r>
      <w:proofErr w:type="spellStart"/>
      <w:r w:rsidRPr="00DA2B3D">
        <w:rPr>
          <w:rFonts w:ascii="Times New Roman" w:hAnsi="Times New Roman" w:cs="Times New Roman"/>
          <w:sz w:val="24"/>
          <w:szCs w:val="24"/>
        </w:rPr>
        <w:t>telah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dikemukakan</w:t>
      </w:r>
      <w:proofErr w:type="spellEnd"/>
      <w:r w:rsidRPr="00DA2B3D">
        <w:rPr>
          <w:rFonts w:ascii="Times New Roman" w:hAnsi="Times New Roman" w:cs="Times New Roman"/>
          <w:sz w:val="24"/>
          <w:szCs w:val="24"/>
        </w:rPr>
        <w:t xml:space="preserve"> di </w:t>
      </w:r>
      <w:proofErr w:type="spellStart"/>
      <w:r w:rsidRPr="00DA2B3D">
        <w:rPr>
          <w:rFonts w:ascii="Times New Roman" w:hAnsi="Times New Roman" w:cs="Times New Roman"/>
          <w:sz w:val="24"/>
          <w:szCs w:val="24"/>
        </w:rPr>
        <w:t>atas</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maka</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dapat</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ditentukan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masalah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dalam</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penelitian</w:t>
      </w:r>
      <w:proofErr w:type="spellEnd"/>
      <w:r w:rsidRPr="00DA2B3D">
        <w:rPr>
          <w:rFonts w:ascii="Times New Roman" w:hAnsi="Times New Roman" w:cs="Times New Roman"/>
          <w:sz w:val="24"/>
          <w:szCs w:val="24"/>
        </w:rPr>
        <w:t xml:space="preserve"> ini </w:t>
      </w:r>
      <w:proofErr w:type="spellStart"/>
      <w:r w:rsidRPr="00DA2B3D">
        <w:rPr>
          <w:rFonts w:ascii="Times New Roman" w:hAnsi="Times New Roman" w:cs="Times New Roman"/>
          <w:sz w:val="24"/>
          <w:szCs w:val="24"/>
        </w:rPr>
        <w:t>sebagai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berikut</w:t>
      </w:r>
      <w:proofErr w:type="spellEnd"/>
      <w:r w:rsidRPr="00DA2B3D">
        <w:rPr>
          <w:rFonts w:ascii="Times New Roman" w:hAnsi="Times New Roman" w:cs="Times New Roman"/>
          <w:sz w:val="24"/>
          <w:szCs w:val="24"/>
        </w:rPr>
        <w:t>:</w:t>
      </w:r>
    </w:p>
    <w:p w14:paraId="3480F686" w14:textId="1FC209D4" w:rsidR="008B3B82" w:rsidRPr="00DA2B3D" w:rsidRDefault="008B3B82" w:rsidP="00084738">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DA2B3D">
        <w:rPr>
          <w:rFonts w:ascii="Times New Roman" w:hAnsi="Times New Roman" w:cs="Times New Roman"/>
          <w:sz w:val="24"/>
          <w:szCs w:val="24"/>
        </w:rPr>
        <w:t>Apakah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terdapat</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r w:rsidR="00610892">
        <w:rPr>
          <w:rFonts w:ascii="Times New Roman" w:hAnsi="Times New Roman" w:cs="Times New Roman"/>
          <w:i/>
          <w:iCs/>
          <w:sz w:val="24"/>
          <w:szCs w:val="24"/>
        </w:rPr>
        <w:t>personal innovativeness</w:t>
      </w:r>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commentRangeStart w:id="10"/>
      <w:proofErr w:type="spellStart"/>
      <w:r w:rsidR="005A01D3">
        <w:rPr>
          <w:rFonts w:ascii="Times New Roman" w:hAnsi="Times New Roman" w:cs="Times New Roman"/>
          <w:sz w:val="24"/>
          <w:szCs w:val="24"/>
        </w:rPr>
        <w:t>Jabodetabek</w:t>
      </w:r>
      <w:proofErr w:type="spellEnd"/>
      <w:r w:rsidRPr="00DA2B3D">
        <w:rPr>
          <w:rFonts w:ascii="Times New Roman" w:hAnsi="Times New Roman" w:cs="Times New Roman"/>
          <w:sz w:val="24"/>
          <w:szCs w:val="24"/>
        </w:rPr>
        <w:t>?</w:t>
      </w:r>
      <w:commentRangeEnd w:id="10"/>
      <w:r w:rsidR="00442175">
        <w:rPr>
          <w:rStyle w:val="CommentReference"/>
        </w:rPr>
        <w:commentReference w:id="10"/>
      </w:r>
    </w:p>
    <w:p w14:paraId="4AB0E3D4" w14:textId="49847499" w:rsidR="008B3B82" w:rsidRDefault="008B3B82" w:rsidP="00084738">
      <w:pPr>
        <w:pStyle w:val="ListParagraph"/>
        <w:numPr>
          <w:ilvl w:val="0"/>
          <w:numId w:val="3"/>
        </w:numPr>
        <w:spacing w:before="240" w:after="0" w:line="360" w:lineRule="auto"/>
        <w:ind w:left="426" w:hanging="437"/>
        <w:jc w:val="both"/>
        <w:rPr>
          <w:rFonts w:ascii="Times New Roman" w:hAnsi="Times New Roman" w:cs="Times New Roman"/>
          <w:sz w:val="24"/>
          <w:szCs w:val="24"/>
        </w:rPr>
      </w:pPr>
      <w:proofErr w:type="spellStart"/>
      <w:r w:rsidRPr="00DA2B3D">
        <w:rPr>
          <w:rFonts w:ascii="Times New Roman" w:hAnsi="Times New Roman" w:cs="Times New Roman"/>
          <w:sz w:val="24"/>
          <w:szCs w:val="24"/>
        </w:rPr>
        <w:t>Apakah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terdapat</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r w:rsidR="00610892">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proofErr w:type="spellStart"/>
      <w:r w:rsidR="005A01D3">
        <w:rPr>
          <w:rFonts w:ascii="Times New Roman" w:hAnsi="Times New Roman" w:cs="Times New Roman"/>
          <w:sz w:val="24"/>
          <w:szCs w:val="24"/>
        </w:rPr>
        <w:t>Jabodetabek</w:t>
      </w:r>
      <w:proofErr w:type="spellEnd"/>
      <w:r w:rsidRPr="00DA2B3D">
        <w:rPr>
          <w:rFonts w:ascii="Times New Roman" w:hAnsi="Times New Roman" w:cs="Times New Roman"/>
          <w:sz w:val="24"/>
          <w:szCs w:val="24"/>
        </w:rPr>
        <w:t>?</w:t>
      </w:r>
    </w:p>
    <w:p w14:paraId="0BAA7365" w14:textId="57E721C6" w:rsidR="00610892" w:rsidRDefault="00610892" w:rsidP="00084738">
      <w:pPr>
        <w:pStyle w:val="ListParagraph"/>
        <w:numPr>
          <w:ilvl w:val="0"/>
          <w:numId w:val="3"/>
        </w:numPr>
        <w:spacing w:before="240" w:after="0" w:line="360" w:lineRule="auto"/>
        <w:ind w:left="426" w:hanging="43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inklusi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proofErr w:type="spellStart"/>
      <w:r w:rsidR="005A01D3">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70C1397D" w14:textId="0FF713D4" w:rsidR="00610892" w:rsidRDefault="00610892" w:rsidP="00084738">
      <w:pPr>
        <w:pStyle w:val="ListParagraph"/>
        <w:numPr>
          <w:ilvl w:val="0"/>
          <w:numId w:val="3"/>
        </w:numPr>
        <w:spacing w:before="240" w:after="0" w:line="360" w:lineRule="auto"/>
        <w:ind w:left="426" w:hanging="43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inklusi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proofErr w:type="spellStart"/>
      <w:r w:rsidR="005A01D3">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4E0EED36" w14:textId="33E56D65" w:rsidR="00610892" w:rsidRPr="008B3B82" w:rsidRDefault="00610892" w:rsidP="00084738">
      <w:pPr>
        <w:pStyle w:val="ListParagraph"/>
        <w:numPr>
          <w:ilvl w:val="0"/>
          <w:numId w:val="3"/>
        </w:numPr>
        <w:spacing w:before="240" w:after="0" w:line="360" w:lineRule="auto"/>
        <w:ind w:left="426" w:hanging="43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inklusi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proofErr w:type="spellStart"/>
      <w:r w:rsidR="005A01D3">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5C4718AB" w14:textId="1B72C700" w:rsidR="009A0044" w:rsidRDefault="009A0044" w:rsidP="00084738">
      <w:pPr>
        <w:pStyle w:val="Heading2"/>
        <w:numPr>
          <w:ilvl w:val="1"/>
          <w:numId w:val="2"/>
        </w:numPr>
        <w:spacing w:before="240"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Tujuan</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Penelitian</w:t>
      </w:r>
      <w:proofErr w:type="spellEnd"/>
    </w:p>
    <w:p w14:paraId="30BAFCD5" w14:textId="0B86BC95" w:rsidR="00ED1C40" w:rsidRPr="00DA2B3D" w:rsidRDefault="00BA3856" w:rsidP="00084738">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diuraikan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00ED1C40" w:rsidRPr="00DA2B3D">
        <w:rPr>
          <w:rFonts w:ascii="Times New Roman" w:hAnsi="Times New Roman" w:cs="Times New Roman"/>
          <w:sz w:val="24"/>
          <w:szCs w:val="24"/>
        </w:rPr>
        <w:t>ujuan</w:t>
      </w:r>
      <w:proofErr w:type="spellEnd"/>
      <w:r w:rsidR="00ED1C40" w:rsidRPr="00DA2B3D">
        <w:rPr>
          <w:rFonts w:ascii="Times New Roman" w:hAnsi="Times New Roman" w:cs="Times New Roman"/>
          <w:sz w:val="24"/>
          <w:szCs w:val="24"/>
        </w:rPr>
        <w:t xml:space="preserve"> yang </w:t>
      </w:r>
      <w:proofErr w:type="spellStart"/>
      <w:r w:rsidR="00ED1C40" w:rsidRPr="00DA2B3D">
        <w:rPr>
          <w:rFonts w:ascii="Times New Roman" w:hAnsi="Times New Roman" w:cs="Times New Roman"/>
          <w:sz w:val="24"/>
          <w:szCs w:val="24"/>
        </w:rPr>
        <w:t>diharapkan</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untuk</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dicapai</w:t>
      </w:r>
      <w:proofErr w:type="spellEnd"/>
      <w:r w:rsidR="00ED1C40" w:rsidRPr="00DA2B3D">
        <w:rPr>
          <w:rFonts w:ascii="Times New Roman" w:hAnsi="Times New Roman" w:cs="Times New Roman"/>
          <w:sz w:val="24"/>
          <w:szCs w:val="24"/>
        </w:rPr>
        <w:t xml:space="preserve"> pada </w:t>
      </w:r>
      <w:proofErr w:type="spellStart"/>
      <w:r w:rsidR="00ED1C40" w:rsidRPr="00DA2B3D">
        <w:rPr>
          <w:rFonts w:ascii="Times New Roman" w:hAnsi="Times New Roman" w:cs="Times New Roman"/>
          <w:sz w:val="24"/>
          <w:szCs w:val="24"/>
        </w:rPr>
        <w:t>penelitian</w:t>
      </w:r>
      <w:proofErr w:type="spellEnd"/>
      <w:r w:rsidR="00ED1C40" w:rsidRPr="00DA2B3D">
        <w:rPr>
          <w:rFonts w:ascii="Times New Roman" w:hAnsi="Times New Roman" w:cs="Times New Roman"/>
          <w:sz w:val="24"/>
          <w:szCs w:val="24"/>
        </w:rPr>
        <w:t xml:space="preserve"> ini </w:t>
      </w:r>
      <w:proofErr w:type="spellStart"/>
      <w:r w:rsidR="00ED1C40" w:rsidRPr="00DA2B3D">
        <w:rPr>
          <w:rFonts w:ascii="Times New Roman" w:hAnsi="Times New Roman" w:cs="Times New Roman"/>
          <w:sz w:val="24"/>
          <w:szCs w:val="24"/>
        </w:rPr>
        <w:t>adalah</w:t>
      </w:r>
      <w:proofErr w:type="spellEnd"/>
    </w:p>
    <w:p w14:paraId="1082430F" w14:textId="7F2ED199" w:rsidR="00ED1C40" w:rsidRPr="00DA2B3D" w:rsidRDefault="007A5EC7" w:rsidP="00084738">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personal innovativeness </w:t>
      </w:r>
      <w:proofErr w:type="spellStart"/>
      <w:r>
        <w:rPr>
          <w:rFonts w:ascii="Times New Roman" w:hAnsi="Times New Roman" w:cs="Times New Roman"/>
          <w:sz w:val="24"/>
          <w:szCs w:val="24"/>
        </w:rPr>
        <w:t>mempunyai</w:t>
      </w:r>
      <w:proofErr w:type="spellEnd"/>
      <w:ins w:id="11" w:author="Shinta Amalina Hazrati H" w:date="2020-03-21T10:26:00Z">
        <w:r w:rsidR="00442175">
          <w:rPr>
            <w:rFonts w:ascii="Times New Roman" w:hAnsi="Times New Roman" w:cs="Times New Roman"/>
            <w:sz w:val="24"/>
            <w:szCs w:val="24"/>
          </w:rPr>
          <w:t xml:space="preserve"> </w:t>
        </w:r>
      </w:ins>
      <w:proofErr w:type="spellStart"/>
      <w:r w:rsidR="00ED1C40" w:rsidRPr="00DA2B3D">
        <w:rPr>
          <w:rFonts w:ascii="Times New Roman" w:hAnsi="Times New Roman" w:cs="Times New Roman"/>
          <w:sz w:val="24"/>
          <w:szCs w:val="24"/>
        </w:rPr>
        <w:t>pengaruh</w:t>
      </w:r>
      <w:proofErr w:type="spellEnd"/>
      <w:r w:rsidR="00ED1C40"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terhadap</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inklusi</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keuangan</w:t>
      </w:r>
      <w:proofErr w:type="spellEnd"/>
      <w:r w:rsidR="005A01D3">
        <w:rPr>
          <w:rFonts w:ascii="Times New Roman" w:hAnsi="Times New Roman" w:cs="Times New Roman"/>
          <w:sz w:val="24"/>
          <w:szCs w:val="24"/>
        </w:rPr>
        <w:t xml:space="preserve"> di </w:t>
      </w:r>
      <w:proofErr w:type="spellStart"/>
      <w:r w:rsidR="005A01D3">
        <w:rPr>
          <w:rFonts w:ascii="Times New Roman" w:hAnsi="Times New Roman" w:cs="Times New Roman"/>
          <w:sz w:val="24"/>
          <w:szCs w:val="24"/>
        </w:rPr>
        <w:t>daerah</w:t>
      </w:r>
      <w:proofErr w:type="spellEnd"/>
      <w:r w:rsidR="005A01D3">
        <w:rPr>
          <w:rFonts w:ascii="Times New Roman" w:hAnsi="Times New Roman" w:cs="Times New Roman"/>
          <w:sz w:val="24"/>
          <w:szCs w:val="24"/>
        </w:rPr>
        <w:t xml:space="preserve"> </w:t>
      </w:r>
      <w:proofErr w:type="spellStart"/>
      <w:r w:rsidR="005A01D3">
        <w:rPr>
          <w:rFonts w:ascii="Times New Roman" w:hAnsi="Times New Roman" w:cs="Times New Roman"/>
          <w:sz w:val="24"/>
          <w:szCs w:val="24"/>
        </w:rPr>
        <w:t>Jabodetabek</w:t>
      </w:r>
      <w:proofErr w:type="spellEnd"/>
      <w:r w:rsidR="005A01D3">
        <w:rPr>
          <w:rFonts w:ascii="Times New Roman" w:hAnsi="Times New Roman" w:cs="Times New Roman"/>
          <w:sz w:val="24"/>
          <w:szCs w:val="24"/>
        </w:rPr>
        <w:t>.</w:t>
      </w:r>
    </w:p>
    <w:p w14:paraId="24A8DABF" w14:textId="57520050" w:rsidR="007A5EC7" w:rsidRPr="00DA2B3D" w:rsidRDefault="007A5EC7" w:rsidP="00084738">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ins w:id="12" w:author="Shinta Amalina Hazrati H" w:date="2020-03-21T10:26:00Z">
        <w:r>
          <w:rPr>
            <w:rFonts w:ascii="Times New Roman" w:hAnsi="Times New Roman" w:cs="Times New Roman"/>
            <w:sz w:val="24"/>
            <w:szCs w:val="24"/>
          </w:rPr>
          <w:t xml:space="preserve"> </w:t>
        </w:r>
      </w:ins>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60DE8F9F" w14:textId="43E07C16" w:rsidR="00126CEC" w:rsidRPr="00DA2B3D" w:rsidRDefault="00126CEC" w:rsidP="00084738">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ins w:id="13" w:author="Shinta Amalina Hazrati H" w:date="2020-03-21T10:26:00Z">
        <w:r>
          <w:rPr>
            <w:rFonts w:ascii="Times New Roman" w:hAnsi="Times New Roman" w:cs="Times New Roman"/>
            <w:sz w:val="24"/>
            <w:szCs w:val="24"/>
          </w:rPr>
          <w:t xml:space="preserve"> </w:t>
        </w:r>
      </w:ins>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5538B91A" w14:textId="15560903" w:rsidR="00126CEC" w:rsidRPr="00DA2B3D" w:rsidRDefault="00126CEC" w:rsidP="00084738">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ins w:id="14" w:author="Shinta Amalina Hazrati H" w:date="2020-03-21T10:26:00Z">
        <w:r>
          <w:rPr>
            <w:rFonts w:ascii="Times New Roman" w:hAnsi="Times New Roman" w:cs="Times New Roman"/>
            <w:sz w:val="24"/>
            <w:szCs w:val="24"/>
          </w:rPr>
          <w:t xml:space="preserve"> </w:t>
        </w:r>
      </w:ins>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7C21FB53" w14:textId="3CDCBAA2" w:rsidR="00126CEC" w:rsidRPr="00DA2B3D" w:rsidRDefault="00126CEC" w:rsidP="00E67C34">
      <w:pPr>
        <w:pStyle w:val="ListParagraph"/>
        <w:numPr>
          <w:ilvl w:val="0"/>
          <w:numId w:val="4"/>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ins w:id="15" w:author="Shinta Amalina Hazrati H" w:date="2020-03-21T10:26:00Z">
        <w:r>
          <w:rPr>
            <w:rFonts w:ascii="Times New Roman" w:hAnsi="Times New Roman" w:cs="Times New Roman"/>
            <w:sz w:val="24"/>
            <w:szCs w:val="24"/>
          </w:rPr>
          <w:t xml:space="preserve"> </w:t>
        </w:r>
      </w:ins>
      <w:proofErr w:type="spellStart"/>
      <w:r w:rsidRPr="00DA2B3D">
        <w:rPr>
          <w:rFonts w:ascii="Times New Roman" w:hAnsi="Times New Roman" w:cs="Times New Roman"/>
          <w:sz w:val="24"/>
          <w:szCs w:val="24"/>
        </w:rPr>
        <w:t>pengaruh</w:t>
      </w:r>
      <w:proofErr w:type="spellEnd"/>
      <w:r w:rsidRPr="00DA2B3D">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terhadap</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24726E6E" w14:textId="2776D323" w:rsidR="009A0044" w:rsidRDefault="009A0044" w:rsidP="00084738">
      <w:pPr>
        <w:pStyle w:val="Heading2"/>
        <w:numPr>
          <w:ilvl w:val="1"/>
          <w:numId w:val="2"/>
        </w:numPr>
        <w:spacing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Manfaat</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Penelitian</w:t>
      </w:r>
      <w:proofErr w:type="spellEnd"/>
    </w:p>
    <w:p w14:paraId="408E9C55" w14:textId="1FF88936" w:rsidR="00ED1C40" w:rsidRPr="00DA2B3D" w:rsidRDefault="006F3BC8" w:rsidP="00084738">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00ED1C40" w:rsidRPr="00DA2B3D">
        <w:rPr>
          <w:rFonts w:ascii="Times New Roman" w:hAnsi="Times New Roman" w:cs="Times New Roman"/>
          <w:sz w:val="24"/>
          <w:szCs w:val="24"/>
        </w:rPr>
        <w:t>dapun</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manfaat</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dari</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penelitian</w:t>
      </w:r>
      <w:proofErr w:type="spellEnd"/>
      <w:r w:rsidR="00ED1C40" w:rsidRPr="00DA2B3D">
        <w:rPr>
          <w:rFonts w:ascii="Times New Roman" w:hAnsi="Times New Roman" w:cs="Times New Roman"/>
          <w:sz w:val="24"/>
          <w:szCs w:val="24"/>
        </w:rPr>
        <w:t xml:space="preserve"> ini </w:t>
      </w:r>
      <w:proofErr w:type="spellStart"/>
      <w:r w:rsidR="00ED1C40" w:rsidRPr="00DA2B3D">
        <w:rPr>
          <w:rFonts w:ascii="Times New Roman" w:hAnsi="Times New Roman" w:cs="Times New Roman"/>
          <w:sz w:val="24"/>
          <w:szCs w:val="24"/>
        </w:rPr>
        <w:t>sebagai</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berikut</w:t>
      </w:r>
      <w:proofErr w:type="spellEnd"/>
    </w:p>
    <w:p w14:paraId="3A10347B" w14:textId="1470E3D0" w:rsidR="00ED1C40" w:rsidRPr="00DA2B3D" w:rsidRDefault="006F3BC8" w:rsidP="00084738">
      <w:pPr>
        <w:pStyle w:val="ListParagraph"/>
        <w:numPr>
          <w:ilvl w:val="0"/>
          <w:numId w:val="5"/>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ED1C40" w:rsidRPr="00DA2B3D">
        <w:rPr>
          <w:rFonts w:ascii="Times New Roman" w:hAnsi="Times New Roman" w:cs="Times New Roman"/>
          <w:sz w:val="24"/>
          <w:szCs w:val="24"/>
        </w:rPr>
        <w:t>eneliti</w:t>
      </w:r>
      <w:proofErr w:type="spellEnd"/>
    </w:p>
    <w:p w14:paraId="1ABA3717" w14:textId="560A5D1B" w:rsidR="00ED1C40" w:rsidRPr="00DA2B3D" w:rsidRDefault="00ED1C40" w:rsidP="00084738">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DA2B3D">
        <w:rPr>
          <w:rFonts w:ascii="Times New Roman" w:hAnsi="Times New Roman" w:cs="Times New Roman"/>
          <w:sz w:val="24"/>
          <w:szCs w:val="24"/>
        </w:rPr>
        <w:t>Menambah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pengetahuan</w:t>
      </w:r>
      <w:proofErr w:type="spellEnd"/>
      <w:r w:rsidRPr="00DA2B3D">
        <w:rPr>
          <w:rFonts w:ascii="Times New Roman" w:hAnsi="Times New Roman" w:cs="Times New Roman"/>
          <w:sz w:val="24"/>
          <w:szCs w:val="24"/>
        </w:rPr>
        <w:t xml:space="preserve"> dan </w:t>
      </w:r>
      <w:proofErr w:type="spellStart"/>
      <w:r w:rsidRPr="00DA2B3D">
        <w:rPr>
          <w:rFonts w:ascii="Times New Roman" w:hAnsi="Times New Roman" w:cs="Times New Roman"/>
          <w:sz w:val="24"/>
          <w:szCs w:val="24"/>
        </w:rPr>
        <w:t>informasi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khususnya</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mengenai</w:t>
      </w:r>
      <w:proofErr w:type="spellEnd"/>
      <w:r w:rsidRPr="00DA2B3D">
        <w:rPr>
          <w:rFonts w:ascii="Times New Roman" w:hAnsi="Times New Roman" w:cs="Times New Roman"/>
          <w:sz w:val="24"/>
          <w:szCs w:val="24"/>
        </w:rPr>
        <w:t xml:space="preserve"> </w:t>
      </w:r>
      <w:commentRangeStart w:id="16"/>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sidR="00F4356E">
        <w:rPr>
          <w:rFonts w:ascii="Times New Roman" w:hAnsi="Times New Roman" w:cs="Times New Roman"/>
          <w:sz w:val="24"/>
          <w:szCs w:val="24"/>
        </w:rPr>
        <w:t xml:space="preserve">, </w:t>
      </w:r>
      <w:proofErr w:type="spellStart"/>
      <w:r w:rsidR="00F4356E">
        <w:rPr>
          <w:rFonts w:ascii="Times New Roman" w:hAnsi="Times New Roman" w:cs="Times New Roman"/>
          <w:sz w:val="24"/>
          <w:szCs w:val="24"/>
        </w:rPr>
        <w:t>literasi</w:t>
      </w:r>
      <w:proofErr w:type="spellEnd"/>
      <w:r w:rsidR="00F4356E">
        <w:rPr>
          <w:rFonts w:ascii="Times New Roman" w:hAnsi="Times New Roman" w:cs="Times New Roman"/>
          <w:sz w:val="24"/>
          <w:szCs w:val="24"/>
        </w:rPr>
        <w:t xml:space="preserve"> </w:t>
      </w:r>
      <w:proofErr w:type="spellStart"/>
      <w:r w:rsidR="00F4356E">
        <w:rPr>
          <w:rFonts w:ascii="Times New Roman" w:hAnsi="Times New Roman" w:cs="Times New Roman"/>
          <w:sz w:val="24"/>
          <w:szCs w:val="24"/>
        </w:rPr>
        <w:t>keuangan</w:t>
      </w:r>
      <w:proofErr w:type="spellEnd"/>
      <w:r w:rsidR="00F4356E">
        <w:rPr>
          <w:rFonts w:ascii="Times New Roman" w:hAnsi="Times New Roman" w:cs="Times New Roman"/>
          <w:sz w:val="24"/>
          <w:szCs w:val="24"/>
        </w:rPr>
        <w:t xml:space="preserve">, </w:t>
      </w:r>
      <w:r w:rsidR="00AA79A3">
        <w:rPr>
          <w:rFonts w:ascii="Times New Roman" w:hAnsi="Times New Roman" w:cs="Times New Roman"/>
          <w:i/>
          <w:iCs/>
          <w:sz w:val="24"/>
          <w:szCs w:val="24"/>
        </w:rPr>
        <w:t xml:space="preserve">individual differences </w:t>
      </w:r>
      <w:r w:rsidR="00F4356E">
        <w:rPr>
          <w:rFonts w:ascii="Times New Roman" w:hAnsi="Times New Roman" w:cs="Times New Roman"/>
          <w:sz w:val="24"/>
          <w:szCs w:val="24"/>
        </w:rPr>
        <w:t xml:space="preserve">dan </w:t>
      </w:r>
      <w:r w:rsidR="00F4356E">
        <w:rPr>
          <w:rFonts w:ascii="Times New Roman" w:hAnsi="Times New Roman" w:cs="Times New Roman"/>
          <w:i/>
          <w:iCs/>
          <w:sz w:val="24"/>
          <w:szCs w:val="24"/>
        </w:rPr>
        <w:t>mobile banking</w:t>
      </w:r>
      <w:r w:rsidRPr="00DA2B3D">
        <w:rPr>
          <w:rFonts w:ascii="Times New Roman" w:hAnsi="Times New Roman" w:cs="Times New Roman"/>
          <w:sz w:val="24"/>
          <w:szCs w:val="24"/>
        </w:rPr>
        <w:t>.</w:t>
      </w:r>
      <w:commentRangeEnd w:id="16"/>
      <w:r w:rsidR="00442175">
        <w:rPr>
          <w:rStyle w:val="CommentReference"/>
        </w:rPr>
        <w:commentReference w:id="16"/>
      </w:r>
    </w:p>
    <w:p w14:paraId="74E0301D" w14:textId="77777777" w:rsidR="00ED1C40" w:rsidRPr="00DA2B3D" w:rsidRDefault="00ED1C40" w:rsidP="00084738">
      <w:pPr>
        <w:pStyle w:val="ListParagraph"/>
        <w:numPr>
          <w:ilvl w:val="1"/>
          <w:numId w:val="5"/>
        </w:numPr>
        <w:spacing w:line="360" w:lineRule="auto"/>
        <w:ind w:left="851" w:hanging="425"/>
        <w:jc w:val="both"/>
        <w:rPr>
          <w:rFonts w:ascii="Times New Roman" w:hAnsi="Times New Roman" w:cs="Times New Roman"/>
          <w:sz w:val="24"/>
          <w:szCs w:val="24"/>
        </w:rPr>
      </w:pPr>
      <w:proofErr w:type="spellStart"/>
      <w:r w:rsidRPr="00DA2B3D">
        <w:rPr>
          <w:rFonts w:ascii="Times New Roman" w:hAnsi="Times New Roman" w:cs="Times New Roman"/>
          <w:sz w:val="24"/>
          <w:szCs w:val="24"/>
        </w:rPr>
        <w:t>Menambah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pengetahuan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khususnya</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untuk</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lebih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memahami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faktor-faktor</w:t>
      </w:r>
      <w:proofErr w:type="spellEnd"/>
      <w:r w:rsidRPr="00DA2B3D">
        <w:rPr>
          <w:rFonts w:ascii="Times New Roman" w:hAnsi="Times New Roman" w:cs="Times New Roman"/>
          <w:sz w:val="24"/>
          <w:szCs w:val="24"/>
        </w:rPr>
        <w:t xml:space="preserve"> yang </w:t>
      </w:r>
      <w:proofErr w:type="spellStart"/>
      <w:r w:rsidRPr="00DA2B3D">
        <w:rPr>
          <w:rFonts w:ascii="Times New Roman" w:hAnsi="Times New Roman" w:cs="Times New Roman"/>
          <w:sz w:val="24"/>
          <w:szCs w:val="24"/>
        </w:rPr>
        <w:t>mempengaruhi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sidRPr="00DA2B3D">
        <w:rPr>
          <w:rFonts w:ascii="Times New Roman" w:hAnsi="Times New Roman" w:cs="Times New Roman"/>
          <w:sz w:val="24"/>
          <w:szCs w:val="24"/>
        </w:rPr>
        <w:t>.</w:t>
      </w:r>
    </w:p>
    <w:p w14:paraId="57A2C2AB" w14:textId="3C08CC3C" w:rsidR="00ED1C40" w:rsidRPr="00DA2B3D" w:rsidRDefault="006F3BC8" w:rsidP="00084738">
      <w:pPr>
        <w:pStyle w:val="ListParagraph"/>
        <w:numPr>
          <w:ilvl w:val="0"/>
          <w:numId w:val="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M</w:t>
      </w:r>
      <w:r w:rsidR="00ED1C40" w:rsidRPr="00DA2B3D">
        <w:rPr>
          <w:rFonts w:ascii="Times New Roman" w:hAnsi="Times New Roman" w:cs="Times New Roman"/>
          <w:sz w:val="24"/>
          <w:szCs w:val="24"/>
        </w:rPr>
        <w:t xml:space="preserve">asyarakat di </w:t>
      </w:r>
      <w:proofErr w:type="spellStart"/>
      <w:r w:rsidR="00ED1C40" w:rsidRPr="00DA2B3D">
        <w:rPr>
          <w:rFonts w:ascii="Times New Roman" w:hAnsi="Times New Roman" w:cs="Times New Roman"/>
          <w:sz w:val="24"/>
          <w:szCs w:val="24"/>
        </w:rPr>
        <w:t>Jabodetabek</w:t>
      </w:r>
      <w:proofErr w:type="spellEnd"/>
    </w:p>
    <w:p w14:paraId="1A12F6F6" w14:textId="28E894F6" w:rsidR="00ED1C40" w:rsidRDefault="00ED1C40" w:rsidP="00084738">
      <w:pPr>
        <w:pStyle w:val="ListParagraph"/>
        <w:numPr>
          <w:ilvl w:val="1"/>
          <w:numId w:val="5"/>
        </w:numPr>
        <w:spacing w:line="360" w:lineRule="auto"/>
        <w:ind w:left="851" w:hanging="425"/>
        <w:jc w:val="both"/>
        <w:rPr>
          <w:rFonts w:ascii="Times New Roman" w:hAnsi="Times New Roman" w:cs="Times New Roman"/>
          <w:sz w:val="24"/>
          <w:szCs w:val="24"/>
        </w:rPr>
      </w:pPr>
      <w:proofErr w:type="spellStart"/>
      <w:r w:rsidRPr="00DA2B3D">
        <w:rPr>
          <w:rFonts w:ascii="Times New Roman" w:hAnsi="Times New Roman" w:cs="Times New Roman"/>
          <w:sz w:val="24"/>
          <w:szCs w:val="24"/>
        </w:rPr>
        <w:t>Sebagai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bahan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pembelajaran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untuk</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mengetahui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lebih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banyak</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mengenai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inklusi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keuangan</w:t>
      </w:r>
      <w:proofErr w:type="spellEnd"/>
      <w:r w:rsidR="007B13AB">
        <w:rPr>
          <w:rFonts w:ascii="Times New Roman" w:hAnsi="Times New Roman" w:cs="Times New Roman"/>
          <w:sz w:val="24"/>
          <w:szCs w:val="24"/>
        </w:rPr>
        <w:t>,</w:t>
      </w:r>
      <w:r w:rsidR="007B13AB" w:rsidRPr="007B13AB">
        <w:rPr>
          <w:rFonts w:ascii="Times New Roman" w:hAnsi="Times New Roman" w:cs="Times New Roman"/>
          <w:sz w:val="24"/>
          <w:szCs w:val="24"/>
        </w:rPr>
        <w:t xml:space="preserve"> </w:t>
      </w:r>
      <w:proofErr w:type="spellStart"/>
      <w:r w:rsidR="007B13AB">
        <w:rPr>
          <w:rFonts w:ascii="Times New Roman" w:hAnsi="Times New Roman" w:cs="Times New Roman"/>
          <w:sz w:val="24"/>
          <w:szCs w:val="24"/>
        </w:rPr>
        <w:t>literasi</w:t>
      </w:r>
      <w:proofErr w:type="spellEnd"/>
      <w:r w:rsidR="007B13AB">
        <w:rPr>
          <w:rFonts w:ascii="Times New Roman" w:hAnsi="Times New Roman" w:cs="Times New Roman"/>
          <w:sz w:val="24"/>
          <w:szCs w:val="24"/>
        </w:rPr>
        <w:t xml:space="preserve"> </w:t>
      </w:r>
      <w:proofErr w:type="spellStart"/>
      <w:r w:rsidR="007B13AB">
        <w:rPr>
          <w:rFonts w:ascii="Times New Roman" w:hAnsi="Times New Roman" w:cs="Times New Roman"/>
          <w:sz w:val="24"/>
          <w:szCs w:val="24"/>
        </w:rPr>
        <w:t>keuangan</w:t>
      </w:r>
      <w:proofErr w:type="spellEnd"/>
      <w:r w:rsidR="007B13AB">
        <w:rPr>
          <w:rFonts w:ascii="Times New Roman" w:hAnsi="Times New Roman" w:cs="Times New Roman"/>
          <w:sz w:val="24"/>
          <w:szCs w:val="24"/>
        </w:rPr>
        <w:t>,</w:t>
      </w:r>
      <w:r w:rsidR="00673EEE">
        <w:rPr>
          <w:rFonts w:ascii="Times New Roman" w:hAnsi="Times New Roman" w:cs="Times New Roman"/>
          <w:sz w:val="24"/>
          <w:szCs w:val="24"/>
        </w:rPr>
        <w:t xml:space="preserve"> </w:t>
      </w:r>
      <w:r w:rsidR="00673EEE">
        <w:rPr>
          <w:rFonts w:ascii="Times New Roman" w:hAnsi="Times New Roman" w:cs="Times New Roman"/>
          <w:i/>
          <w:iCs/>
          <w:sz w:val="24"/>
          <w:szCs w:val="24"/>
        </w:rPr>
        <w:t>individual differences</w:t>
      </w:r>
      <w:r w:rsidR="00673EEE">
        <w:rPr>
          <w:rFonts w:ascii="Times New Roman" w:hAnsi="Times New Roman" w:cs="Times New Roman"/>
          <w:sz w:val="24"/>
          <w:szCs w:val="24"/>
        </w:rPr>
        <w:t xml:space="preserve"> </w:t>
      </w:r>
      <w:r w:rsidR="007B13AB">
        <w:rPr>
          <w:rFonts w:ascii="Times New Roman" w:hAnsi="Times New Roman" w:cs="Times New Roman"/>
          <w:sz w:val="24"/>
          <w:szCs w:val="24"/>
        </w:rPr>
        <w:t xml:space="preserve">dan </w:t>
      </w:r>
      <w:r w:rsidR="007B13AB">
        <w:rPr>
          <w:rFonts w:ascii="Times New Roman" w:hAnsi="Times New Roman" w:cs="Times New Roman"/>
          <w:i/>
          <w:iCs/>
          <w:sz w:val="24"/>
          <w:szCs w:val="24"/>
        </w:rPr>
        <w:t>mobile banking</w:t>
      </w:r>
      <w:r w:rsidR="007B13AB" w:rsidRPr="00DA2B3D">
        <w:rPr>
          <w:rFonts w:ascii="Times New Roman" w:hAnsi="Times New Roman" w:cs="Times New Roman"/>
          <w:sz w:val="24"/>
          <w:szCs w:val="24"/>
        </w:rPr>
        <w:t>.</w:t>
      </w:r>
    </w:p>
    <w:p w14:paraId="0762904B" w14:textId="6570D8A9" w:rsidR="006F3BC8" w:rsidRPr="00DA2B3D" w:rsidRDefault="006F3BC8" w:rsidP="00084738">
      <w:pPr>
        <w:pStyle w:val="ListParagraph"/>
        <w:numPr>
          <w:ilvl w:val="1"/>
          <w:numId w:val="5"/>
        </w:numPr>
        <w:spacing w:line="36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kesadaran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inklusi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w:t>
      </w:r>
    </w:p>
    <w:p w14:paraId="6498F0DD" w14:textId="185B0C27" w:rsidR="00ED1C40" w:rsidRPr="00DA2B3D" w:rsidRDefault="006F3BC8" w:rsidP="00084738">
      <w:pPr>
        <w:pStyle w:val="ListParagraph"/>
        <w:numPr>
          <w:ilvl w:val="0"/>
          <w:numId w:val="5"/>
        </w:numPr>
        <w:spacing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r w:rsidR="00ED1C40" w:rsidRPr="00DA2B3D">
        <w:rPr>
          <w:rFonts w:ascii="Times New Roman" w:hAnsi="Times New Roman" w:cs="Times New Roman"/>
          <w:sz w:val="24"/>
          <w:szCs w:val="24"/>
        </w:rPr>
        <w:t xml:space="preserve">Lembaga </w:t>
      </w:r>
      <w:proofErr w:type="spellStart"/>
      <w:r w:rsidR="00ED1C40" w:rsidRPr="00DA2B3D">
        <w:rPr>
          <w:rFonts w:ascii="Times New Roman" w:hAnsi="Times New Roman" w:cs="Times New Roman"/>
          <w:sz w:val="24"/>
          <w:szCs w:val="24"/>
        </w:rPr>
        <w:t>Lainnya</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Pihak</w:t>
      </w:r>
      <w:proofErr w:type="spellEnd"/>
      <w:r w:rsidR="00ED1C40" w:rsidRPr="00DA2B3D">
        <w:rPr>
          <w:rFonts w:ascii="Times New Roman" w:hAnsi="Times New Roman" w:cs="Times New Roman"/>
          <w:sz w:val="24"/>
          <w:szCs w:val="24"/>
        </w:rPr>
        <w:t xml:space="preserve"> </w:t>
      </w:r>
      <w:proofErr w:type="spellStart"/>
      <w:r w:rsidR="00ED1C40" w:rsidRPr="00DA2B3D">
        <w:rPr>
          <w:rFonts w:ascii="Times New Roman" w:hAnsi="Times New Roman" w:cs="Times New Roman"/>
          <w:sz w:val="24"/>
          <w:szCs w:val="24"/>
        </w:rPr>
        <w:t>Luar</w:t>
      </w:r>
      <w:proofErr w:type="spellEnd"/>
      <w:r w:rsidR="00ED1C40" w:rsidRPr="00DA2B3D">
        <w:rPr>
          <w:rFonts w:ascii="Times New Roman" w:hAnsi="Times New Roman" w:cs="Times New Roman"/>
          <w:sz w:val="24"/>
          <w:szCs w:val="24"/>
        </w:rPr>
        <w:t>)</w:t>
      </w:r>
    </w:p>
    <w:p w14:paraId="5A5D42A6" w14:textId="77777777" w:rsidR="00ED1C40" w:rsidRPr="00DA2B3D" w:rsidRDefault="00ED1C40" w:rsidP="00084738">
      <w:pPr>
        <w:pStyle w:val="ListParagraph"/>
        <w:numPr>
          <w:ilvl w:val="1"/>
          <w:numId w:val="5"/>
        </w:numPr>
        <w:spacing w:line="360" w:lineRule="auto"/>
        <w:ind w:left="851" w:hanging="425"/>
        <w:jc w:val="both"/>
        <w:rPr>
          <w:rFonts w:ascii="Times New Roman" w:hAnsi="Times New Roman" w:cs="Times New Roman"/>
          <w:sz w:val="24"/>
          <w:szCs w:val="24"/>
        </w:rPr>
      </w:pPr>
      <w:proofErr w:type="spellStart"/>
      <w:r w:rsidRPr="00DA2B3D">
        <w:rPr>
          <w:rFonts w:ascii="Times New Roman" w:hAnsi="Times New Roman" w:cs="Times New Roman"/>
          <w:sz w:val="24"/>
          <w:szCs w:val="24"/>
        </w:rPr>
        <w:t>Sebagai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bahan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masukan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bagi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lembaga</w:t>
      </w:r>
      <w:proofErr w:type="spellEnd"/>
      <w:r w:rsidRPr="00DA2B3D">
        <w:rPr>
          <w:rFonts w:ascii="Times New Roman" w:hAnsi="Times New Roman" w:cs="Times New Roman"/>
          <w:sz w:val="24"/>
          <w:szCs w:val="24"/>
        </w:rPr>
        <w:t xml:space="preserve"> bank </w:t>
      </w:r>
      <w:proofErr w:type="spellStart"/>
      <w:r w:rsidRPr="00DA2B3D">
        <w:rPr>
          <w:rFonts w:ascii="Times New Roman" w:hAnsi="Times New Roman" w:cs="Times New Roman"/>
          <w:sz w:val="24"/>
          <w:szCs w:val="24"/>
        </w:rPr>
        <w:t>untuk</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melakukan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sosialisasi</w:t>
      </w:r>
      <w:proofErr w:type="spellEnd"/>
      <w:r w:rsidRPr="00DA2B3D">
        <w:rPr>
          <w:rFonts w:ascii="Times New Roman" w:hAnsi="Times New Roman" w:cs="Times New Roman"/>
          <w:sz w:val="24"/>
          <w:szCs w:val="24"/>
        </w:rPr>
        <w:t xml:space="preserve"> dan </w:t>
      </w:r>
      <w:proofErr w:type="spellStart"/>
      <w:r w:rsidRPr="00DA2B3D">
        <w:rPr>
          <w:rFonts w:ascii="Times New Roman" w:hAnsi="Times New Roman" w:cs="Times New Roman"/>
          <w:sz w:val="24"/>
          <w:szCs w:val="24"/>
        </w:rPr>
        <w:t>meningkatkan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kualitas</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pelayanan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bagi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masyarakat</w:t>
      </w:r>
      <w:proofErr w:type="spellEnd"/>
      <w:r w:rsidRPr="00DA2B3D">
        <w:rPr>
          <w:rFonts w:ascii="Times New Roman" w:hAnsi="Times New Roman" w:cs="Times New Roman"/>
          <w:sz w:val="24"/>
          <w:szCs w:val="24"/>
        </w:rPr>
        <w:t>.</w:t>
      </w:r>
    </w:p>
    <w:p w14:paraId="148EACFA" w14:textId="0215EF43" w:rsidR="00ED1C40" w:rsidRPr="00ED1C40" w:rsidRDefault="00ED1C40" w:rsidP="00084738">
      <w:pPr>
        <w:pStyle w:val="ListParagraph"/>
        <w:numPr>
          <w:ilvl w:val="1"/>
          <w:numId w:val="5"/>
        </w:numPr>
        <w:spacing w:line="360" w:lineRule="auto"/>
        <w:ind w:left="851" w:hanging="425"/>
        <w:jc w:val="both"/>
        <w:rPr>
          <w:rFonts w:ascii="Times New Roman" w:hAnsi="Times New Roman" w:cs="Times New Roman"/>
          <w:sz w:val="24"/>
          <w:szCs w:val="24"/>
        </w:rPr>
      </w:pPr>
      <w:proofErr w:type="spellStart"/>
      <w:r w:rsidRPr="00DA2B3D">
        <w:rPr>
          <w:rFonts w:ascii="Times New Roman" w:hAnsi="Times New Roman" w:cs="Times New Roman"/>
          <w:sz w:val="24"/>
          <w:szCs w:val="24"/>
        </w:rPr>
        <w:t>Sebagai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bahan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masukan</w:t>
      </w:r>
      <w:proofErr w:type="spellEnd"/>
      <w:r w:rsidRPr="00DA2B3D">
        <w:rPr>
          <w:rFonts w:ascii="Times New Roman" w:hAnsi="Times New Roman" w:cs="Times New Roman"/>
          <w:sz w:val="24"/>
          <w:szCs w:val="24"/>
        </w:rPr>
        <w:t xml:space="preserve"> dan saran </w:t>
      </w:r>
      <w:proofErr w:type="spellStart"/>
      <w:r w:rsidRPr="00DA2B3D">
        <w:rPr>
          <w:rFonts w:ascii="Times New Roman" w:hAnsi="Times New Roman" w:cs="Times New Roman"/>
          <w:sz w:val="24"/>
          <w:szCs w:val="24"/>
        </w:rPr>
        <w:t>bagi</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lembaga</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pemerintah</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untuk</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membantu</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pertumbuhan</w:t>
      </w:r>
      <w:proofErr w:type="spellEnd"/>
      <w:r w:rsidRPr="00DA2B3D">
        <w:rPr>
          <w:rFonts w:ascii="Times New Roman" w:hAnsi="Times New Roman" w:cs="Times New Roman"/>
          <w:sz w:val="24"/>
          <w:szCs w:val="24"/>
        </w:rPr>
        <w:t xml:space="preserve"> </w:t>
      </w:r>
      <w:proofErr w:type="spellStart"/>
      <w:r w:rsidRPr="00DA2B3D">
        <w:rPr>
          <w:rFonts w:ascii="Times New Roman" w:hAnsi="Times New Roman" w:cs="Times New Roman"/>
          <w:sz w:val="24"/>
          <w:szCs w:val="24"/>
        </w:rPr>
        <w:t>ekonomi</w:t>
      </w:r>
      <w:proofErr w:type="spellEnd"/>
      <w:r w:rsidRPr="00DA2B3D">
        <w:rPr>
          <w:rFonts w:ascii="Times New Roman" w:hAnsi="Times New Roman" w:cs="Times New Roman"/>
          <w:sz w:val="24"/>
          <w:szCs w:val="24"/>
        </w:rPr>
        <w:t>.</w:t>
      </w:r>
    </w:p>
    <w:p w14:paraId="120D2E5A" w14:textId="297D55CC" w:rsidR="009A0044" w:rsidRDefault="009A0044" w:rsidP="00084738">
      <w:pPr>
        <w:pStyle w:val="Heading2"/>
        <w:numPr>
          <w:ilvl w:val="1"/>
          <w:numId w:val="2"/>
        </w:numPr>
        <w:spacing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Ruang</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Lingkup</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Penelitian</w:t>
      </w:r>
      <w:proofErr w:type="spellEnd"/>
    </w:p>
    <w:p w14:paraId="48512C94" w14:textId="357EAFA6" w:rsidR="00ED1C40" w:rsidRPr="00C763D9" w:rsidRDefault="00ED1C40" w:rsidP="00084738">
      <w:pPr>
        <w:spacing w:line="360" w:lineRule="auto"/>
        <w:jc w:val="both"/>
        <w:rPr>
          <w:rFonts w:ascii="Times New Roman" w:hAnsi="Times New Roman" w:cs="Times New Roman"/>
          <w:b/>
          <w:bCs/>
          <w:sz w:val="24"/>
          <w:szCs w:val="24"/>
        </w:rPr>
      </w:pP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ini </w:t>
      </w:r>
      <w:proofErr w:type="spellStart"/>
      <w:r w:rsidRPr="00ED1C40">
        <w:rPr>
          <w:rFonts w:ascii="Times New Roman" w:hAnsi="Times New Roman" w:cs="Times New Roman"/>
          <w:sz w:val="24"/>
          <w:szCs w:val="24"/>
        </w:rPr>
        <w:t>mengambil</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responden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khususnya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masyarakat</w:t>
      </w:r>
      <w:proofErr w:type="spellEnd"/>
      <w:r w:rsidRPr="00ED1C40">
        <w:rPr>
          <w:rFonts w:ascii="Times New Roman" w:hAnsi="Times New Roman" w:cs="Times New Roman"/>
          <w:sz w:val="24"/>
          <w:szCs w:val="24"/>
        </w:rPr>
        <w:t xml:space="preserve"> yang </w:t>
      </w:r>
      <w:proofErr w:type="spellStart"/>
      <w:r w:rsidRPr="00ED1C40">
        <w:rPr>
          <w:rFonts w:ascii="Times New Roman" w:hAnsi="Times New Roman" w:cs="Times New Roman"/>
          <w:sz w:val="24"/>
          <w:szCs w:val="24"/>
        </w:rPr>
        <w:t>berada</w:t>
      </w:r>
      <w:proofErr w:type="spellEnd"/>
      <w:r w:rsidRPr="00ED1C40">
        <w:rPr>
          <w:rFonts w:ascii="Times New Roman" w:hAnsi="Times New Roman" w:cs="Times New Roman"/>
          <w:sz w:val="24"/>
          <w:szCs w:val="24"/>
        </w:rPr>
        <w:t xml:space="preserve"> di </w:t>
      </w:r>
      <w:proofErr w:type="spellStart"/>
      <w:r w:rsidRPr="00ED1C40">
        <w:rPr>
          <w:rFonts w:ascii="Times New Roman" w:hAnsi="Times New Roman" w:cs="Times New Roman"/>
          <w:sz w:val="24"/>
          <w:szCs w:val="24"/>
        </w:rPr>
        <w:t>sekitar</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daerah</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Jabodetabek</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Berdasarkan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faktor-faktor</w:t>
      </w:r>
      <w:proofErr w:type="spellEnd"/>
      <w:r w:rsidRPr="00ED1C40">
        <w:rPr>
          <w:rFonts w:ascii="Times New Roman" w:hAnsi="Times New Roman" w:cs="Times New Roman"/>
          <w:sz w:val="24"/>
          <w:szCs w:val="24"/>
        </w:rPr>
        <w:t xml:space="preserve"> yang </w:t>
      </w:r>
      <w:proofErr w:type="spellStart"/>
      <w:r w:rsidRPr="00ED1C40">
        <w:rPr>
          <w:rFonts w:ascii="Times New Roman" w:hAnsi="Times New Roman" w:cs="Times New Roman"/>
          <w:sz w:val="24"/>
          <w:szCs w:val="24"/>
        </w:rPr>
        <w:t>dapat</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mempengaruhi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inklusi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keuangan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maka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ini </w:t>
      </w:r>
      <w:proofErr w:type="spellStart"/>
      <w:r w:rsidRPr="00ED1C40">
        <w:rPr>
          <w:rFonts w:ascii="Times New Roman" w:hAnsi="Times New Roman" w:cs="Times New Roman"/>
          <w:sz w:val="24"/>
          <w:szCs w:val="24"/>
        </w:rPr>
        <w:t>membatasi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masalah</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dengan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menentukan</w:t>
      </w:r>
      <w:proofErr w:type="spellEnd"/>
      <w:r w:rsidRPr="00ED1C40">
        <w:rPr>
          <w:rFonts w:ascii="Times New Roman" w:hAnsi="Times New Roman" w:cs="Times New Roman"/>
          <w:sz w:val="24"/>
          <w:szCs w:val="24"/>
        </w:rPr>
        <w:t xml:space="preserve"> </w:t>
      </w:r>
      <w:r w:rsidR="00C763D9">
        <w:rPr>
          <w:rFonts w:ascii="Times New Roman" w:hAnsi="Times New Roman" w:cs="Times New Roman"/>
          <w:sz w:val="24"/>
          <w:szCs w:val="24"/>
        </w:rPr>
        <w:t>lima</w:t>
      </w:r>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faktor</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yaitu</w:t>
      </w:r>
      <w:proofErr w:type="spellEnd"/>
      <w:r w:rsidRPr="00ED1C40">
        <w:rPr>
          <w:rFonts w:ascii="Times New Roman" w:hAnsi="Times New Roman" w:cs="Times New Roman"/>
          <w:sz w:val="24"/>
          <w:szCs w:val="24"/>
        </w:rPr>
        <w:t xml:space="preserve"> </w:t>
      </w:r>
      <w:r w:rsidR="00C763D9">
        <w:rPr>
          <w:rFonts w:ascii="Times New Roman" w:hAnsi="Times New Roman" w:cs="Times New Roman"/>
          <w:i/>
          <w:iCs/>
          <w:sz w:val="24"/>
          <w:szCs w:val="24"/>
        </w:rPr>
        <w:t>personal innovativeness</w:t>
      </w:r>
      <w:r w:rsidR="00C763D9">
        <w:rPr>
          <w:rFonts w:ascii="Times New Roman" w:hAnsi="Times New Roman" w:cs="Times New Roman"/>
          <w:sz w:val="24"/>
          <w:szCs w:val="24"/>
        </w:rPr>
        <w:t xml:space="preserve">, </w:t>
      </w:r>
      <w:r w:rsidR="00C763D9">
        <w:rPr>
          <w:rFonts w:ascii="Times New Roman" w:hAnsi="Times New Roman" w:cs="Times New Roman"/>
          <w:i/>
          <w:iCs/>
          <w:sz w:val="24"/>
          <w:szCs w:val="24"/>
        </w:rPr>
        <w:t>m-banking knowledge</w:t>
      </w:r>
      <w:r w:rsidR="00C763D9">
        <w:rPr>
          <w:rFonts w:ascii="Times New Roman" w:hAnsi="Times New Roman" w:cs="Times New Roman"/>
          <w:sz w:val="24"/>
          <w:szCs w:val="24"/>
        </w:rPr>
        <w:t xml:space="preserve">, </w:t>
      </w:r>
      <w:proofErr w:type="spellStart"/>
      <w:r w:rsidR="00C763D9">
        <w:rPr>
          <w:rFonts w:ascii="Times New Roman" w:hAnsi="Times New Roman" w:cs="Times New Roman"/>
          <w:sz w:val="24"/>
          <w:szCs w:val="24"/>
        </w:rPr>
        <w:t>pengetahuan</w:t>
      </w:r>
      <w:proofErr w:type="spellEnd"/>
      <w:r w:rsidR="00C763D9">
        <w:rPr>
          <w:rFonts w:ascii="Times New Roman" w:hAnsi="Times New Roman" w:cs="Times New Roman"/>
          <w:sz w:val="24"/>
          <w:szCs w:val="24"/>
        </w:rPr>
        <w:t xml:space="preserve"> </w:t>
      </w:r>
      <w:proofErr w:type="spellStart"/>
      <w:r w:rsidR="00C763D9">
        <w:rPr>
          <w:rFonts w:ascii="Times New Roman" w:hAnsi="Times New Roman" w:cs="Times New Roman"/>
          <w:sz w:val="24"/>
          <w:szCs w:val="24"/>
        </w:rPr>
        <w:t>keuangan</w:t>
      </w:r>
      <w:proofErr w:type="spellEnd"/>
      <w:r w:rsidR="00C763D9">
        <w:rPr>
          <w:rFonts w:ascii="Times New Roman" w:hAnsi="Times New Roman" w:cs="Times New Roman"/>
          <w:sz w:val="24"/>
          <w:szCs w:val="24"/>
        </w:rPr>
        <w:t xml:space="preserve">, </w:t>
      </w:r>
      <w:proofErr w:type="spellStart"/>
      <w:r w:rsidR="00C763D9">
        <w:rPr>
          <w:rFonts w:ascii="Times New Roman" w:hAnsi="Times New Roman" w:cs="Times New Roman"/>
          <w:sz w:val="24"/>
          <w:szCs w:val="24"/>
        </w:rPr>
        <w:t>perilaku</w:t>
      </w:r>
      <w:proofErr w:type="spellEnd"/>
      <w:r w:rsidR="00C763D9">
        <w:rPr>
          <w:rFonts w:ascii="Times New Roman" w:hAnsi="Times New Roman" w:cs="Times New Roman"/>
          <w:sz w:val="24"/>
          <w:szCs w:val="24"/>
        </w:rPr>
        <w:t xml:space="preserve"> </w:t>
      </w:r>
      <w:proofErr w:type="spellStart"/>
      <w:r w:rsidR="00C763D9">
        <w:rPr>
          <w:rFonts w:ascii="Times New Roman" w:hAnsi="Times New Roman" w:cs="Times New Roman"/>
          <w:sz w:val="24"/>
          <w:szCs w:val="24"/>
        </w:rPr>
        <w:t>keuangan</w:t>
      </w:r>
      <w:proofErr w:type="spellEnd"/>
      <w:r w:rsidR="00C763D9">
        <w:rPr>
          <w:rFonts w:ascii="Times New Roman" w:hAnsi="Times New Roman" w:cs="Times New Roman"/>
          <w:sz w:val="24"/>
          <w:szCs w:val="24"/>
        </w:rPr>
        <w:t xml:space="preserve">, dan </w:t>
      </w:r>
      <w:proofErr w:type="spellStart"/>
      <w:r w:rsidR="00C763D9">
        <w:rPr>
          <w:rFonts w:ascii="Times New Roman" w:hAnsi="Times New Roman" w:cs="Times New Roman"/>
          <w:sz w:val="24"/>
          <w:szCs w:val="24"/>
        </w:rPr>
        <w:t>sikap</w:t>
      </w:r>
      <w:proofErr w:type="spellEnd"/>
      <w:r w:rsidR="00C763D9">
        <w:rPr>
          <w:rFonts w:ascii="Times New Roman" w:hAnsi="Times New Roman" w:cs="Times New Roman"/>
          <w:sz w:val="24"/>
          <w:szCs w:val="24"/>
        </w:rPr>
        <w:t xml:space="preserve"> </w:t>
      </w:r>
      <w:proofErr w:type="spellStart"/>
      <w:r w:rsidR="00C763D9">
        <w:rPr>
          <w:rFonts w:ascii="Times New Roman" w:hAnsi="Times New Roman" w:cs="Times New Roman"/>
          <w:sz w:val="24"/>
          <w:szCs w:val="24"/>
        </w:rPr>
        <w:t>keuangan</w:t>
      </w:r>
      <w:proofErr w:type="spellEnd"/>
      <w:r w:rsidR="00C763D9">
        <w:rPr>
          <w:rFonts w:ascii="Times New Roman" w:hAnsi="Times New Roman" w:cs="Times New Roman"/>
          <w:sz w:val="24"/>
          <w:szCs w:val="24"/>
        </w:rPr>
        <w:t>.</w:t>
      </w:r>
    </w:p>
    <w:p w14:paraId="244E1B05" w14:textId="58E01449" w:rsidR="009A0044" w:rsidRDefault="009A0044" w:rsidP="00084738">
      <w:pPr>
        <w:pStyle w:val="Heading2"/>
        <w:numPr>
          <w:ilvl w:val="1"/>
          <w:numId w:val="2"/>
        </w:numPr>
        <w:spacing w:line="360" w:lineRule="auto"/>
        <w:ind w:left="0" w:firstLine="0"/>
        <w:jc w:val="both"/>
        <w:rPr>
          <w:rFonts w:ascii="Times New Roman" w:hAnsi="Times New Roman" w:cs="Times New Roman"/>
          <w:b/>
          <w:bCs/>
          <w:color w:val="auto"/>
          <w:sz w:val="24"/>
          <w:szCs w:val="24"/>
        </w:rPr>
      </w:pPr>
      <w:proofErr w:type="spellStart"/>
      <w:r w:rsidRPr="009A0044">
        <w:rPr>
          <w:rFonts w:ascii="Times New Roman" w:hAnsi="Times New Roman" w:cs="Times New Roman"/>
          <w:b/>
          <w:bCs/>
          <w:color w:val="auto"/>
          <w:sz w:val="24"/>
          <w:szCs w:val="24"/>
        </w:rPr>
        <w:t>Sistematika</w:t>
      </w:r>
      <w:proofErr w:type="spellEnd"/>
      <w:r w:rsidRPr="009A0044">
        <w:rPr>
          <w:rFonts w:ascii="Times New Roman" w:hAnsi="Times New Roman" w:cs="Times New Roman"/>
          <w:b/>
          <w:bCs/>
          <w:color w:val="auto"/>
          <w:sz w:val="24"/>
          <w:szCs w:val="24"/>
        </w:rPr>
        <w:t xml:space="preserve"> </w:t>
      </w:r>
      <w:proofErr w:type="spellStart"/>
      <w:r w:rsidRPr="009A0044">
        <w:rPr>
          <w:rFonts w:ascii="Times New Roman" w:hAnsi="Times New Roman" w:cs="Times New Roman"/>
          <w:b/>
          <w:bCs/>
          <w:color w:val="auto"/>
          <w:sz w:val="24"/>
          <w:szCs w:val="24"/>
        </w:rPr>
        <w:t>Penelitian</w:t>
      </w:r>
      <w:proofErr w:type="spellEnd"/>
    </w:p>
    <w:p w14:paraId="6231F6D6" w14:textId="398CC00C" w:rsidR="00E67C34" w:rsidRDefault="00ED1C40" w:rsidP="00084738">
      <w:pPr>
        <w:spacing w:line="360" w:lineRule="auto"/>
        <w:jc w:val="both"/>
        <w:rPr>
          <w:rFonts w:ascii="Times New Roman" w:hAnsi="Times New Roman" w:cs="Times New Roman"/>
          <w:sz w:val="24"/>
          <w:szCs w:val="24"/>
        </w:rPr>
      </w:pPr>
      <w:proofErr w:type="spellStart"/>
      <w:r w:rsidRPr="00ED1C40">
        <w:rPr>
          <w:rFonts w:ascii="Times New Roman" w:hAnsi="Times New Roman" w:cs="Times New Roman"/>
          <w:sz w:val="24"/>
          <w:szCs w:val="24"/>
        </w:rPr>
        <w:t>Adapun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sistematika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penulisan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dalam</w:t>
      </w:r>
      <w:proofErr w:type="spellEnd"/>
      <w:r w:rsidRPr="00ED1C40">
        <w:rPr>
          <w:rFonts w:ascii="Times New Roman" w:hAnsi="Times New Roman" w:cs="Times New Roman"/>
          <w:sz w:val="24"/>
          <w:szCs w:val="24"/>
        </w:rPr>
        <w:t xml:space="preserve"> proposal </w:t>
      </w:r>
      <w:proofErr w:type="spellStart"/>
      <w:r w:rsidRPr="00ED1C40">
        <w:rPr>
          <w:rFonts w:ascii="Times New Roman" w:hAnsi="Times New Roman" w:cs="Times New Roman"/>
          <w:sz w:val="24"/>
          <w:szCs w:val="24"/>
        </w:rPr>
        <w:t>skripsi</w:t>
      </w:r>
      <w:proofErr w:type="spellEnd"/>
      <w:r w:rsidRPr="00ED1C40">
        <w:rPr>
          <w:rFonts w:ascii="Times New Roman" w:hAnsi="Times New Roman" w:cs="Times New Roman"/>
          <w:sz w:val="24"/>
          <w:szCs w:val="24"/>
        </w:rPr>
        <w:t xml:space="preserve"> ini </w:t>
      </w:r>
      <w:proofErr w:type="spellStart"/>
      <w:r w:rsidRPr="00ED1C40">
        <w:rPr>
          <w:rFonts w:ascii="Times New Roman" w:hAnsi="Times New Roman" w:cs="Times New Roman"/>
          <w:sz w:val="24"/>
          <w:szCs w:val="24"/>
        </w:rPr>
        <w:t>yakni</w:t>
      </w:r>
      <w:proofErr w:type="spellEnd"/>
      <w:r w:rsidRPr="00ED1C40">
        <w:rPr>
          <w:rFonts w:ascii="Times New Roman" w:hAnsi="Times New Roman" w:cs="Times New Roman"/>
          <w:sz w:val="24"/>
          <w:szCs w:val="24"/>
        </w:rPr>
        <w:t>:</w:t>
      </w:r>
    </w:p>
    <w:p w14:paraId="67B05437" w14:textId="729BA33C" w:rsidR="000B612E" w:rsidRDefault="000B612E" w:rsidP="00084738">
      <w:pPr>
        <w:spacing w:line="360" w:lineRule="auto"/>
        <w:jc w:val="both"/>
        <w:rPr>
          <w:rFonts w:ascii="Times New Roman" w:hAnsi="Times New Roman" w:cs="Times New Roman"/>
          <w:sz w:val="24"/>
          <w:szCs w:val="24"/>
        </w:rPr>
      </w:pPr>
    </w:p>
    <w:p w14:paraId="57D22C28" w14:textId="77777777" w:rsidR="000B612E" w:rsidRPr="00ED1C40" w:rsidRDefault="000B612E" w:rsidP="00084738">
      <w:pPr>
        <w:spacing w:line="360" w:lineRule="auto"/>
        <w:jc w:val="both"/>
        <w:rPr>
          <w:rFonts w:ascii="Times New Roman" w:hAnsi="Times New Roman" w:cs="Times New Roman"/>
          <w:sz w:val="24"/>
          <w:szCs w:val="24"/>
        </w:rPr>
      </w:pPr>
      <w:bookmarkStart w:id="17" w:name="_GoBack"/>
      <w:bookmarkEnd w:id="17"/>
    </w:p>
    <w:p w14:paraId="49BF8229" w14:textId="7C8E408B" w:rsidR="00ED1C40" w:rsidRDefault="00ED1C40" w:rsidP="0008473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lastRenderedPageBreak/>
        <w:t>BAB 1 PENDAHULUAN</w:t>
      </w:r>
    </w:p>
    <w:p w14:paraId="38AE602B" w14:textId="77777777" w:rsidR="00ED1C40" w:rsidRDefault="00ED1C40" w:rsidP="000B612E">
      <w:pPr>
        <w:spacing w:after="0"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 xml:space="preserve">Bab ini </w:t>
      </w:r>
      <w:proofErr w:type="spellStart"/>
      <w:r w:rsidRPr="00ED1C40">
        <w:rPr>
          <w:rFonts w:ascii="Times New Roman" w:hAnsi="Times New Roman" w:cs="Times New Roman"/>
          <w:sz w:val="24"/>
          <w:szCs w:val="24"/>
        </w:rPr>
        <w:t>menguraikan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secara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garis</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besar</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tentang</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latar</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belakang</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rumusan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masalah</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ruang</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lingkup</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tujuan</w:t>
      </w:r>
      <w:proofErr w:type="spellEnd"/>
      <w:r w:rsidRPr="00ED1C40">
        <w:rPr>
          <w:rFonts w:ascii="Times New Roman" w:hAnsi="Times New Roman" w:cs="Times New Roman"/>
          <w:sz w:val="24"/>
          <w:szCs w:val="24"/>
        </w:rPr>
        <w:t xml:space="preserve"> dan </w:t>
      </w:r>
      <w:proofErr w:type="spellStart"/>
      <w:r w:rsidRPr="00ED1C40">
        <w:rPr>
          <w:rFonts w:ascii="Times New Roman" w:hAnsi="Times New Roman" w:cs="Times New Roman"/>
          <w:sz w:val="24"/>
          <w:szCs w:val="24"/>
        </w:rPr>
        <w:t>manfaat</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dan </w:t>
      </w:r>
      <w:proofErr w:type="spellStart"/>
      <w:r w:rsidRPr="00ED1C40">
        <w:rPr>
          <w:rFonts w:ascii="Times New Roman" w:hAnsi="Times New Roman" w:cs="Times New Roman"/>
          <w:sz w:val="24"/>
          <w:szCs w:val="24"/>
        </w:rPr>
        <w:t>sistematika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penulisan</w:t>
      </w:r>
      <w:proofErr w:type="spellEnd"/>
    </w:p>
    <w:p w14:paraId="0103E36D" w14:textId="267A30C9" w:rsidR="00ED1C40" w:rsidRPr="00ED1C40" w:rsidRDefault="00ED1C40" w:rsidP="00084738">
      <w:pPr>
        <w:spacing w:before="240"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2 LANDASAN TEORI</w:t>
      </w:r>
    </w:p>
    <w:p w14:paraId="0D388A31" w14:textId="77777777" w:rsidR="00ED1C40" w:rsidRPr="00ED1C40" w:rsidRDefault="00ED1C40" w:rsidP="00084738">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 xml:space="preserve">Bab ini </w:t>
      </w:r>
      <w:proofErr w:type="spellStart"/>
      <w:r w:rsidRPr="00ED1C40">
        <w:rPr>
          <w:rFonts w:ascii="Times New Roman" w:hAnsi="Times New Roman" w:cs="Times New Roman"/>
          <w:sz w:val="24"/>
          <w:szCs w:val="24"/>
        </w:rPr>
        <w:t>menjelaskan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landasan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teori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dari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ini dan </w:t>
      </w:r>
      <w:proofErr w:type="spellStart"/>
      <w:r w:rsidRPr="00ED1C40">
        <w:rPr>
          <w:rFonts w:ascii="Times New Roman" w:hAnsi="Times New Roman" w:cs="Times New Roman"/>
          <w:sz w:val="24"/>
          <w:szCs w:val="24"/>
        </w:rPr>
        <w:t>menjadi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referensi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untuk</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mendukung</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yang </w:t>
      </w:r>
      <w:proofErr w:type="spellStart"/>
      <w:r w:rsidRPr="00ED1C40">
        <w:rPr>
          <w:rFonts w:ascii="Times New Roman" w:hAnsi="Times New Roman" w:cs="Times New Roman"/>
          <w:sz w:val="24"/>
          <w:szCs w:val="24"/>
        </w:rPr>
        <w:t>akan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dilaksanakan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Disertai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dengan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kerangka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pemikiran</w:t>
      </w:r>
      <w:proofErr w:type="spellEnd"/>
      <w:r w:rsidRPr="00ED1C40">
        <w:rPr>
          <w:rFonts w:ascii="Times New Roman" w:hAnsi="Times New Roman" w:cs="Times New Roman"/>
          <w:sz w:val="24"/>
          <w:szCs w:val="24"/>
        </w:rPr>
        <w:t xml:space="preserve"> dan </w:t>
      </w:r>
      <w:proofErr w:type="spellStart"/>
      <w:r w:rsidRPr="00ED1C40">
        <w:rPr>
          <w:rFonts w:ascii="Times New Roman" w:hAnsi="Times New Roman" w:cs="Times New Roman"/>
          <w:sz w:val="24"/>
          <w:szCs w:val="24"/>
        </w:rPr>
        <w:t>hipotesis</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w:t>
      </w:r>
    </w:p>
    <w:p w14:paraId="00D738B6" w14:textId="77777777" w:rsidR="00ED1C40" w:rsidRDefault="00ED1C40" w:rsidP="0008473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3 OBJEK DAN METODE PENELITIAN</w:t>
      </w:r>
    </w:p>
    <w:p w14:paraId="164D26C1" w14:textId="79A23E55" w:rsidR="00575DB5" w:rsidRDefault="00ED1C40" w:rsidP="00084738">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 xml:space="preserve">Bab ini </w:t>
      </w:r>
      <w:proofErr w:type="spellStart"/>
      <w:r w:rsidRPr="00ED1C40">
        <w:rPr>
          <w:rFonts w:ascii="Times New Roman" w:hAnsi="Times New Roman" w:cs="Times New Roman"/>
          <w:sz w:val="24"/>
          <w:szCs w:val="24"/>
        </w:rPr>
        <w:t>akan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diuraikan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mengenai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variabel</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penelitian</w:t>
      </w:r>
      <w:proofErr w:type="spellEnd"/>
      <w:r w:rsidRPr="00ED1C40">
        <w:rPr>
          <w:rFonts w:ascii="Times New Roman" w:hAnsi="Times New Roman" w:cs="Times New Roman"/>
          <w:sz w:val="24"/>
          <w:szCs w:val="24"/>
        </w:rPr>
        <w:t xml:space="preserve"> dan </w:t>
      </w:r>
      <w:proofErr w:type="spellStart"/>
      <w:r w:rsidRPr="00ED1C40">
        <w:rPr>
          <w:rFonts w:ascii="Times New Roman" w:hAnsi="Times New Roman" w:cs="Times New Roman"/>
          <w:sz w:val="24"/>
          <w:szCs w:val="24"/>
        </w:rPr>
        <w:t>definisi</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operasional</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penentuan</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sampel</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jenis</w:t>
      </w:r>
      <w:proofErr w:type="spellEnd"/>
      <w:r w:rsidRPr="00ED1C40">
        <w:rPr>
          <w:rFonts w:ascii="Times New Roman" w:hAnsi="Times New Roman" w:cs="Times New Roman"/>
          <w:sz w:val="24"/>
          <w:szCs w:val="24"/>
        </w:rPr>
        <w:t xml:space="preserve"> dan </w:t>
      </w:r>
      <w:proofErr w:type="spellStart"/>
      <w:r w:rsidRPr="00ED1C40">
        <w:rPr>
          <w:rFonts w:ascii="Times New Roman" w:hAnsi="Times New Roman" w:cs="Times New Roman"/>
          <w:sz w:val="24"/>
          <w:szCs w:val="24"/>
        </w:rPr>
        <w:t>sumber</w:t>
      </w:r>
      <w:proofErr w:type="spellEnd"/>
      <w:r w:rsidRPr="00ED1C40">
        <w:rPr>
          <w:rFonts w:ascii="Times New Roman" w:hAnsi="Times New Roman" w:cs="Times New Roman"/>
          <w:sz w:val="24"/>
          <w:szCs w:val="24"/>
        </w:rPr>
        <w:t xml:space="preserve"> data, </w:t>
      </w:r>
      <w:proofErr w:type="spellStart"/>
      <w:r w:rsidRPr="00ED1C40">
        <w:rPr>
          <w:rFonts w:ascii="Times New Roman" w:hAnsi="Times New Roman" w:cs="Times New Roman"/>
          <w:sz w:val="24"/>
          <w:szCs w:val="24"/>
        </w:rPr>
        <w:t>metode</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pengumpulan</w:t>
      </w:r>
      <w:proofErr w:type="spellEnd"/>
      <w:r w:rsidRPr="00ED1C40">
        <w:rPr>
          <w:rFonts w:ascii="Times New Roman" w:hAnsi="Times New Roman" w:cs="Times New Roman"/>
          <w:sz w:val="24"/>
          <w:szCs w:val="24"/>
        </w:rPr>
        <w:t xml:space="preserve"> data </w:t>
      </w:r>
      <w:proofErr w:type="spellStart"/>
      <w:r w:rsidRPr="00ED1C40">
        <w:rPr>
          <w:rFonts w:ascii="Times New Roman" w:hAnsi="Times New Roman" w:cs="Times New Roman"/>
          <w:sz w:val="24"/>
          <w:szCs w:val="24"/>
        </w:rPr>
        <w:t>serta</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metode</w:t>
      </w:r>
      <w:proofErr w:type="spellEnd"/>
      <w:r w:rsidRPr="00ED1C40">
        <w:rPr>
          <w:rFonts w:ascii="Times New Roman" w:hAnsi="Times New Roman" w:cs="Times New Roman"/>
          <w:sz w:val="24"/>
          <w:szCs w:val="24"/>
        </w:rPr>
        <w:t xml:space="preserve"> </w:t>
      </w:r>
      <w:proofErr w:type="spellStart"/>
      <w:r w:rsidRPr="00ED1C40">
        <w:rPr>
          <w:rFonts w:ascii="Times New Roman" w:hAnsi="Times New Roman" w:cs="Times New Roman"/>
          <w:sz w:val="24"/>
          <w:szCs w:val="24"/>
        </w:rPr>
        <w:t>analisis</w:t>
      </w:r>
      <w:proofErr w:type="spellEnd"/>
      <w:r w:rsidRPr="00ED1C40">
        <w:rPr>
          <w:rFonts w:ascii="Times New Roman" w:hAnsi="Times New Roman" w:cs="Times New Roman"/>
          <w:sz w:val="24"/>
          <w:szCs w:val="24"/>
        </w:rPr>
        <w:t>.</w:t>
      </w:r>
    </w:p>
    <w:p w14:paraId="603E4447" w14:textId="563BB99C" w:rsidR="00575DB5" w:rsidRDefault="00575DB5" w:rsidP="00084738">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4 HASIL DAN BAHASAN</w:t>
      </w:r>
    </w:p>
    <w:p w14:paraId="4C4C7667" w14:textId="55C6CD64" w:rsidR="00575DB5" w:rsidRPr="00ED1C40" w:rsidRDefault="00575DB5" w:rsidP="00084738">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5 KESIMPULAN DAN SARAN</w:t>
      </w:r>
    </w:p>
    <w:p w14:paraId="27771328" w14:textId="77777777" w:rsidR="00ED1C40" w:rsidRPr="00ED1C40" w:rsidRDefault="00ED1C40" w:rsidP="00084738">
      <w:pPr>
        <w:jc w:val="both"/>
      </w:pPr>
    </w:p>
    <w:sectPr w:rsidR="00ED1C40" w:rsidRPr="00ED1C40" w:rsidSect="00610892">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ta Amalina Hazrati H" w:date="2020-03-21T10:02:00Z" w:initials="SAHH">
    <w:p w14:paraId="217D99FE" w14:textId="39B72650" w:rsidR="0061012D" w:rsidRDefault="0061012D">
      <w:pPr>
        <w:pStyle w:val="CommentText"/>
      </w:pPr>
      <w:r>
        <w:rPr>
          <w:rStyle w:val="CommentReference"/>
        </w:rPr>
        <w:annotationRef/>
      </w:r>
      <w:proofErr w:type="spellStart"/>
      <w:r>
        <w:t>Kalimatnya</w:t>
      </w:r>
      <w:proofErr w:type="spellEnd"/>
      <w:r>
        <w:t xml:space="preserve"> </w:t>
      </w:r>
      <w:proofErr w:type="spellStart"/>
      <w:r>
        <w:t>sangat</w:t>
      </w:r>
      <w:proofErr w:type="spellEnd"/>
      <w:r>
        <w:t xml:space="preserve"> </w:t>
      </w:r>
      <w:proofErr w:type="spellStart"/>
      <w:r>
        <w:t>monoton</w:t>
      </w:r>
      <w:proofErr w:type="spellEnd"/>
      <w:r>
        <w:t xml:space="preserve">, </w:t>
      </w:r>
      <w:proofErr w:type="spellStart"/>
      <w:r>
        <w:t>karena</w:t>
      </w:r>
      <w:proofErr w:type="spellEnd"/>
      <w:r>
        <w:t xml:space="preserve"> di </w:t>
      </w:r>
      <w:proofErr w:type="spellStart"/>
      <w:r>
        <w:t>awal</w:t>
      </w:r>
      <w:proofErr w:type="spellEnd"/>
      <w:r>
        <w:t xml:space="preserve"> </w:t>
      </w:r>
      <w:proofErr w:type="spellStart"/>
      <w:r>
        <w:t>kalimat</w:t>
      </w:r>
      <w:proofErr w:type="spellEnd"/>
      <w:r>
        <w:t xml:space="preserve"> </w:t>
      </w:r>
      <w:proofErr w:type="spellStart"/>
      <w:r>
        <w:t>selalu</w:t>
      </w:r>
      <w:proofErr w:type="spellEnd"/>
      <w:r>
        <w:t xml:space="preserve"> di </w:t>
      </w:r>
      <w:proofErr w:type="spellStart"/>
      <w:r>
        <w:t>mulai</w:t>
      </w:r>
      <w:proofErr w:type="spellEnd"/>
      <w:r>
        <w:t xml:space="preserve"> </w:t>
      </w:r>
      <w:proofErr w:type="spellStart"/>
      <w:r>
        <w:t>dengan</w:t>
      </w:r>
      <w:proofErr w:type="spellEnd"/>
      <w:r>
        <w:t xml:space="preserve"> kata “</w:t>
      </w:r>
      <w:proofErr w:type="spellStart"/>
      <w:r>
        <w:t>perbankan</w:t>
      </w:r>
      <w:proofErr w:type="spellEnd"/>
      <w:r>
        <w:t>”</w:t>
      </w:r>
    </w:p>
  </w:comment>
  <w:comment w:id="1" w:author="Shinta Amalina Hazrati H" w:date="2020-03-21T10:04:00Z" w:initials="SAHH">
    <w:p w14:paraId="6FB90E16" w14:textId="77777777" w:rsidR="006A3E83" w:rsidRDefault="006A3E83">
      <w:pPr>
        <w:pStyle w:val="CommentText"/>
      </w:pPr>
      <w:r>
        <w:rPr>
          <w:rStyle w:val="CommentReference"/>
        </w:rPr>
        <w:annotationRef/>
      </w:r>
      <w:proofErr w:type="spellStart"/>
      <w:r>
        <w:t>Ambil</w:t>
      </w:r>
      <w:proofErr w:type="spellEnd"/>
      <w:r>
        <w:t xml:space="preserve"> data yang </w:t>
      </w:r>
      <w:proofErr w:type="spellStart"/>
      <w:r>
        <w:t>dibuthkan</w:t>
      </w:r>
      <w:proofErr w:type="spellEnd"/>
      <w:r>
        <w:t xml:space="preserve"> </w:t>
      </w:r>
      <w:proofErr w:type="spellStart"/>
      <w:r>
        <w:t>saja</w:t>
      </w:r>
      <w:proofErr w:type="spellEnd"/>
      <w:r>
        <w:t xml:space="preserve">, </w:t>
      </w:r>
      <w:proofErr w:type="spellStart"/>
      <w:r>
        <w:t>atau</w:t>
      </w:r>
      <w:proofErr w:type="spellEnd"/>
      <w:r>
        <w:t xml:space="preserve"> </w:t>
      </w:r>
      <w:proofErr w:type="spellStart"/>
      <w:r>
        <w:t>bisakah</w:t>
      </w:r>
      <w:proofErr w:type="spellEnd"/>
      <w:r>
        <w:t xml:space="preserve"> ini </w:t>
      </w:r>
      <w:proofErr w:type="spellStart"/>
      <w:r>
        <w:t>kamu</w:t>
      </w:r>
      <w:proofErr w:type="spellEnd"/>
      <w:r>
        <w:t xml:space="preserve"> </w:t>
      </w:r>
      <w:proofErr w:type="spellStart"/>
      <w:r>
        <w:t>buat</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agar </w:t>
      </w:r>
      <w:proofErr w:type="spellStart"/>
      <w:r>
        <w:t>lebih</w:t>
      </w:r>
      <w:proofErr w:type="spellEnd"/>
      <w:r>
        <w:t xml:space="preserve"> attractive.</w:t>
      </w:r>
    </w:p>
    <w:p w14:paraId="20B3FA56" w14:textId="77777777" w:rsidR="006A3E83" w:rsidRDefault="006A3E83">
      <w:pPr>
        <w:pStyle w:val="CommentText"/>
      </w:pPr>
    </w:p>
    <w:p w14:paraId="56BA7577" w14:textId="6BBBBC5B" w:rsidR="006A3E83" w:rsidRDefault="006A3E83">
      <w:pPr>
        <w:pStyle w:val="CommentText"/>
      </w:pPr>
      <w:r>
        <w:t xml:space="preserve">Kl table, </w:t>
      </w:r>
      <w:proofErr w:type="spellStart"/>
      <w:r>
        <w:t>sebaiknya</w:t>
      </w:r>
      <w:proofErr w:type="spellEnd"/>
      <w:r>
        <w:t xml:space="preserve"> </w:t>
      </w:r>
      <w:proofErr w:type="spellStart"/>
      <w:r>
        <w:t>kamu</w:t>
      </w:r>
      <w:proofErr w:type="spellEnd"/>
      <w:r>
        <w:t xml:space="preserve"> </w:t>
      </w:r>
      <w:proofErr w:type="spellStart"/>
      <w:r>
        <w:t>bikin</w:t>
      </w:r>
      <w:proofErr w:type="spellEnd"/>
      <w:r>
        <w:t xml:space="preserve"> table </w:t>
      </w:r>
      <w:proofErr w:type="spellStart"/>
      <w:r>
        <w:t>sendiri</w:t>
      </w:r>
      <w:proofErr w:type="spellEnd"/>
      <w:r>
        <w:t xml:space="preserve">, </w:t>
      </w:r>
      <w:proofErr w:type="spellStart"/>
      <w:r>
        <w:t>krn</w:t>
      </w:r>
      <w:proofErr w:type="spellEnd"/>
      <w:r>
        <w:t xml:space="preserve"> kl screenshot </w:t>
      </w:r>
      <w:proofErr w:type="spellStart"/>
      <w:r>
        <w:t>jatuhnya</w:t>
      </w:r>
      <w:proofErr w:type="spellEnd"/>
      <w:r>
        <w:t xml:space="preserve"> </w:t>
      </w:r>
      <w:proofErr w:type="spellStart"/>
      <w:r>
        <w:t>jadi</w:t>
      </w:r>
      <w:proofErr w:type="spellEnd"/>
      <w:r>
        <w:t xml:space="preserve"> </w:t>
      </w:r>
      <w:proofErr w:type="spellStart"/>
      <w:r>
        <w:t>gambar</w:t>
      </w:r>
      <w:proofErr w:type="spellEnd"/>
      <w:r>
        <w:t>.</w:t>
      </w:r>
    </w:p>
  </w:comment>
  <w:comment w:id="2" w:author="Shinta Amalina Hazrati H" w:date="2020-03-21T10:06:00Z" w:initials="SAHH">
    <w:p w14:paraId="1C35EDD7" w14:textId="0D771C6A" w:rsidR="006A3E83" w:rsidRDefault="006A3E83">
      <w:pPr>
        <w:pStyle w:val="CommentText"/>
      </w:pPr>
      <w:r>
        <w:rPr>
          <w:rStyle w:val="CommentReference"/>
        </w:rPr>
        <w:annotationRef/>
      </w:r>
      <w:proofErr w:type="spellStart"/>
      <w:r>
        <w:t>Ribuan</w:t>
      </w:r>
      <w:proofErr w:type="spellEnd"/>
      <w:r>
        <w:t xml:space="preserve"> </w:t>
      </w:r>
      <w:proofErr w:type="spellStart"/>
      <w:r>
        <w:t>dalam</w:t>
      </w:r>
      <w:proofErr w:type="spellEnd"/>
      <w:r>
        <w:t xml:space="preserve"> Indonesia </w:t>
      </w:r>
      <w:proofErr w:type="spellStart"/>
      <w:r>
        <w:t>itu</w:t>
      </w:r>
      <w:proofErr w:type="spellEnd"/>
      <w:r>
        <w:t xml:space="preserve"> </w:t>
      </w:r>
      <w:proofErr w:type="spellStart"/>
      <w:r>
        <w:t>titik</w:t>
      </w:r>
      <w:proofErr w:type="spellEnd"/>
      <w:r>
        <w:t xml:space="preserve"> </w:t>
      </w:r>
      <w:proofErr w:type="spellStart"/>
      <w:r>
        <w:t>atau</w:t>
      </w:r>
      <w:proofErr w:type="spellEnd"/>
      <w:r>
        <w:t xml:space="preserve"> </w:t>
      </w:r>
      <w:proofErr w:type="spellStart"/>
      <w:r>
        <w:t>koma</w:t>
      </w:r>
      <w:proofErr w:type="spellEnd"/>
      <w:r>
        <w:t xml:space="preserve">? 8.280.812 </w:t>
      </w:r>
      <w:proofErr w:type="spellStart"/>
      <w:r>
        <w:t>Milyar</w:t>
      </w:r>
      <w:proofErr w:type="spellEnd"/>
      <w:r>
        <w:t xml:space="preserve">, </w:t>
      </w:r>
      <w:proofErr w:type="spellStart"/>
      <w:r>
        <w:t>apakah</w:t>
      </w:r>
      <w:proofErr w:type="spellEnd"/>
      <w:r>
        <w:t xml:space="preserve"> ini </w:t>
      </w:r>
      <w:proofErr w:type="spellStart"/>
      <w:r>
        <w:t>sudah</w:t>
      </w:r>
      <w:proofErr w:type="spellEnd"/>
      <w:r>
        <w:t xml:space="preserve"> </w:t>
      </w:r>
      <w:proofErr w:type="spellStart"/>
      <w:r>
        <w:t>benar</w:t>
      </w:r>
      <w:proofErr w:type="spellEnd"/>
      <w:r>
        <w:t xml:space="preserve"> </w:t>
      </w:r>
      <w:proofErr w:type="spellStart"/>
      <w:r>
        <w:t>penulisannya</w:t>
      </w:r>
      <w:proofErr w:type="spellEnd"/>
      <w:r>
        <w:t xml:space="preserve">? </w:t>
      </w:r>
      <w:proofErr w:type="spellStart"/>
      <w:r>
        <w:t>Biasanya</w:t>
      </w:r>
      <w:proofErr w:type="spellEnd"/>
      <w:r>
        <w:t xml:space="preserve"> </w:t>
      </w:r>
      <w:proofErr w:type="spellStart"/>
      <w:r>
        <w:t>kalo</w:t>
      </w:r>
      <w:proofErr w:type="spellEnd"/>
      <w:r>
        <w:t xml:space="preserve"> </w:t>
      </w:r>
      <w:proofErr w:type="spellStart"/>
      <w:r>
        <w:t>milyar</w:t>
      </w:r>
      <w:proofErr w:type="spellEnd"/>
      <w:r>
        <w:t xml:space="preserve"> rupiah </w:t>
      </w:r>
      <w:proofErr w:type="spellStart"/>
      <w:r>
        <w:t>cukup</w:t>
      </w:r>
      <w:proofErr w:type="spellEnd"/>
      <w:r>
        <w:t xml:space="preserve"> </w:t>
      </w:r>
      <w:proofErr w:type="spellStart"/>
      <w:r>
        <w:t>ditulis</w:t>
      </w:r>
      <w:proofErr w:type="spellEnd"/>
      <w:r>
        <w:t xml:space="preserve"> </w:t>
      </w:r>
      <w:proofErr w:type="spellStart"/>
      <w:r>
        <w:t>dengan</w:t>
      </w:r>
      <w:proofErr w:type="spellEnd"/>
      <w:r>
        <w:t xml:space="preserve"> 8,28 M Rupiah, </w:t>
      </w:r>
      <w:proofErr w:type="spellStart"/>
      <w:r>
        <w:t>tp</w:t>
      </w:r>
      <w:proofErr w:type="spellEnd"/>
      <w:r>
        <w:t xml:space="preserve"> kl ini </w:t>
      </w:r>
      <w:proofErr w:type="spellStart"/>
      <w:r>
        <w:t>bacanya</w:t>
      </w:r>
      <w:proofErr w:type="spellEnd"/>
      <w:r>
        <w:t xml:space="preserve"> </w:t>
      </w:r>
      <w:proofErr w:type="spellStart"/>
      <w:r>
        <w:t>jadi</w:t>
      </w:r>
      <w:proofErr w:type="spellEnd"/>
      <w:r>
        <w:t xml:space="preserve"> 8 </w:t>
      </w:r>
      <w:proofErr w:type="spellStart"/>
      <w:r>
        <w:t>juta</w:t>
      </w:r>
      <w:proofErr w:type="spellEnd"/>
      <w:r>
        <w:t>…</w:t>
      </w:r>
      <w:proofErr w:type="gramStart"/>
      <w:r>
        <w:t>….</w:t>
      </w:r>
      <w:proofErr w:type="spellStart"/>
      <w:r>
        <w:t>milyar</w:t>
      </w:r>
      <w:proofErr w:type="spellEnd"/>
      <w:proofErr w:type="gramEnd"/>
      <w:r>
        <w:t>…</w:t>
      </w:r>
    </w:p>
  </w:comment>
  <w:comment w:id="3" w:author="Shinta Amalina Hazrati H" w:date="2020-03-21T10:08:00Z" w:initials="SAHH">
    <w:p w14:paraId="4487C76C" w14:textId="5E4CD347" w:rsidR="00915B5D" w:rsidRDefault="00915B5D">
      <w:pPr>
        <w:pStyle w:val="CommentText"/>
      </w:pPr>
      <w:r>
        <w:rPr>
          <w:rStyle w:val="CommentReference"/>
        </w:rPr>
        <w:annotationRef/>
      </w:r>
      <w:proofErr w:type="spellStart"/>
      <w:r>
        <w:t>Gunakan</w:t>
      </w:r>
      <w:proofErr w:type="spellEnd"/>
      <w:r>
        <w:t xml:space="preserve"> </w:t>
      </w:r>
      <w:proofErr w:type="spellStart"/>
      <w:r>
        <w:t>mendeley</w:t>
      </w:r>
      <w:proofErr w:type="spellEnd"/>
    </w:p>
  </w:comment>
  <w:comment w:id="4" w:author="Shinta Amalina Hazrati H" w:date="2020-03-21T10:12:00Z" w:initials="SAHH">
    <w:p w14:paraId="156E2420" w14:textId="6BD0772D" w:rsidR="00F662FB" w:rsidRDefault="00F662FB">
      <w:pPr>
        <w:pStyle w:val="CommentText"/>
      </w:pPr>
      <w:r>
        <w:rPr>
          <w:rStyle w:val="CommentReference"/>
        </w:rPr>
        <w:annotationRef/>
      </w:r>
      <w:proofErr w:type="spellStart"/>
      <w:r>
        <w:t>Sumbernya</w:t>
      </w:r>
      <w:proofErr w:type="spellEnd"/>
      <w:r>
        <w:t xml:space="preserve"> mana</w:t>
      </w:r>
    </w:p>
  </w:comment>
  <w:comment w:id="6" w:author="Shinta Amalina Hazrati H" w:date="2020-03-21T10:13:00Z" w:initials="SAHH">
    <w:p w14:paraId="3159FDEF" w14:textId="77777777" w:rsidR="00F662FB" w:rsidRDefault="00F662FB">
      <w:pPr>
        <w:pStyle w:val="CommentText"/>
      </w:pPr>
      <w:r>
        <w:rPr>
          <w:rStyle w:val="CommentReference"/>
        </w:rPr>
        <w:annotationRef/>
      </w:r>
      <w:proofErr w:type="spellStart"/>
      <w:r>
        <w:t>Sebelumnya</w:t>
      </w:r>
      <w:proofErr w:type="spellEnd"/>
      <w:r>
        <w:t xml:space="preserve"> </w:t>
      </w:r>
      <w:proofErr w:type="spellStart"/>
      <w:r>
        <w:t>kamu</w:t>
      </w:r>
      <w:proofErr w:type="spellEnd"/>
      <w:r>
        <w:t xml:space="preserve"> </w:t>
      </w:r>
      <w:proofErr w:type="spellStart"/>
      <w:r>
        <w:t>belum</w:t>
      </w:r>
      <w:proofErr w:type="spellEnd"/>
      <w:r>
        <w:t xml:space="preserve"> </w:t>
      </w:r>
      <w:proofErr w:type="spellStart"/>
      <w:r>
        <w:t>membahas</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tapi</w:t>
      </w:r>
      <w:proofErr w:type="spellEnd"/>
      <w:r>
        <w:t xml:space="preserve"> </w:t>
      </w:r>
      <w:proofErr w:type="spellStart"/>
      <w:r>
        <w:t>tiba-tiba</w:t>
      </w:r>
      <w:proofErr w:type="spellEnd"/>
      <w:r>
        <w:t xml:space="preserve"> </w:t>
      </w:r>
      <w:proofErr w:type="spellStart"/>
      <w:r>
        <w:t>disini</w:t>
      </w:r>
      <w:proofErr w:type="spellEnd"/>
      <w:r>
        <w:t xml:space="preserve"> </w:t>
      </w:r>
      <w:proofErr w:type="spellStart"/>
      <w:r>
        <w:t>kamu</w:t>
      </w:r>
      <w:proofErr w:type="spellEnd"/>
      <w:r>
        <w:t xml:space="preserve"> state: </w:t>
      </w:r>
      <w:proofErr w:type="spellStart"/>
      <w:r>
        <w:t>hal</w:t>
      </w:r>
      <w:proofErr w:type="spellEnd"/>
      <w:r>
        <w:t xml:space="preserve"> </w:t>
      </w:r>
      <w:proofErr w:type="spellStart"/>
      <w:r>
        <w:t>penting</w:t>
      </w:r>
      <w:proofErr w:type="spellEnd"/>
      <w:r>
        <w:t xml:space="preserve"> lain yang </w:t>
      </w:r>
      <w:proofErr w:type="spellStart"/>
      <w:r>
        <w:t>mendukung</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adalah</w:t>
      </w:r>
      <w:proofErr w:type="spellEnd"/>
      <w:r>
        <w:t xml:space="preserve"> </w:t>
      </w:r>
      <w:proofErr w:type="spellStart"/>
      <w:r>
        <w:t>literasi</w:t>
      </w:r>
      <w:proofErr w:type="spellEnd"/>
      <w:r>
        <w:t xml:space="preserve"> </w:t>
      </w:r>
      <w:proofErr w:type="spellStart"/>
      <w:r>
        <w:t>keuangan</w:t>
      </w:r>
      <w:proofErr w:type="spellEnd"/>
      <w:r>
        <w:t>…</w:t>
      </w:r>
    </w:p>
    <w:p w14:paraId="28248B0F" w14:textId="77777777" w:rsidR="00F662FB" w:rsidRDefault="00F662FB">
      <w:pPr>
        <w:pStyle w:val="CommentText"/>
      </w:pPr>
    </w:p>
    <w:p w14:paraId="3778EDA3" w14:textId="071A8CDC" w:rsidR="00F662FB" w:rsidRDefault="00F662FB">
      <w:pPr>
        <w:pStyle w:val="CommentText"/>
      </w:pPr>
      <w:proofErr w:type="spellStart"/>
      <w:r>
        <w:t>Jelaskan</w:t>
      </w:r>
      <w:proofErr w:type="spellEnd"/>
      <w:r>
        <w:t xml:space="preserve"> </w:t>
      </w:r>
      <w:proofErr w:type="spellStart"/>
      <w:r>
        <w:t>dulu</w:t>
      </w:r>
      <w:proofErr w:type="spellEnd"/>
      <w:r>
        <w:t xml:space="preserve"> </w:t>
      </w:r>
      <w:proofErr w:type="spellStart"/>
      <w:r>
        <w:t>rentet</w:t>
      </w:r>
      <w:proofErr w:type="spellEnd"/>
      <w:r>
        <w:t xml:space="preserve"> </w:t>
      </w:r>
      <w:proofErr w:type="spellStart"/>
      <w:r>
        <w:t>penelitian</w:t>
      </w:r>
      <w:proofErr w:type="spellEnd"/>
      <w:r>
        <w:t xml:space="preserve">, </w:t>
      </w:r>
      <w:proofErr w:type="spellStart"/>
      <w:r>
        <w:t>sehingga</w:t>
      </w:r>
      <w:proofErr w:type="spellEnd"/>
      <w:r>
        <w:t xml:space="preserve"> punya </w:t>
      </w:r>
      <w:proofErr w:type="spellStart"/>
      <w:r>
        <w:t>alur</w:t>
      </w:r>
      <w:proofErr w:type="spellEnd"/>
      <w:r>
        <w:t xml:space="preserve"> </w:t>
      </w:r>
      <w:proofErr w:type="spellStart"/>
      <w:r>
        <w:t>cerita</w:t>
      </w:r>
      <w:proofErr w:type="spellEnd"/>
      <w:r>
        <w:t xml:space="preserve"> yang </w:t>
      </w:r>
      <w:proofErr w:type="spellStart"/>
      <w:r>
        <w:t>baik</w:t>
      </w:r>
      <w:proofErr w:type="spellEnd"/>
      <w:r>
        <w:t>.</w:t>
      </w:r>
    </w:p>
  </w:comment>
  <w:comment w:id="8" w:author="Shinta Amalina Hazrati H" w:date="2020-03-21T10:14:00Z" w:initials="SAHH">
    <w:p w14:paraId="209A793D" w14:textId="20C37A9D" w:rsidR="00F662FB" w:rsidRDefault="00F662FB">
      <w:pPr>
        <w:pStyle w:val="CommentText"/>
      </w:pPr>
      <w:r>
        <w:rPr>
          <w:rStyle w:val="CommentReference"/>
        </w:rPr>
        <w:annotationRef/>
      </w:r>
      <w:proofErr w:type="spellStart"/>
      <w:r>
        <w:t>Gunakan</w:t>
      </w:r>
      <w:proofErr w:type="spellEnd"/>
      <w:r>
        <w:t xml:space="preserve"> </w:t>
      </w:r>
      <w:proofErr w:type="spellStart"/>
      <w:r>
        <w:t>mendeley</w:t>
      </w:r>
      <w:proofErr w:type="spellEnd"/>
    </w:p>
  </w:comment>
  <w:comment w:id="7" w:author="Shinta Amalina Hazrati H" w:date="2020-03-21T10:15:00Z" w:initials="SAHH">
    <w:p w14:paraId="6540831A" w14:textId="311A3F17" w:rsidR="005403BE" w:rsidRDefault="005403BE">
      <w:pPr>
        <w:pStyle w:val="CommentText"/>
      </w:pPr>
      <w:r>
        <w:rPr>
          <w:rStyle w:val="CommentReference"/>
        </w:rPr>
        <w:annotationRef/>
      </w:r>
      <w:proofErr w:type="spellStart"/>
      <w:r>
        <w:t>Pecah</w:t>
      </w:r>
      <w:proofErr w:type="spellEnd"/>
      <w:r>
        <w:t xml:space="preserve"> </w:t>
      </w:r>
      <w:proofErr w:type="spellStart"/>
      <w:r>
        <w:t>menjadi</w:t>
      </w:r>
      <w:proofErr w:type="spellEnd"/>
      <w:r>
        <w:t xml:space="preserve"> 2-3 </w:t>
      </w:r>
      <w:proofErr w:type="spellStart"/>
      <w:r>
        <w:t>paragrap</w:t>
      </w:r>
      <w:proofErr w:type="spellEnd"/>
      <w:r>
        <w:t xml:space="preserve">. Ini </w:t>
      </w:r>
      <w:proofErr w:type="spellStart"/>
      <w:r>
        <w:t>terlalu</w:t>
      </w:r>
      <w:proofErr w:type="spellEnd"/>
      <w:r>
        <w:t xml:space="preserve"> Panjang </w:t>
      </w:r>
      <w:proofErr w:type="spellStart"/>
      <w:r>
        <w:t>untuk</w:t>
      </w:r>
      <w:proofErr w:type="spellEnd"/>
      <w:r>
        <w:t xml:space="preserve"> 1 </w:t>
      </w:r>
      <w:proofErr w:type="spellStart"/>
      <w:r>
        <w:t>paragraf</w:t>
      </w:r>
      <w:proofErr w:type="spellEnd"/>
      <w:r>
        <w:t>.</w:t>
      </w:r>
    </w:p>
  </w:comment>
  <w:comment w:id="10" w:author="Shinta Amalina Hazrati H" w:date="2020-03-21T10:24:00Z" w:initials="SAHH">
    <w:p w14:paraId="27AC60D8" w14:textId="77777777" w:rsidR="00442175" w:rsidRDefault="00442175">
      <w:pPr>
        <w:pStyle w:val="CommentText"/>
      </w:pPr>
      <w:r>
        <w:rPr>
          <w:rStyle w:val="CommentReference"/>
        </w:rPr>
        <w:annotationRef/>
      </w:r>
      <w:proofErr w:type="spellStart"/>
      <w:r>
        <w:t>Kenapa</w:t>
      </w:r>
      <w:proofErr w:type="spellEnd"/>
      <w:r>
        <w:t xml:space="preserve"> </w:t>
      </w:r>
      <w:proofErr w:type="spellStart"/>
      <w:r>
        <w:t>memilih</w:t>
      </w:r>
      <w:proofErr w:type="spellEnd"/>
      <w:r>
        <w:t xml:space="preserve"> </w:t>
      </w:r>
      <w:proofErr w:type="spellStart"/>
      <w:r>
        <w:t>jabodetabek</w:t>
      </w:r>
      <w:proofErr w:type="spellEnd"/>
      <w:r>
        <w:t>?</w:t>
      </w:r>
    </w:p>
    <w:p w14:paraId="6282A439" w14:textId="22AB7B78" w:rsidR="00442175" w:rsidRDefault="00442175">
      <w:pPr>
        <w:pStyle w:val="CommentText"/>
      </w:pPr>
    </w:p>
  </w:comment>
  <w:comment w:id="16" w:author="Shinta Amalina Hazrati H" w:date="2020-03-21T10:27:00Z" w:initials="SAHH">
    <w:p w14:paraId="32C8E80D" w14:textId="0F592C48" w:rsidR="00442175" w:rsidRDefault="00442175">
      <w:pPr>
        <w:pStyle w:val="CommentText"/>
      </w:pPr>
      <w:r>
        <w:rPr>
          <w:rStyle w:val="CommentReference"/>
        </w:rPr>
        <w:annotationRef/>
      </w:r>
      <w:proofErr w:type="spellStart"/>
      <w:r>
        <w:t>Apakah</w:t>
      </w:r>
      <w:proofErr w:type="spellEnd"/>
      <w:r>
        <w:t xml:space="preserve"> </w:t>
      </w:r>
      <w:proofErr w:type="spellStart"/>
      <w:r>
        <w:t>hanya</w:t>
      </w:r>
      <w:proofErr w:type="spellEnd"/>
      <w:r>
        <w:t xml:space="preserve"> </w:t>
      </w:r>
      <w:proofErr w:type="spellStart"/>
      <w:r>
        <w:t>inklusi</w:t>
      </w:r>
      <w:proofErr w:type="spellEnd"/>
      <w:r>
        <w:t xml:space="preserve"> </w:t>
      </w:r>
      <w:proofErr w:type="spellStart"/>
      <w:r>
        <w:t>keuangan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7D99FE" w15:done="1"/>
  <w15:commentEx w15:paraId="56BA7577" w15:done="1"/>
  <w15:commentEx w15:paraId="1C35EDD7" w15:done="1"/>
  <w15:commentEx w15:paraId="4487C76C" w15:done="1"/>
  <w15:commentEx w15:paraId="156E2420" w15:done="1"/>
  <w15:commentEx w15:paraId="3778EDA3" w15:done="1"/>
  <w15:commentEx w15:paraId="209A793D" w15:done="1"/>
  <w15:commentEx w15:paraId="6540831A" w15:done="1"/>
  <w15:commentEx w15:paraId="6282A439" w15:done="1"/>
  <w15:commentEx w15:paraId="32C8E8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064B9" w16cex:dateUtc="2020-03-21T03:02:00Z"/>
  <w16cex:commentExtensible w16cex:durableId="2220653C" w16cex:dateUtc="2020-03-21T03:04:00Z"/>
  <w16cex:commentExtensible w16cex:durableId="2220658E" w16cex:dateUtc="2020-03-21T03:06:00Z"/>
  <w16cex:commentExtensible w16cex:durableId="2220660B" w16cex:dateUtc="2020-03-21T03:08:00Z"/>
  <w16cex:commentExtensible w16cex:durableId="2220671A" w16cex:dateUtc="2020-03-21T03:12:00Z"/>
  <w16cex:commentExtensible w16cex:durableId="22206742" w16cex:dateUtc="2020-03-21T03:13:00Z"/>
  <w16cex:commentExtensible w16cex:durableId="22206789" w16cex:dateUtc="2020-03-21T03:14:00Z"/>
  <w16cex:commentExtensible w16cex:durableId="222067DD" w16cex:dateUtc="2020-03-21T03:15:00Z"/>
  <w16cex:commentExtensible w16cex:durableId="222069CE" w16cex:dateUtc="2020-03-21T03:24:00Z"/>
  <w16cex:commentExtensible w16cex:durableId="22206A8C" w16cex:dateUtc="2020-03-21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7D99FE" w16cid:durableId="222064B9"/>
  <w16cid:commentId w16cid:paraId="56BA7577" w16cid:durableId="2220653C"/>
  <w16cid:commentId w16cid:paraId="1C35EDD7" w16cid:durableId="2220658E"/>
  <w16cid:commentId w16cid:paraId="4487C76C" w16cid:durableId="2220660B"/>
  <w16cid:commentId w16cid:paraId="156E2420" w16cid:durableId="2220671A"/>
  <w16cid:commentId w16cid:paraId="3778EDA3" w16cid:durableId="22206742"/>
  <w16cid:commentId w16cid:paraId="209A793D" w16cid:durableId="22206789"/>
  <w16cid:commentId w16cid:paraId="6540831A" w16cid:durableId="222067DD"/>
  <w16cid:commentId w16cid:paraId="6282A439" w16cid:durableId="222069CE"/>
  <w16cid:commentId w16cid:paraId="32C8E80D" w16cid:durableId="22206A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7FE"/>
    <w:multiLevelType w:val="multilevel"/>
    <w:tmpl w:val="AF8E4C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84738"/>
    <w:rsid w:val="00085739"/>
    <w:rsid w:val="000B612E"/>
    <w:rsid w:val="0010337C"/>
    <w:rsid w:val="00113FF5"/>
    <w:rsid w:val="00120261"/>
    <w:rsid w:val="00126CEC"/>
    <w:rsid w:val="00132BFA"/>
    <w:rsid w:val="00174A18"/>
    <w:rsid w:val="00194D45"/>
    <w:rsid w:val="001D4804"/>
    <w:rsid w:val="00210C55"/>
    <w:rsid w:val="00256545"/>
    <w:rsid w:val="0026078C"/>
    <w:rsid w:val="00266E54"/>
    <w:rsid w:val="002E3B0F"/>
    <w:rsid w:val="003340B2"/>
    <w:rsid w:val="00344838"/>
    <w:rsid w:val="003C5D43"/>
    <w:rsid w:val="003F50B2"/>
    <w:rsid w:val="004260C4"/>
    <w:rsid w:val="00442175"/>
    <w:rsid w:val="00442E90"/>
    <w:rsid w:val="0047344D"/>
    <w:rsid w:val="004C1C5E"/>
    <w:rsid w:val="004D504F"/>
    <w:rsid w:val="00525640"/>
    <w:rsid w:val="005403BE"/>
    <w:rsid w:val="00552BC2"/>
    <w:rsid w:val="0056017E"/>
    <w:rsid w:val="00575DB5"/>
    <w:rsid w:val="005A01D3"/>
    <w:rsid w:val="005C3262"/>
    <w:rsid w:val="0061012D"/>
    <w:rsid w:val="00610892"/>
    <w:rsid w:val="0063134F"/>
    <w:rsid w:val="00645D90"/>
    <w:rsid w:val="006521EA"/>
    <w:rsid w:val="006615D3"/>
    <w:rsid w:val="006727F8"/>
    <w:rsid w:val="00673EEE"/>
    <w:rsid w:val="0067415A"/>
    <w:rsid w:val="006922D1"/>
    <w:rsid w:val="006A3E83"/>
    <w:rsid w:val="006F3BC8"/>
    <w:rsid w:val="00737B7A"/>
    <w:rsid w:val="007A5EC7"/>
    <w:rsid w:val="007B13AB"/>
    <w:rsid w:val="007B3794"/>
    <w:rsid w:val="007E0458"/>
    <w:rsid w:val="00806F8A"/>
    <w:rsid w:val="00817B76"/>
    <w:rsid w:val="008226B3"/>
    <w:rsid w:val="008574A4"/>
    <w:rsid w:val="008641F8"/>
    <w:rsid w:val="008B3B82"/>
    <w:rsid w:val="008F42E0"/>
    <w:rsid w:val="00915B5D"/>
    <w:rsid w:val="00930F07"/>
    <w:rsid w:val="00951FB7"/>
    <w:rsid w:val="00970320"/>
    <w:rsid w:val="009A0044"/>
    <w:rsid w:val="009B2327"/>
    <w:rsid w:val="009E2E1E"/>
    <w:rsid w:val="00A13AAD"/>
    <w:rsid w:val="00A22EAB"/>
    <w:rsid w:val="00AA54CD"/>
    <w:rsid w:val="00AA6DDF"/>
    <w:rsid w:val="00AA79A3"/>
    <w:rsid w:val="00AE1421"/>
    <w:rsid w:val="00AE59CA"/>
    <w:rsid w:val="00B04EB2"/>
    <w:rsid w:val="00B56F59"/>
    <w:rsid w:val="00B717BD"/>
    <w:rsid w:val="00B7639D"/>
    <w:rsid w:val="00BA3856"/>
    <w:rsid w:val="00BD3AEC"/>
    <w:rsid w:val="00BE6624"/>
    <w:rsid w:val="00BF6C89"/>
    <w:rsid w:val="00BF7410"/>
    <w:rsid w:val="00C078EE"/>
    <w:rsid w:val="00C162CD"/>
    <w:rsid w:val="00C1790C"/>
    <w:rsid w:val="00C763D9"/>
    <w:rsid w:val="00CB7FF4"/>
    <w:rsid w:val="00CC7B1C"/>
    <w:rsid w:val="00CD0457"/>
    <w:rsid w:val="00CD28A1"/>
    <w:rsid w:val="00D45AB8"/>
    <w:rsid w:val="00D5672B"/>
    <w:rsid w:val="00D61336"/>
    <w:rsid w:val="00D846BE"/>
    <w:rsid w:val="00DF45C0"/>
    <w:rsid w:val="00E003BC"/>
    <w:rsid w:val="00E158CC"/>
    <w:rsid w:val="00E67C34"/>
    <w:rsid w:val="00E7222D"/>
    <w:rsid w:val="00E7437B"/>
    <w:rsid w:val="00E83267"/>
    <w:rsid w:val="00E86E5D"/>
    <w:rsid w:val="00E96D10"/>
    <w:rsid w:val="00EC5420"/>
    <w:rsid w:val="00ED1C40"/>
    <w:rsid w:val="00F4356E"/>
    <w:rsid w:val="00F5641C"/>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9A0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004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0" ma:contentTypeDescription="Create a new document." ma:contentTypeScope="" ma:versionID="31b39fad222ab63531a58f6200c9157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2.xml><?xml version="1.0" encoding="utf-8"?>
<ds:datastoreItem xmlns:ds="http://schemas.openxmlformats.org/officeDocument/2006/customXml" ds:itemID="{D81A7699-0084-4A63-AB22-A69E908B0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B351CE-A261-4DBC-9D8B-57210958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10</Pages>
  <Words>3510</Words>
  <Characters>20012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63</cp:revision>
  <dcterms:created xsi:type="dcterms:W3CDTF">2020-03-21T03:04:00Z</dcterms:created>
  <dcterms:modified xsi:type="dcterms:W3CDTF">2020-04-01T18:03:00Z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